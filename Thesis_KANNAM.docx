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44360" w14:textId="77777777" w:rsidR="000C2251" w:rsidRPr="006C237A" w:rsidRDefault="000C2251" w:rsidP="000C2251">
      <w:pPr>
        <w:ind w:left="3261"/>
        <w:rPr>
          <w:b/>
          <w:sz w:val="40"/>
        </w:rPr>
      </w:pPr>
      <w:r>
        <w:rPr>
          <w:noProof/>
        </w:rPr>
        <w:drawing>
          <wp:inline distT="0" distB="0" distL="0" distR="0" wp14:anchorId="7D0736C2" wp14:editId="18CC9BDA">
            <wp:extent cx="1441133" cy="1356360"/>
            <wp:effectExtent l="0" t="0" r="6985" b="0"/>
            <wp:docPr id="450745880" name="Image 2" descr="Communiqué de presse Montpellier Business School présente sa ...">
              <a:extLst xmlns:a="http://schemas.openxmlformats.org/drawingml/2006/main">
                <a:ext uri="{FF2B5EF4-FFF2-40B4-BE49-F238E27FC236}">
                  <a16:creationId xmlns:a16="http://schemas.microsoft.com/office/drawing/2014/main" id="{420D2762-5E92-459C-A0F0-304462E6D6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uniqué de presse Montpellier Business School présente s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3845" cy="1358912"/>
                    </a:xfrm>
                    <a:prstGeom prst="rect">
                      <a:avLst/>
                    </a:prstGeom>
                    <a:noFill/>
                    <a:ln>
                      <a:noFill/>
                    </a:ln>
                  </pic:spPr>
                </pic:pic>
              </a:graphicData>
            </a:graphic>
          </wp:inline>
        </w:drawing>
      </w:r>
    </w:p>
    <w:p w14:paraId="40B98ADF" w14:textId="77777777" w:rsidR="000C2251" w:rsidRDefault="000C2251" w:rsidP="000C2251">
      <w:pPr>
        <w:spacing w:after="0" w:line="240" w:lineRule="auto"/>
        <w:jc w:val="right"/>
        <w:rPr>
          <w:b/>
          <w:sz w:val="40"/>
          <w:lang w:val="en-US"/>
        </w:rPr>
      </w:pPr>
    </w:p>
    <w:p w14:paraId="2911746A" w14:textId="77777777" w:rsidR="000C2251" w:rsidRPr="00A86C21" w:rsidRDefault="000C2251" w:rsidP="000C2251">
      <w:pPr>
        <w:spacing w:after="0" w:line="240" w:lineRule="auto"/>
        <w:jc w:val="center"/>
        <w:rPr>
          <w:rFonts w:ascii="Montserrat SemiBold" w:hAnsi="Montserrat SemiBold"/>
          <w:b/>
          <w:color w:val="002060"/>
          <w:sz w:val="40"/>
          <w:lang w:val="en-US"/>
        </w:rPr>
      </w:pPr>
      <w:r w:rsidRPr="00A86C21">
        <w:rPr>
          <w:rFonts w:ascii="Montserrat SemiBold" w:hAnsi="Montserrat SemiBold"/>
          <w:b/>
          <w:color w:val="002060"/>
          <w:sz w:val="40"/>
          <w:lang w:val="en-US"/>
        </w:rPr>
        <w:t>MBS SCHOOL OF BUSINESS</w:t>
      </w:r>
    </w:p>
    <w:p w14:paraId="1DABD376" w14:textId="77777777" w:rsidR="000C2251" w:rsidRPr="00A86C21" w:rsidRDefault="000C2251" w:rsidP="000C2251">
      <w:pPr>
        <w:spacing w:after="0" w:line="240" w:lineRule="auto"/>
        <w:jc w:val="center"/>
        <w:rPr>
          <w:rFonts w:ascii="Montserrat SemiBold" w:hAnsi="Montserrat SemiBold"/>
          <w:b/>
          <w:color w:val="002060"/>
          <w:sz w:val="40"/>
          <w:lang w:val="en-US"/>
        </w:rPr>
      </w:pPr>
      <w:r w:rsidRPr="00A86C21">
        <w:rPr>
          <w:rFonts w:ascii="Montserrat SemiBold" w:hAnsi="Montserrat SemiBold"/>
          <w:b/>
          <w:color w:val="002060"/>
          <w:sz w:val="40"/>
          <w:lang w:val="en-US"/>
        </w:rPr>
        <w:t>Dissertation</w:t>
      </w:r>
    </w:p>
    <w:p w14:paraId="63DC1E3F" w14:textId="77777777" w:rsidR="000C2251" w:rsidRPr="00A86C21" w:rsidRDefault="000C2251" w:rsidP="000C2251">
      <w:pPr>
        <w:spacing w:after="0" w:line="240" w:lineRule="auto"/>
        <w:jc w:val="center"/>
        <w:rPr>
          <w:rFonts w:ascii="Montserrat SemiBold" w:hAnsi="Montserrat SemiBold"/>
          <w:b/>
          <w:color w:val="002060"/>
          <w:sz w:val="40"/>
          <w:lang w:val="en-US"/>
        </w:rPr>
      </w:pPr>
      <w:r w:rsidRPr="00A86C21">
        <w:rPr>
          <w:rFonts w:ascii="Montserrat SemiBold" w:hAnsi="Montserrat SemiBold"/>
          <w:b/>
          <w:color w:val="002060"/>
          <w:sz w:val="40"/>
          <w:lang w:val="en-US"/>
        </w:rPr>
        <w:t>DESSMO/MSc programs</w:t>
      </w:r>
    </w:p>
    <w:p w14:paraId="0E814290" w14:textId="77777777" w:rsidR="000C2251" w:rsidRPr="00907D27" w:rsidRDefault="000C2251" w:rsidP="000C2251">
      <w:pPr>
        <w:spacing w:after="0" w:line="240" w:lineRule="auto"/>
        <w:rPr>
          <w:highlight w:val="magenta"/>
          <w:lang w:val="en-US"/>
        </w:rPr>
      </w:pPr>
    </w:p>
    <w:p w14:paraId="0FE34277" w14:textId="77777777" w:rsidR="000C2251" w:rsidRPr="00907D27" w:rsidRDefault="000C2251" w:rsidP="000C2251">
      <w:pPr>
        <w:spacing w:after="0" w:line="240" w:lineRule="auto"/>
        <w:rPr>
          <w:lang w:val="en-US"/>
        </w:rPr>
      </w:pPr>
    </w:p>
    <w:p w14:paraId="1C7992E5" w14:textId="77777777" w:rsidR="000C2251" w:rsidRPr="00907D27" w:rsidRDefault="000C2251" w:rsidP="000C2251">
      <w:pPr>
        <w:spacing w:after="0" w:line="240" w:lineRule="auto"/>
        <w:rPr>
          <w:lang w:val="en-US"/>
        </w:rPr>
      </w:pPr>
    </w:p>
    <w:p w14:paraId="7F050F7D" w14:textId="77777777" w:rsidR="000C2251" w:rsidRPr="007A72C9"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i/>
          <w:sz w:val="36"/>
          <w:szCs w:val="36"/>
          <w:lang w:val="en-US"/>
        </w:rPr>
      </w:pPr>
    </w:p>
    <w:p w14:paraId="00302660" w14:textId="77777777" w:rsidR="000C225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b/>
          <w:sz w:val="32"/>
          <w:szCs w:val="36"/>
        </w:rPr>
      </w:pPr>
      <w:r w:rsidRPr="00A86C21">
        <w:rPr>
          <w:rFonts w:ascii="Montserrat SemiBold" w:hAnsi="Montserrat SemiBold"/>
          <w:b/>
          <w:sz w:val="32"/>
          <w:szCs w:val="36"/>
        </w:rPr>
        <w:t>Dissertation Title</w:t>
      </w:r>
    </w:p>
    <w:p w14:paraId="36FF4FEA" w14:textId="77777777" w:rsidR="000C225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b/>
          <w:sz w:val="32"/>
          <w:szCs w:val="36"/>
        </w:rPr>
      </w:pPr>
    </w:p>
    <w:p w14:paraId="4397EE2B" w14:textId="1E2417DB" w:rsidR="000C2251" w:rsidRPr="00EB7D22"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bCs/>
          <w:sz w:val="32"/>
          <w:szCs w:val="32"/>
        </w:rPr>
      </w:pPr>
      <w:r w:rsidRPr="00EB7D22">
        <w:rPr>
          <w:rFonts w:ascii="Times New Roman" w:hAnsi="Times New Roman" w:cs="Times New Roman"/>
          <w:bCs/>
          <w:sz w:val="32"/>
          <w:szCs w:val="32"/>
        </w:rPr>
        <w:t>The impact of Inventory Management Efficiency on Working Capital and Firm performance</w:t>
      </w:r>
    </w:p>
    <w:p w14:paraId="523CDD02" w14:textId="77777777" w:rsidR="000C2251" w:rsidRPr="00A86C2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b/>
          <w:sz w:val="32"/>
          <w:szCs w:val="36"/>
        </w:rPr>
      </w:pPr>
    </w:p>
    <w:p w14:paraId="466BCEA4" w14:textId="1DFC7ADD" w:rsidR="000C2251" w:rsidRPr="003D4FB2" w:rsidRDefault="000C2251" w:rsidP="000C2251">
      <w:pPr>
        <w:spacing w:after="0" w:line="240" w:lineRule="auto"/>
        <w:rPr>
          <w:rFonts w:ascii="Times New Roman" w:hAnsi="Times New Roman" w:cs="Times New Roman"/>
          <w:bCs/>
          <w:sz w:val="24"/>
          <w:szCs w:val="24"/>
          <w:highlight w:val="magenta"/>
        </w:rPr>
      </w:pPr>
    </w:p>
    <w:p w14:paraId="30E334A8" w14:textId="77777777" w:rsidR="000C2251" w:rsidRPr="007A72C9" w:rsidRDefault="000C2251" w:rsidP="000C2251">
      <w:pPr>
        <w:spacing w:after="0" w:line="240" w:lineRule="auto"/>
        <w:rPr>
          <w:rFonts w:ascii="Montserrat SemiBold" w:hAnsi="Montserrat SemiBold"/>
          <w:highlight w:val="magenta"/>
        </w:rPr>
      </w:pPr>
    </w:p>
    <w:p w14:paraId="1767EB06" w14:textId="77777777" w:rsidR="000C2251" w:rsidRPr="00A86C21" w:rsidRDefault="000C2251" w:rsidP="000C2251">
      <w:pPr>
        <w:spacing w:after="0" w:line="240" w:lineRule="auto"/>
        <w:jc w:val="center"/>
        <w:rPr>
          <w:rFonts w:ascii="Montserrat SemiBold" w:hAnsi="Montserrat SemiBold"/>
          <w:b/>
          <w:color w:val="002060"/>
          <w:sz w:val="40"/>
        </w:rPr>
      </w:pPr>
      <w:r w:rsidRPr="00A86C21">
        <w:rPr>
          <w:rFonts w:ascii="Montserrat SemiBold" w:hAnsi="Montserrat SemiBold"/>
          <w:b/>
          <w:color w:val="002060"/>
          <w:sz w:val="40"/>
        </w:rPr>
        <w:t xml:space="preserve">MSc </w:t>
      </w:r>
      <w:r>
        <w:rPr>
          <w:rFonts w:ascii="Montserrat SemiBold" w:hAnsi="Montserrat SemiBold"/>
          <w:b/>
          <w:color w:val="002060"/>
          <w:sz w:val="40"/>
        </w:rPr>
        <w:t xml:space="preserve">Supply Chain Management </w:t>
      </w:r>
    </w:p>
    <w:p w14:paraId="08AFFE6E" w14:textId="77777777" w:rsidR="000C2251" w:rsidRPr="007A72C9" w:rsidRDefault="000C2251" w:rsidP="000C2251">
      <w:pPr>
        <w:spacing w:after="0" w:line="240" w:lineRule="auto"/>
        <w:rPr>
          <w:highlight w:val="magenta"/>
        </w:rPr>
      </w:pPr>
    </w:p>
    <w:p w14:paraId="62C06CBE" w14:textId="77777777" w:rsidR="000C2251" w:rsidRPr="007A72C9" w:rsidRDefault="000C2251" w:rsidP="000C2251">
      <w:pPr>
        <w:spacing w:after="0" w:line="240" w:lineRule="auto"/>
        <w:rPr>
          <w:highlight w:val="magenta"/>
        </w:rPr>
      </w:pPr>
    </w:p>
    <w:p w14:paraId="0B18AA5D" w14:textId="6C8F4668" w:rsidR="000C225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b/>
          <w:color w:val="3A7C22" w:themeColor="accent6" w:themeShade="BF"/>
          <w:sz w:val="32"/>
        </w:rPr>
      </w:pPr>
      <w:r>
        <w:rPr>
          <w:rFonts w:ascii="Montserrat SemiBold" w:hAnsi="Montserrat SemiBold"/>
          <w:b/>
          <w:color w:val="3A7C22" w:themeColor="accent6" w:themeShade="BF"/>
          <w:sz w:val="32"/>
        </w:rPr>
        <w:t>Jagadeeswar Reddy KANNAM</w:t>
      </w:r>
    </w:p>
    <w:p w14:paraId="4C4C767E" w14:textId="77777777" w:rsidR="000C2251" w:rsidRPr="00A86C2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Montserrat SemiBold" w:hAnsi="Montserrat SemiBold"/>
          <w:b/>
          <w:color w:val="3A7C22" w:themeColor="accent6" w:themeShade="BF"/>
          <w:sz w:val="32"/>
        </w:rPr>
      </w:pPr>
      <w:r w:rsidRPr="00A86C21">
        <w:rPr>
          <w:rFonts w:ascii="Montserrat SemiBold" w:hAnsi="Montserrat SemiBold"/>
          <w:b/>
          <w:color w:val="3A7C22" w:themeColor="accent6" w:themeShade="BF"/>
          <w:sz w:val="32"/>
        </w:rPr>
        <w:t>(</w:t>
      </w:r>
      <w:r>
        <w:rPr>
          <w:rFonts w:ascii="Montserrat SemiBold" w:hAnsi="Montserrat SemiBold"/>
          <w:b/>
          <w:i/>
          <w:iCs/>
          <w:color w:val="3A7C22" w:themeColor="accent6" w:themeShade="BF"/>
          <w:sz w:val="32"/>
        </w:rPr>
        <w:t>03478556</w:t>
      </w:r>
      <w:r w:rsidRPr="00A86C21">
        <w:rPr>
          <w:rFonts w:ascii="Montserrat SemiBold" w:hAnsi="Montserrat SemiBold"/>
          <w:b/>
          <w:color w:val="3A7C22" w:themeColor="accent6" w:themeShade="BF"/>
          <w:sz w:val="32"/>
        </w:rPr>
        <w:t>)</w:t>
      </w:r>
    </w:p>
    <w:p w14:paraId="2C6AAF45" w14:textId="77777777" w:rsidR="000C2251" w:rsidRPr="00A0619C"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i/>
        </w:rPr>
      </w:pPr>
    </w:p>
    <w:p w14:paraId="13D2A856" w14:textId="77777777" w:rsidR="000C2251" w:rsidRPr="003D4FB2"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b/>
          <w:bCs/>
          <w:i/>
          <w:color w:val="00B050"/>
          <w:sz w:val="32"/>
          <w:szCs w:val="32"/>
        </w:rPr>
      </w:pPr>
      <w:r w:rsidRPr="003D4FB2">
        <w:rPr>
          <w:b/>
          <w:bCs/>
          <w:i/>
          <w:color w:val="00B050"/>
          <w:sz w:val="32"/>
          <w:szCs w:val="32"/>
        </w:rPr>
        <w:t>Supervised by</w:t>
      </w:r>
    </w:p>
    <w:p w14:paraId="13909C8C" w14:textId="77777777" w:rsidR="000C2251" w:rsidRPr="000C2251" w:rsidRDefault="000C2251" w:rsidP="000C2251">
      <w:pPr>
        <w:pBdr>
          <w:top w:val="single" w:sz="4" w:space="1" w:color="auto"/>
          <w:left w:val="single" w:sz="4" w:space="4" w:color="auto"/>
          <w:bottom w:val="single" w:sz="4" w:space="1" w:color="auto"/>
          <w:right w:val="single" w:sz="4" w:space="4" w:color="auto"/>
        </w:pBdr>
        <w:spacing w:after="0" w:line="240" w:lineRule="auto"/>
        <w:jc w:val="center"/>
        <w:rPr>
          <w:rFonts w:ascii="Times New Roman" w:hAnsi="Times New Roman" w:cs="Times New Roman"/>
          <w:iCs/>
          <w:color w:val="00B050"/>
          <w:sz w:val="36"/>
          <w:szCs w:val="36"/>
        </w:rPr>
      </w:pPr>
      <w:r w:rsidRPr="000C2251">
        <w:rPr>
          <w:rFonts w:ascii="Times New Roman" w:hAnsi="Times New Roman" w:cs="Times New Roman"/>
          <w:iCs/>
          <w:color w:val="00B050"/>
          <w:sz w:val="36"/>
          <w:szCs w:val="36"/>
        </w:rPr>
        <w:t>Samuel Nyarko</w:t>
      </w:r>
    </w:p>
    <w:p w14:paraId="2DD26E44" w14:textId="77777777" w:rsidR="000C2251" w:rsidRDefault="000C2251" w:rsidP="000C2251">
      <w:pPr>
        <w:spacing w:after="0" w:line="240" w:lineRule="auto"/>
        <w:jc w:val="right"/>
        <w:rPr>
          <w:rFonts w:ascii="Montserrat SemiBold" w:hAnsi="Montserrat SemiBold"/>
          <w:b/>
          <w:bCs/>
          <w:i/>
          <w:iCs/>
          <w:color w:val="0A1D30" w:themeColor="text2" w:themeShade="BF"/>
        </w:rPr>
      </w:pPr>
    </w:p>
    <w:p w14:paraId="7CDD0483" w14:textId="77777777" w:rsidR="000C2251" w:rsidRPr="00A86C21" w:rsidRDefault="000C2251" w:rsidP="004275D2">
      <w:pPr>
        <w:spacing w:after="0" w:line="240" w:lineRule="auto"/>
        <w:jc w:val="center"/>
        <w:rPr>
          <w:rFonts w:ascii="Montserrat SemiBold" w:hAnsi="Montserrat SemiBold"/>
          <w:b/>
          <w:bCs/>
          <w:i/>
          <w:iCs/>
          <w:color w:val="002060"/>
        </w:rPr>
      </w:pPr>
      <w:r w:rsidRPr="00A86C21">
        <w:rPr>
          <w:rFonts w:ascii="Montserrat SemiBold" w:hAnsi="Montserrat SemiBold"/>
          <w:b/>
          <w:bCs/>
          <w:i/>
          <w:iCs/>
          <w:color w:val="002060"/>
        </w:rPr>
        <w:t>Academic Year 2025-2026</w:t>
      </w:r>
    </w:p>
    <w:p w14:paraId="6C5373AC" w14:textId="77777777" w:rsidR="000C2251" w:rsidRDefault="000C2251" w:rsidP="000C2251">
      <w:pPr>
        <w:spacing w:after="0" w:line="240" w:lineRule="auto"/>
      </w:pPr>
    </w:p>
    <w:p w14:paraId="58897928" w14:textId="77777777" w:rsidR="000C2251" w:rsidRPr="00907D27" w:rsidRDefault="000C2251" w:rsidP="000C2251">
      <w:pPr>
        <w:spacing w:after="0" w:line="240" w:lineRule="auto"/>
      </w:pPr>
    </w:p>
    <w:p w14:paraId="2CF9CE1F" w14:textId="77777777" w:rsidR="000C2251" w:rsidRPr="00907D27" w:rsidRDefault="000C2251" w:rsidP="000C2251">
      <w:pPr>
        <w:spacing w:after="0" w:line="240" w:lineRule="auto"/>
      </w:pPr>
    </w:p>
    <w:p w14:paraId="066545E5" w14:textId="77777777" w:rsidR="000C2251" w:rsidRDefault="000C2251" w:rsidP="000C2251">
      <w:pPr>
        <w:spacing w:after="0" w:line="240" w:lineRule="auto"/>
        <w:jc w:val="center"/>
      </w:pPr>
      <w:r w:rsidRPr="00907D27">
        <w:rPr>
          <w:noProof/>
        </w:rPr>
        <w:drawing>
          <wp:inline distT="0" distB="0" distL="0" distR="0" wp14:anchorId="7C83B8E8" wp14:editId="64599DC1">
            <wp:extent cx="3759200" cy="457200"/>
            <wp:effectExtent l="0" t="0" r="0" b="0"/>
            <wp:docPr id="10" name="Image 10">
              <a:extLst xmlns:a="http://schemas.openxmlformats.org/drawingml/2006/main">
                <a:ext uri="{FF2B5EF4-FFF2-40B4-BE49-F238E27FC236}">
                  <a16:creationId xmlns:a16="http://schemas.microsoft.com/office/drawing/2014/main" id="{A01AE9C9-AD85-4DE0-9D2A-F5D6D6C75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a:extLst>
                        <a:ext uri="{28A0092B-C50C-407E-A947-70E740481C1C}">
                          <a14:useLocalDpi xmlns:a14="http://schemas.microsoft.com/office/drawing/2010/main" val="0"/>
                        </a:ext>
                      </a:extLst>
                    </a:blip>
                    <a:stretch>
                      <a:fillRect/>
                    </a:stretch>
                  </pic:blipFill>
                  <pic:spPr>
                    <a:xfrm>
                      <a:off x="0" y="0"/>
                      <a:ext cx="3759200" cy="457200"/>
                    </a:xfrm>
                    <a:prstGeom prst="rect">
                      <a:avLst/>
                    </a:prstGeom>
                  </pic:spPr>
                </pic:pic>
              </a:graphicData>
            </a:graphic>
          </wp:inline>
        </w:drawing>
      </w:r>
    </w:p>
    <w:p w14:paraId="7637125E" w14:textId="77777777" w:rsidR="000C2251" w:rsidRDefault="000C2251" w:rsidP="000C2251">
      <w:pPr>
        <w:pBdr>
          <w:bottom w:val="single" w:sz="12" w:space="1" w:color="auto"/>
        </w:pBdr>
        <w:spacing w:after="0" w:line="240" w:lineRule="auto"/>
        <w:jc w:val="center"/>
      </w:pPr>
    </w:p>
    <w:p w14:paraId="42F201B1" w14:textId="77777777" w:rsidR="00402EB2" w:rsidRDefault="000C2251" w:rsidP="00402EB2">
      <w:pPr>
        <w:pStyle w:val="ListParagraph"/>
        <w:spacing w:after="0" w:line="240" w:lineRule="auto"/>
        <w:ind w:left="142"/>
        <w:jc w:val="both"/>
        <w:rPr>
          <w:ins w:id="1"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r w:rsidRPr="006A6A23">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t>MBS School of Business does not intend to give any approval or disapproval to the opinions expressed in this dissertation; these opinions should be regarded as the author's own.</w:t>
      </w:r>
    </w:p>
    <w:p w14:paraId="32F2FD71" w14:textId="118E984F" w:rsidR="00402EB2" w:rsidRPr="00402EB2" w:rsidRDefault="00402EB2">
      <w:pPr>
        <w:spacing w:after="0" w:line="240" w:lineRule="auto"/>
        <w:jc w:val="center"/>
        <w:rPr>
          <w:ins w:id="2" w:author="JAGADEESHWAR REDDY" w:date="2026-09-02T01:09:00Z" w16du:dateUtc="2026-09-01T19:39:00Z"/>
          <w:rFonts w:ascii="Times New Roman" w:hAnsi="Times New Roman" w:cs="Times New Roman"/>
          <w:b/>
          <w:sz w:val="32"/>
          <w:szCs w:val="32"/>
          <w:rPrChange w:id="3" w:author="JAGADEESHWAR REDDY" w:date="2026-09-02T01:09:00Z" w16du:dateUtc="2026-09-01T19:39:00Z">
            <w:rPr>
              <w:ins w:id="4" w:author="JAGADEESHWAR REDDY" w:date="2026-09-02T01:09:00Z" w16du:dateUtc="2026-09-01T19:39:00Z"/>
            </w:rPr>
          </w:rPrChange>
        </w:rPr>
        <w:pPrChange w:id="5" w:author="JAGADEESHWAR REDDY" w:date="2026-09-02T01:09:00Z" w16du:dateUtc="2026-09-01T19:39:00Z">
          <w:pPr>
            <w:pStyle w:val="ListParagraph"/>
            <w:spacing w:after="0" w:line="240" w:lineRule="auto"/>
            <w:ind w:left="142"/>
            <w:jc w:val="center"/>
          </w:pPr>
        </w:pPrChange>
      </w:pPr>
      <w:ins w:id="6" w:author="JAGADEESHWAR REDDY" w:date="2026-09-02T01:08:00Z" w16du:dateUtc="2026-09-01T19:38:00Z">
        <w:r w:rsidRPr="00402EB2">
          <w:rPr>
            <w:rFonts w:ascii="Times New Roman" w:hAnsi="Times New Roman" w:cs="Times New Roman"/>
            <w:b/>
            <w:sz w:val="32"/>
            <w:szCs w:val="32"/>
            <w:rPrChange w:id="7" w:author="JAGADEESHWAR REDDY" w:date="2026-09-02T01:09:00Z" w16du:dateUtc="2026-09-01T19:39:00Z">
              <w:rPr>
                <w:rFonts w:ascii="Century Gothic" w:hAnsi="Century Gothic"/>
                <w:b/>
                <w:sz w:val="28"/>
                <w:szCs w:val="28"/>
              </w:rPr>
            </w:rPrChange>
          </w:rPr>
          <w:lastRenderedPageBreak/>
          <w:t>Acknowledgment</w:t>
        </w:r>
      </w:ins>
    </w:p>
    <w:p w14:paraId="7605D671" w14:textId="77777777" w:rsidR="00402EB2" w:rsidRDefault="00402EB2" w:rsidP="00402EB2">
      <w:pPr>
        <w:pStyle w:val="ListParagraph"/>
        <w:spacing w:after="0" w:line="240" w:lineRule="auto"/>
        <w:ind w:left="142"/>
        <w:jc w:val="center"/>
        <w:rPr>
          <w:ins w:id="8" w:author="JAGADEESHWAR REDDY" w:date="2026-09-02T01:09:00Z" w16du:dateUtc="2026-09-01T19:39:00Z"/>
          <w:rFonts w:ascii="Times New Roman" w:hAnsi="Times New Roman" w:cs="Times New Roman"/>
          <w:b/>
          <w:sz w:val="32"/>
          <w:szCs w:val="32"/>
        </w:rPr>
      </w:pPr>
    </w:p>
    <w:p w14:paraId="5E1A00F8" w14:textId="77777777" w:rsidR="00402EB2" w:rsidRPr="00402EB2" w:rsidRDefault="00402EB2">
      <w:pPr>
        <w:pStyle w:val="ListParagraph"/>
        <w:spacing w:after="0" w:line="360" w:lineRule="auto"/>
        <w:ind w:left="142"/>
        <w:rPr>
          <w:ins w:id="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10" w:author="JAGADEESHWAR REDDY" w:date="2026-09-02T01:09:00Z" w16du:dateUtc="2026-09-01T19:39:00Z">
            <w:rPr>
              <w:ins w:id="11"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12" w:author="JAGADEESHWAR REDDY" w:date="2026-09-02T01:14:00Z" w16du:dateUtc="2026-09-01T19:44:00Z">
          <w:pPr>
            <w:pStyle w:val="ListParagraph"/>
            <w:spacing w:after="0" w:line="240" w:lineRule="auto"/>
            <w:ind w:left="142"/>
          </w:pPr>
        </w:pPrChange>
      </w:pPr>
      <w:ins w:id="13" w:author="JAGADEESHWAR REDDY" w:date="2026-09-02T01:09:00Z" w16du:dateUtc="2026-09-01T19:39:00Z">
        <w:r w:rsidRPr="00402EB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14" w:author="JAGADEESHWAR REDDY" w:date="2026-09-02T01:09:00Z" w16du:dateUtc="2026-09-01T19:39: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t>I sincerely thank everyone who supported me throughout the completion of this dissertation.</w:t>
        </w:r>
      </w:ins>
    </w:p>
    <w:p w14:paraId="26A40FEC" w14:textId="77777777" w:rsidR="00402EB2" w:rsidRPr="00402EB2" w:rsidRDefault="00402EB2">
      <w:pPr>
        <w:pStyle w:val="ListParagraph"/>
        <w:spacing w:after="0" w:line="360" w:lineRule="auto"/>
        <w:ind w:left="142"/>
        <w:rPr>
          <w:ins w:id="15"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16" w:author="JAGADEESHWAR REDDY" w:date="2026-09-02T01:09:00Z" w16du:dateUtc="2026-09-01T19:39:00Z">
            <w:rPr>
              <w:ins w:id="17"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18" w:author="JAGADEESHWAR REDDY" w:date="2026-09-02T01:14:00Z" w16du:dateUtc="2026-09-01T19:44:00Z">
          <w:pPr>
            <w:pStyle w:val="ListParagraph"/>
            <w:spacing w:after="0" w:line="240" w:lineRule="auto"/>
            <w:ind w:left="142"/>
          </w:pPr>
        </w:pPrChange>
      </w:pPr>
    </w:p>
    <w:p w14:paraId="7F03A4CD" w14:textId="77777777" w:rsidR="00402EB2" w:rsidRPr="00402EB2" w:rsidRDefault="00402EB2">
      <w:pPr>
        <w:pStyle w:val="ListParagraph"/>
        <w:spacing w:after="0" w:line="360" w:lineRule="auto"/>
        <w:ind w:left="142"/>
        <w:rPr>
          <w:ins w:id="1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20" w:author="JAGADEESHWAR REDDY" w:date="2026-09-02T01:09:00Z" w16du:dateUtc="2026-09-01T19:39:00Z">
            <w:rPr>
              <w:ins w:id="21"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22" w:author="JAGADEESHWAR REDDY" w:date="2026-09-02T01:14:00Z" w16du:dateUtc="2026-09-01T19:44:00Z">
          <w:pPr>
            <w:pStyle w:val="ListParagraph"/>
            <w:spacing w:after="0" w:line="240" w:lineRule="auto"/>
            <w:ind w:left="142"/>
          </w:pPr>
        </w:pPrChange>
      </w:pPr>
      <w:ins w:id="23" w:author="JAGADEESHWAR REDDY" w:date="2026-09-02T01:09:00Z" w16du:dateUtc="2026-09-01T19:39:00Z">
        <w:r w:rsidRPr="00402EB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24" w:author="JAGADEESHWAR REDDY" w:date="2026-09-02T01:09:00Z" w16du:dateUtc="2026-09-01T19:39: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t>First I sincerely thank my supervisor, Samuel Nyarko for his guidance, feedback and support throughout the research process. His advice and suggestions improved my research. Kept me focused on the study objectives.</w:t>
        </w:r>
      </w:ins>
    </w:p>
    <w:p w14:paraId="49D64508" w14:textId="77777777" w:rsidR="00402EB2" w:rsidRPr="00402EB2" w:rsidRDefault="00402EB2">
      <w:pPr>
        <w:pStyle w:val="ListParagraph"/>
        <w:spacing w:after="0" w:line="360" w:lineRule="auto"/>
        <w:ind w:left="142"/>
        <w:rPr>
          <w:ins w:id="25"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26" w:author="JAGADEESHWAR REDDY" w:date="2026-09-02T01:09:00Z" w16du:dateUtc="2026-09-01T19:39:00Z">
            <w:rPr>
              <w:ins w:id="27"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28" w:author="JAGADEESHWAR REDDY" w:date="2026-09-02T01:14:00Z" w16du:dateUtc="2026-09-01T19:44:00Z">
          <w:pPr>
            <w:pStyle w:val="ListParagraph"/>
            <w:spacing w:after="0" w:line="240" w:lineRule="auto"/>
            <w:ind w:left="142"/>
          </w:pPr>
        </w:pPrChange>
      </w:pPr>
    </w:p>
    <w:p w14:paraId="3C2327C9" w14:textId="77777777" w:rsidR="00402EB2" w:rsidRPr="00402EB2" w:rsidRDefault="00402EB2">
      <w:pPr>
        <w:pStyle w:val="ListParagraph"/>
        <w:spacing w:after="0" w:line="360" w:lineRule="auto"/>
        <w:ind w:left="142"/>
        <w:rPr>
          <w:ins w:id="2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30" w:author="JAGADEESHWAR REDDY" w:date="2026-09-02T01:09:00Z" w16du:dateUtc="2026-09-01T19:39:00Z">
            <w:rPr>
              <w:ins w:id="31"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32" w:author="JAGADEESHWAR REDDY" w:date="2026-09-02T01:14:00Z" w16du:dateUtc="2026-09-01T19:44:00Z">
          <w:pPr>
            <w:pStyle w:val="ListParagraph"/>
            <w:spacing w:after="0" w:line="240" w:lineRule="auto"/>
            <w:ind w:left="142"/>
          </w:pPr>
        </w:pPrChange>
      </w:pPr>
      <w:ins w:id="33" w:author="JAGADEESHWAR REDDY" w:date="2026-09-02T01:09:00Z" w16du:dateUtc="2026-09-01T19:39:00Z">
        <w:r w:rsidRPr="00402EB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34" w:author="JAGADEESHWAR REDDY" w:date="2026-09-02T01:09:00Z" w16du:dateUtc="2026-09-01T19:39: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t>I also sincerely thank MBS School of Business and the MSc Supply Chain Management programme for giving me the knowledge and resources that helped me finish this research.</w:t>
        </w:r>
      </w:ins>
    </w:p>
    <w:p w14:paraId="2BBA28BB" w14:textId="77777777" w:rsidR="00402EB2" w:rsidRPr="00402EB2" w:rsidRDefault="00402EB2">
      <w:pPr>
        <w:pStyle w:val="ListParagraph"/>
        <w:spacing w:after="0" w:line="360" w:lineRule="auto"/>
        <w:ind w:left="142"/>
        <w:rPr>
          <w:ins w:id="35"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36" w:author="JAGADEESHWAR REDDY" w:date="2026-09-02T01:09:00Z" w16du:dateUtc="2026-09-01T19:39:00Z">
            <w:rPr>
              <w:ins w:id="37"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38" w:author="JAGADEESHWAR REDDY" w:date="2026-09-02T01:14:00Z" w16du:dateUtc="2026-09-01T19:44:00Z">
          <w:pPr>
            <w:pStyle w:val="ListParagraph"/>
            <w:spacing w:after="0" w:line="240" w:lineRule="auto"/>
            <w:ind w:left="142"/>
          </w:pPr>
        </w:pPrChange>
      </w:pPr>
    </w:p>
    <w:p w14:paraId="1FB95831" w14:textId="77777777" w:rsidR="00402EB2" w:rsidRPr="00402EB2" w:rsidRDefault="00402EB2">
      <w:pPr>
        <w:pStyle w:val="ListParagraph"/>
        <w:spacing w:after="0" w:line="360" w:lineRule="auto"/>
        <w:ind w:left="142"/>
        <w:rPr>
          <w:ins w:id="3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40" w:author="JAGADEESHWAR REDDY" w:date="2026-09-02T01:09:00Z" w16du:dateUtc="2026-09-01T19:39:00Z">
            <w:rPr>
              <w:ins w:id="41"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42" w:author="JAGADEESHWAR REDDY" w:date="2026-09-02T01:14:00Z" w16du:dateUtc="2026-09-01T19:44:00Z">
          <w:pPr>
            <w:pStyle w:val="ListParagraph"/>
            <w:spacing w:after="0" w:line="240" w:lineRule="auto"/>
            <w:ind w:left="142"/>
          </w:pPr>
        </w:pPrChange>
      </w:pPr>
      <w:ins w:id="43" w:author="JAGADEESHWAR REDDY" w:date="2026-09-02T01:09:00Z" w16du:dateUtc="2026-09-01T19:39:00Z">
        <w:r w:rsidRPr="00402EB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44" w:author="JAGADEESHWAR REDDY" w:date="2026-09-02T01:09:00Z" w16du:dateUtc="2026-09-01T19:39: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t>I am especially grateful to my family and friends for their encouragement, patience and support throughout my studies. Their motivation gave me the strength to keep going during the challenging stages of this dissertation.</w:t>
        </w:r>
      </w:ins>
    </w:p>
    <w:p w14:paraId="24790381" w14:textId="77777777" w:rsidR="00402EB2" w:rsidRPr="00402EB2" w:rsidRDefault="00402EB2">
      <w:pPr>
        <w:pStyle w:val="ListParagraph"/>
        <w:spacing w:after="0" w:line="360" w:lineRule="auto"/>
        <w:ind w:left="142"/>
        <w:rPr>
          <w:ins w:id="45"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46" w:author="JAGADEESHWAR REDDY" w:date="2026-09-02T01:09:00Z" w16du:dateUtc="2026-09-01T19:39:00Z">
            <w:rPr>
              <w:ins w:id="47" w:author="JAGADEESHWAR REDDY" w:date="2026-09-02T01:09:00Z" w16du:dateUtc="2026-09-01T19:3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48" w:author="JAGADEESHWAR REDDY" w:date="2026-09-02T01:14:00Z" w16du:dateUtc="2026-09-01T19:44:00Z">
          <w:pPr>
            <w:pStyle w:val="ListParagraph"/>
            <w:spacing w:after="0" w:line="240" w:lineRule="auto"/>
            <w:ind w:left="142"/>
          </w:pPr>
        </w:pPrChange>
      </w:pPr>
    </w:p>
    <w:p w14:paraId="5BC3BD50" w14:textId="51882C13" w:rsidR="00402EB2" w:rsidRDefault="00402EB2">
      <w:pPr>
        <w:pStyle w:val="ListParagraph"/>
        <w:spacing w:after="0" w:line="360" w:lineRule="auto"/>
        <w:ind w:left="142"/>
        <w:rPr>
          <w:ins w:id="4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Change w:id="50" w:author="JAGADEESHWAR REDDY" w:date="2026-09-02T01:14:00Z" w16du:dateUtc="2026-09-01T19:44:00Z">
          <w:pPr>
            <w:pStyle w:val="ListParagraph"/>
            <w:spacing w:after="0" w:line="240" w:lineRule="auto"/>
            <w:ind w:left="142"/>
          </w:pPr>
        </w:pPrChange>
      </w:pPr>
      <w:ins w:id="51" w:author="JAGADEESHWAR REDDY" w:date="2026-09-02T01:09:00Z" w16du:dateUtc="2026-09-01T19:39:00Z">
        <w:r w:rsidRPr="00402EB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52" w:author="JAGADEESHWAR REDDY" w:date="2026-09-02T01:09:00Z" w16du:dateUtc="2026-09-01T19:39: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t>Finally I sincerely thank everyone who supported me directly or indirectly during my journey. Completing this dissertation was a learning experience and I am grateful, to everyone who contributed to it.</w:t>
        </w:r>
      </w:ins>
    </w:p>
    <w:p w14:paraId="219D05BA" w14:textId="77777777" w:rsidR="00402EB2" w:rsidRDefault="00402EB2">
      <w:pPr>
        <w:pStyle w:val="ListParagraph"/>
        <w:spacing w:after="0" w:line="360" w:lineRule="auto"/>
        <w:ind w:left="142"/>
        <w:rPr>
          <w:ins w:id="53"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Change w:id="54" w:author="JAGADEESHWAR REDDY" w:date="2026-09-02T01:14:00Z" w16du:dateUtc="2026-09-01T19:44:00Z">
          <w:pPr>
            <w:pStyle w:val="ListParagraph"/>
            <w:spacing w:after="0" w:line="240" w:lineRule="auto"/>
            <w:ind w:left="142"/>
          </w:pPr>
        </w:pPrChange>
      </w:pPr>
    </w:p>
    <w:p w14:paraId="36EBDA12" w14:textId="77777777" w:rsidR="00402EB2" w:rsidRDefault="00402EB2" w:rsidP="00402EB2">
      <w:pPr>
        <w:pStyle w:val="ListParagraph"/>
        <w:spacing w:after="0" w:line="240" w:lineRule="auto"/>
        <w:ind w:left="142"/>
        <w:rPr>
          <w:ins w:id="55"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7A79634" w14:textId="77777777" w:rsidR="00402EB2" w:rsidRDefault="00402EB2" w:rsidP="00402EB2">
      <w:pPr>
        <w:pStyle w:val="ListParagraph"/>
        <w:spacing w:after="0" w:line="240" w:lineRule="auto"/>
        <w:ind w:left="142"/>
        <w:rPr>
          <w:ins w:id="56"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1F177BB" w14:textId="77777777" w:rsidR="00402EB2" w:rsidRDefault="00402EB2" w:rsidP="00402EB2">
      <w:pPr>
        <w:pStyle w:val="ListParagraph"/>
        <w:spacing w:after="0" w:line="240" w:lineRule="auto"/>
        <w:ind w:left="142"/>
        <w:rPr>
          <w:ins w:id="57"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76D8DF1" w14:textId="77777777" w:rsidR="00402EB2" w:rsidRDefault="00402EB2" w:rsidP="00402EB2">
      <w:pPr>
        <w:pStyle w:val="ListParagraph"/>
        <w:spacing w:after="0" w:line="240" w:lineRule="auto"/>
        <w:ind w:left="142"/>
        <w:rPr>
          <w:ins w:id="58"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1F79C21" w14:textId="77777777" w:rsidR="00402EB2" w:rsidRDefault="00402EB2" w:rsidP="00402EB2">
      <w:pPr>
        <w:pStyle w:val="ListParagraph"/>
        <w:spacing w:after="0" w:line="240" w:lineRule="auto"/>
        <w:ind w:left="142"/>
        <w:rPr>
          <w:ins w:id="59"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420C941" w14:textId="77777777" w:rsidR="00402EB2" w:rsidRDefault="00402EB2" w:rsidP="00402EB2">
      <w:pPr>
        <w:pStyle w:val="ListParagraph"/>
        <w:spacing w:after="0" w:line="240" w:lineRule="auto"/>
        <w:ind w:left="142"/>
        <w:rPr>
          <w:ins w:id="60"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7A18910" w14:textId="77777777" w:rsidR="00402EB2" w:rsidRDefault="00402EB2" w:rsidP="00402EB2">
      <w:pPr>
        <w:pStyle w:val="ListParagraph"/>
        <w:spacing w:after="0" w:line="240" w:lineRule="auto"/>
        <w:ind w:left="142"/>
        <w:rPr>
          <w:ins w:id="61"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E0D9CC6" w14:textId="77777777" w:rsidR="00402EB2" w:rsidRDefault="00402EB2" w:rsidP="00402EB2">
      <w:pPr>
        <w:pStyle w:val="ListParagraph"/>
        <w:spacing w:after="0" w:line="240" w:lineRule="auto"/>
        <w:ind w:left="142"/>
        <w:rPr>
          <w:ins w:id="62"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712635A" w14:textId="77777777" w:rsidR="00402EB2" w:rsidRDefault="00402EB2" w:rsidP="00402EB2">
      <w:pPr>
        <w:pStyle w:val="ListParagraph"/>
        <w:spacing w:after="0" w:line="240" w:lineRule="auto"/>
        <w:ind w:left="142"/>
        <w:rPr>
          <w:ins w:id="63"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145005F" w14:textId="77777777" w:rsidR="00402EB2" w:rsidRDefault="00402EB2" w:rsidP="00402EB2">
      <w:pPr>
        <w:pStyle w:val="ListParagraph"/>
        <w:spacing w:after="0" w:line="240" w:lineRule="auto"/>
        <w:ind w:left="142"/>
        <w:rPr>
          <w:ins w:id="64" w:author="JAGADEESHWAR REDDY" w:date="2026-09-02T01:09:00Z" w16du:dateUtc="2026-09-01T19:39: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C281F80" w14:textId="77777777" w:rsidR="00402EB2" w:rsidRDefault="00402EB2" w:rsidP="00402EB2">
      <w:pPr>
        <w:pStyle w:val="ListParagraph"/>
        <w:spacing w:after="0" w:line="240" w:lineRule="auto"/>
        <w:ind w:left="142"/>
        <w:rPr>
          <w:ins w:id="65"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463EFBC" w14:textId="77777777" w:rsidR="00402EB2" w:rsidRDefault="00402EB2" w:rsidP="00402EB2">
      <w:pPr>
        <w:pStyle w:val="ListParagraph"/>
        <w:spacing w:after="0" w:line="240" w:lineRule="auto"/>
        <w:ind w:left="142"/>
        <w:rPr>
          <w:ins w:id="66"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7178ACA" w14:textId="77777777" w:rsidR="00402EB2" w:rsidRDefault="00402EB2" w:rsidP="00402EB2">
      <w:pPr>
        <w:pStyle w:val="ListParagraph"/>
        <w:spacing w:after="0" w:line="240" w:lineRule="auto"/>
        <w:ind w:left="142"/>
        <w:rPr>
          <w:ins w:id="67"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F79AD28" w14:textId="77777777" w:rsidR="00402EB2" w:rsidRDefault="00402EB2" w:rsidP="00402EB2">
      <w:pPr>
        <w:pStyle w:val="ListParagraph"/>
        <w:spacing w:after="0" w:line="240" w:lineRule="auto"/>
        <w:ind w:left="142"/>
        <w:rPr>
          <w:ins w:id="68"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51AA79F" w14:textId="77777777" w:rsidR="00402EB2" w:rsidRDefault="00402EB2" w:rsidP="00402EB2">
      <w:pPr>
        <w:pStyle w:val="ListParagraph"/>
        <w:spacing w:after="0" w:line="240" w:lineRule="auto"/>
        <w:ind w:left="142"/>
        <w:rPr>
          <w:ins w:id="69"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C0EB824" w14:textId="77777777" w:rsidR="00402EB2" w:rsidRDefault="00402EB2" w:rsidP="00402EB2">
      <w:pPr>
        <w:pStyle w:val="ListParagraph"/>
        <w:spacing w:after="0" w:line="240" w:lineRule="auto"/>
        <w:ind w:left="142"/>
        <w:rPr>
          <w:ins w:id="70"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4B68FA1" w14:textId="77777777" w:rsidR="00402EB2" w:rsidRDefault="00402EB2" w:rsidP="00402EB2">
      <w:pPr>
        <w:pStyle w:val="ListParagraph"/>
        <w:spacing w:after="0" w:line="240" w:lineRule="auto"/>
        <w:ind w:left="142"/>
        <w:rPr>
          <w:ins w:id="71"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F094DFA" w14:textId="77777777" w:rsidR="00402EB2" w:rsidRDefault="00402EB2" w:rsidP="00402EB2">
      <w:pPr>
        <w:pStyle w:val="ListParagraph"/>
        <w:spacing w:after="0" w:line="240" w:lineRule="auto"/>
        <w:ind w:left="142"/>
        <w:rPr>
          <w:ins w:id="72"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4E4EDD3" w14:textId="77777777" w:rsidR="00402EB2" w:rsidRDefault="00402EB2" w:rsidP="00F616A9">
      <w:pPr>
        <w:spacing w:after="0" w:line="240" w:lineRule="auto"/>
        <w:rPr>
          <w:ins w:id="73" w:author="JAGADEESHWAR REDDY" w:date="2026-09-02T01:15:00Z" w16du:dateUtc="2026-09-01T19:45: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63950AE" w14:textId="77777777" w:rsidR="00F616A9" w:rsidRPr="00F616A9" w:rsidRDefault="00F616A9">
      <w:pPr>
        <w:spacing w:after="0" w:line="240" w:lineRule="auto"/>
        <w:rPr>
          <w:ins w:id="74"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75" w:author="JAGADEESHWAR REDDY" w:date="2026-09-02T01:15:00Z" w16du:dateUtc="2026-09-01T19:45:00Z">
            <w:rPr>
              <w:ins w:id="76" w:author="JAGADEESHWAR REDDY" w:date="2026-09-02T01:10:00Z" w16du:dateUtc="2026-09-01T19:40:00Z"/>
            </w:rPr>
          </w:rPrChange>
        </w:rPr>
        <w:pPrChange w:id="77" w:author="JAGADEESHWAR REDDY" w:date="2026-09-02T01:15:00Z" w16du:dateUtc="2026-09-01T19:45:00Z">
          <w:pPr>
            <w:pStyle w:val="ListParagraph"/>
            <w:spacing w:after="0" w:line="240" w:lineRule="auto"/>
            <w:ind w:left="142"/>
          </w:pPr>
        </w:pPrChange>
      </w:pPr>
    </w:p>
    <w:p w14:paraId="1E46373B" w14:textId="77777777" w:rsidR="00402EB2" w:rsidRDefault="00402EB2" w:rsidP="00402EB2">
      <w:pPr>
        <w:pStyle w:val="ListParagraph"/>
        <w:spacing w:after="0" w:line="240" w:lineRule="auto"/>
        <w:ind w:left="142"/>
        <w:rPr>
          <w:ins w:id="78" w:author="JAGADEESHWAR REDDY" w:date="2026-09-02T01:10:00Z" w16du:dateUtc="2026-09-01T19:40: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CB31A12" w14:textId="77777777" w:rsidR="00402EB2" w:rsidRPr="00402EB2" w:rsidRDefault="00402EB2">
      <w:pPr>
        <w:pStyle w:val="ListParagraph"/>
        <w:spacing w:after="0" w:line="240" w:lineRule="auto"/>
        <w:ind w:left="142"/>
        <w:rPr>
          <w:ins w:id="79" w:author="JAGADEESHWAR REDDY" w:date="2026-09-02T01:08:00Z" w16du:dateUtc="2026-09-01T19:38:00Z"/>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Change w:id="80" w:author="JAGADEESHWAR REDDY" w:date="2026-09-02T01:09:00Z" w16du:dateUtc="2026-09-01T19:39:00Z">
            <w:rPr>
              <w:ins w:id="81" w:author="JAGADEESHWAR REDDY" w:date="2026-09-02T01:08:00Z" w16du:dateUtc="2026-09-01T19:38:00Z"/>
              <w:rFonts w:ascii="Century Gothic" w:hAnsi="Century Gothic"/>
              <w:b/>
              <w:sz w:val="28"/>
              <w:szCs w:val="28"/>
            </w:rPr>
          </w:rPrChange>
        </w:rPr>
        <w:pPrChange w:id="82" w:author="JAGADEESHWAR REDDY" w:date="2026-09-02T01:09:00Z" w16du:dateUtc="2026-09-01T19:39:00Z">
          <w:pPr>
            <w:jc w:val="center"/>
          </w:pPr>
        </w:pPrChange>
      </w:pPr>
    </w:p>
    <w:p w14:paraId="2A45F9F9" w14:textId="31D2CA0A" w:rsidR="00F616A9" w:rsidRDefault="003B0CCE" w:rsidP="00F616A9">
      <w:pPr>
        <w:jc w:val="center"/>
        <w:rPr>
          <w:ins w:id="83" w:author="JAGADEESHWAR REDDY" w:date="2026-09-02T01:16:00Z" w16du:dateUtc="2026-09-01T19:46:00Z"/>
          <w:rFonts w:ascii="Times New Roman" w:hAnsi="Times New Roman" w:cs="Times New Roman"/>
          <w:b/>
          <w:sz w:val="32"/>
          <w:szCs w:val="32"/>
        </w:rPr>
      </w:pPr>
      <w:ins w:id="84" w:author="JAGADEESHWAR REDDY" w:date="2026-09-02T01:13:00Z">
        <w:r w:rsidRPr="00F616A9">
          <w:rPr>
            <w:rFonts w:ascii="Times New Roman" w:hAnsi="Times New Roman" w:cs="Times New Roman"/>
            <w:b/>
            <w:sz w:val="32"/>
            <w:szCs w:val="32"/>
            <w:rPrChange w:id="85" w:author="JAGADEESHWAR REDDY" w:date="2026-09-02T01:15:00Z" w16du:dateUtc="2026-09-01T19:45:00Z">
              <w:rPr>
                <w:rFonts w:ascii="Century Gothic" w:hAnsi="Century Gothic"/>
                <w:b/>
                <w:sz w:val="28"/>
                <w:szCs w:val="28"/>
              </w:rPr>
            </w:rPrChange>
          </w:rPr>
          <w:t>Executive Summary</w:t>
        </w:r>
      </w:ins>
    </w:p>
    <w:p w14:paraId="3C23DD96" w14:textId="77777777" w:rsidR="00F616A9" w:rsidRPr="00F616A9" w:rsidRDefault="00F616A9" w:rsidP="00F616A9">
      <w:pPr>
        <w:jc w:val="center"/>
        <w:rPr>
          <w:ins w:id="86" w:author="JAGADEESHWAR REDDY" w:date="2026-09-02T01:13:00Z" w16du:dateUtc="2026-09-01T19:43:00Z"/>
          <w:rFonts w:ascii="Times New Roman" w:hAnsi="Times New Roman" w:cs="Times New Roman"/>
          <w:b/>
          <w:sz w:val="32"/>
          <w:szCs w:val="32"/>
          <w:rPrChange w:id="87" w:author="JAGADEESHWAR REDDY" w:date="2026-09-02T01:16:00Z" w16du:dateUtc="2026-09-01T19:46:00Z">
            <w:rPr>
              <w:ins w:id="88" w:author="JAGADEESHWAR REDDY" w:date="2026-09-02T01:13:00Z" w16du:dateUtc="2026-09-01T19:43:00Z"/>
              <w:rFonts w:ascii="Century Gothic" w:hAnsi="Century Gothic"/>
              <w:b/>
              <w:sz w:val="28"/>
              <w:szCs w:val="28"/>
            </w:rPr>
          </w:rPrChange>
        </w:rPr>
      </w:pPr>
    </w:p>
    <w:p w14:paraId="33D2EB99" w14:textId="2947B919" w:rsidR="003B0CCE" w:rsidRPr="00F616A9" w:rsidRDefault="003B0CCE">
      <w:pPr>
        <w:spacing w:line="360" w:lineRule="auto"/>
        <w:rPr>
          <w:ins w:id="89" w:author="JAGADEESHWAR REDDY" w:date="2026-09-02T01:14:00Z" w16du:dateUtc="2026-09-01T19:44:00Z"/>
          <w:rFonts w:ascii="Times New Roman" w:hAnsi="Times New Roman" w:cs="Times New Roman"/>
          <w:b/>
          <w:sz w:val="24"/>
          <w:szCs w:val="24"/>
          <w:rPrChange w:id="90" w:author="JAGADEESHWAR REDDY" w:date="2026-09-02T01:15:00Z" w16du:dateUtc="2026-09-01T19:45:00Z">
            <w:rPr>
              <w:ins w:id="91" w:author="JAGADEESHWAR REDDY" w:date="2026-09-02T01:14:00Z" w16du:dateUtc="2026-09-01T19:44:00Z"/>
              <w:rFonts w:ascii="Century Gothic" w:hAnsi="Century Gothic"/>
              <w:b/>
              <w:sz w:val="28"/>
              <w:szCs w:val="28"/>
            </w:rPr>
          </w:rPrChange>
        </w:rPr>
        <w:pPrChange w:id="92" w:author="JAGADEESHWAR REDDY" w:date="2026-09-02T01:16:00Z" w16du:dateUtc="2026-09-01T19:46:00Z">
          <w:pPr/>
        </w:pPrChange>
      </w:pPr>
      <w:ins w:id="93" w:author="JAGADEESHWAR REDDY" w:date="2026-09-02T01:14:00Z" w16du:dateUtc="2026-09-01T19:44:00Z">
        <w:r w:rsidRPr="00F616A9">
          <w:rPr>
            <w:rFonts w:ascii="Times New Roman" w:hAnsi="Times New Roman" w:cs="Times New Roman"/>
            <w:b/>
            <w:sz w:val="24"/>
            <w:szCs w:val="24"/>
            <w:rPrChange w:id="94" w:author="JAGADEESHWAR REDDY" w:date="2026-09-02T01:15:00Z" w16du:dateUtc="2026-09-01T19:45:00Z">
              <w:rPr>
                <w:rFonts w:ascii="Century Gothic" w:hAnsi="Century Gothic"/>
                <w:b/>
                <w:sz w:val="28"/>
                <w:szCs w:val="28"/>
              </w:rPr>
            </w:rPrChange>
          </w:rPr>
          <w:t>i. Research topic and main research question</w:t>
        </w:r>
      </w:ins>
    </w:p>
    <w:p w14:paraId="3DA5108B" w14:textId="77777777" w:rsidR="003B0CCE" w:rsidRPr="003B0CCE" w:rsidRDefault="003B0CCE">
      <w:pPr>
        <w:spacing w:line="360" w:lineRule="auto"/>
        <w:rPr>
          <w:ins w:id="95" w:author="JAGADEESHWAR REDDY" w:date="2026-09-02T01:14:00Z" w16du:dateUtc="2026-09-01T19:44:00Z"/>
          <w:rFonts w:ascii="Times New Roman" w:hAnsi="Times New Roman" w:cs="Times New Roman"/>
          <w:bCs/>
          <w:sz w:val="24"/>
          <w:szCs w:val="24"/>
          <w:rPrChange w:id="96" w:author="JAGADEESHWAR REDDY" w:date="2026-09-02T01:14:00Z" w16du:dateUtc="2026-09-01T19:44:00Z">
            <w:rPr>
              <w:ins w:id="97" w:author="JAGADEESHWAR REDDY" w:date="2026-09-02T01:14:00Z" w16du:dateUtc="2026-09-01T19:44:00Z"/>
              <w:rFonts w:ascii="Century Gothic" w:hAnsi="Century Gothic"/>
              <w:b/>
              <w:sz w:val="28"/>
              <w:szCs w:val="28"/>
            </w:rPr>
          </w:rPrChange>
        </w:rPr>
        <w:pPrChange w:id="98" w:author="JAGADEESHWAR REDDY" w:date="2026-09-02T01:16:00Z" w16du:dateUtc="2026-09-01T19:46:00Z">
          <w:pPr/>
        </w:pPrChange>
      </w:pPr>
      <w:ins w:id="99" w:author="JAGADEESHWAR REDDY" w:date="2026-09-02T01:14:00Z" w16du:dateUtc="2026-09-01T19:44:00Z">
        <w:r w:rsidRPr="003B0CCE">
          <w:rPr>
            <w:rFonts w:ascii="Times New Roman" w:hAnsi="Times New Roman" w:cs="Times New Roman"/>
            <w:bCs/>
            <w:sz w:val="24"/>
            <w:szCs w:val="24"/>
            <w:rPrChange w:id="100" w:author="JAGADEESHWAR REDDY" w:date="2026-09-02T01:14:00Z" w16du:dateUtc="2026-09-01T19:44:00Z">
              <w:rPr>
                <w:rFonts w:ascii="Century Gothic" w:hAnsi="Century Gothic"/>
                <w:b/>
                <w:sz w:val="28"/>
                <w:szCs w:val="28"/>
              </w:rPr>
            </w:rPrChange>
          </w:rPr>
          <w:t>This dissertation looks at how companies manage their stock how well they manage their short-term finances and how that affects their overall money success in some stores and consumer goods companies. The main question is: How does how well a company manages its stock affect its short-term money situation and overall money success in stores and consumer goods companies? The study also looks at whether how a company manages its short-term money helps explain how stock management and money success are linked.</w:t>
        </w:r>
      </w:ins>
    </w:p>
    <w:p w14:paraId="007874AC" w14:textId="77777777" w:rsidR="003B0CCE" w:rsidRPr="003B0CCE" w:rsidRDefault="003B0CCE">
      <w:pPr>
        <w:spacing w:line="360" w:lineRule="auto"/>
        <w:rPr>
          <w:ins w:id="101" w:author="JAGADEESHWAR REDDY" w:date="2026-09-02T01:14:00Z" w16du:dateUtc="2026-09-01T19:44:00Z"/>
          <w:rFonts w:ascii="Times New Roman" w:hAnsi="Times New Roman" w:cs="Times New Roman"/>
          <w:bCs/>
          <w:sz w:val="24"/>
          <w:szCs w:val="24"/>
          <w:rPrChange w:id="102" w:author="JAGADEESHWAR REDDY" w:date="2026-09-02T01:14:00Z" w16du:dateUtc="2026-09-01T19:44:00Z">
            <w:rPr>
              <w:ins w:id="103" w:author="JAGADEESHWAR REDDY" w:date="2026-09-02T01:14:00Z" w16du:dateUtc="2026-09-01T19:44:00Z"/>
              <w:rFonts w:ascii="Century Gothic" w:hAnsi="Century Gothic"/>
              <w:b/>
              <w:sz w:val="28"/>
              <w:szCs w:val="28"/>
            </w:rPr>
          </w:rPrChange>
        </w:rPr>
        <w:pPrChange w:id="104" w:author="JAGADEESHWAR REDDY" w:date="2026-09-02T01:16:00Z" w16du:dateUtc="2026-09-01T19:46:00Z">
          <w:pPr/>
        </w:pPrChange>
      </w:pPr>
    </w:p>
    <w:p w14:paraId="0863E082" w14:textId="5EC25896" w:rsidR="003B0CCE" w:rsidRPr="00F616A9" w:rsidRDefault="003B0CCE">
      <w:pPr>
        <w:spacing w:line="360" w:lineRule="auto"/>
        <w:rPr>
          <w:ins w:id="105" w:author="JAGADEESHWAR REDDY" w:date="2026-09-02T01:14:00Z" w16du:dateUtc="2026-09-01T19:44:00Z"/>
          <w:rFonts w:ascii="Times New Roman" w:hAnsi="Times New Roman" w:cs="Times New Roman"/>
          <w:b/>
          <w:sz w:val="24"/>
          <w:szCs w:val="24"/>
          <w:rPrChange w:id="106" w:author="JAGADEESHWAR REDDY" w:date="2026-09-02T01:15:00Z" w16du:dateUtc="2026-09-01T19:45:00Z">
            <w:rPr>
              <w:ins w:id="107" w:author="JAGADEESHWAR REDDY" w:date="2026-09-02T01:14:00Z" w16du:dateUtc="2026-09-01T19:44:00Z"/>
              <w:rFonts w:ascii="Century Gothic" w:hAnsi="Century Gothic"/>
              <w:b/>
              <w:sz w:val="28"/>
              <w:szCs w:val="28"/>
            </w:rPr>
          </w:rPrChange>
        </w:rPr>
        <w:pPrChange w:id="108" w:author="JAGADEESHWAR REDDY" w:date="2026-09-02T01:16:00Z" w16du:dateUtc="2026-09-01T19:46:00Z">
          <w:pPr/>
        </w:pPrChange>
      </w:pPr>
      <w:ins w:id="109" w:author="JAGADEESHWAR REDDY" w:date="2026-09-02T01:14:00Z" w16du:dateUtc="2026-09-01T19:44:00Z">
        <w:r w:rsidRPr="00F616A9">
          <w:rPr>
            <w:rFonts w:ascii="Times New Roman" w:hAnsi="Times New Roman" w:cs="Times New Roman"/>
            <w:b/>
            <w:sz w:val="24"/>
            <w:szCs w:val="24"/>
            <w:rPrChange w:id="110" w:author="JAGADEESHWAR REDDY" w:date="2026-09-02T01:15:00Z" w16du:dateUtc="2026-09-01T19:45:00Z">
              <w:rPr>
                <w:rFonts w:ascii="Century Gothic" w:hAnsi="Century Gothic"/>
                <w:b/>
                <w:sz w:val="28"/>
                <w:szCs w:val="28"/>
              </w:rPr>
            </w:rPrChange>
          </w:rPr>
          <w:t>ii. Contribution of the research</w:t>
        </w:r>
      </w:ins>
    </w:p>
    <w:p w14:paraId="7AA8849F" w14:textId="77777777" w:rsidR="003B0CCE" w:rsidRPr="003B0CCE" w:rsidRDefault="003B0CCE">
      <w:pPr>
        <w:spacing w:line="360" w:lineRule="auto"/>
        <w:rPr>
          <w:ins w:id="111" w:author="JAGADEESHWAR REDDY" w:date="2026-09-02T01:14:00Z" w16du:dateUtc="2026-09-01T19:44:00Z"/>
          <w:rFonts w:ascii="Times New Roman" w:hAnsi="Times New Roman" w:cs="Times New Roman"/>
          <w:bCs/>
          <w:sz w:val="24"/>
          <w:szCs w:val="24"/>
          <w:rPrChange w:id="112" w:author="JAGADEESHWAR REDDY" w:date="2026-09-02T01:14:00Z" w16du:dateUtc="2026-09-01T19:44:00Z">
            <w:rPr>
              <w:ins w:id="113" w:author="JAGADEESHWAR REDDY" w:date="2026-09-02T01:14:00Z" w16du:dateUtc="2026-09-01T19:44:00Z"/>
              <w:rFonts w:ascii="Century Gothic" w:hAnsi="Century Gothic"/>
              <w:b/>
              <w:sz w:val="28"/>
              <w:szCs w:val="28"/>
            </w:rPr>
          </w:rPrChange>
        </w:rPr>
        <w:pPrChange w:id="114" w:author="JAGADEESHWAR REDDY" w:date="2026-09-02T01:16:00Z" w16du:dateUtc="2026-09-01T19:46:00Z">
          <w:pPr/>
        </w:pPrChange>
      </w:pPr>
      <w:ins w:id="115" w:author="JAGADEESHWAR REDDY" w:date="2026-09-02T01:14:00Z" w16du:dateUtc="2026-09-01T19:44:00Z">
        <w:r w:rsidRPr="003B0CCE">
          <w:rPr>
            <w:rFonts w:ascii="Times New Roman" w:hAnsi="Times New Roman" w:cs="Times New Roman"/>
            <w:bCs/>
            <w:sz w:val="24"/>
            <w:szCs w:val="24"/>
            <w:rPrChange w:id="116" w:author="JAGADEESHWAR REDDY" w:date="2026-09-02T01:14:00Z" w16du:dateUtc="2026-09-01T19:44:00Z">
              <w:rPr>
                <w:rFonts w:ascii="Century Gothic" w:hAnsi="Century Gothic"/>
                <w:b/>
                <w:sz w:val="28"/>
                <w:szCs w:val="28"/>
              </w:rPr>
            </w:rPrChange>
          </w:rPr>
          <w:t>The study adds something by looking at how well a company manages its stock how well it manages its short-term money and how that affects its overall money success all in one place. Past studies have looked at each of these areas on their own but this study looks at how they are connected in the world of stores and consumer goods. This gives real-life evidence on whether managing stock well is linked to better money flow and better money success.</w:t>
        </w:r>
      </w:ins>
    </w:p>
    <w:p w14:paraId="2DF4C275" w14:textId="77777777" w:rsidR="003B0CCE" w:rsidRPr="003B0CCE" w:rsidRDefault="003B0CCE">
      <w:pPr>
        <w:spacing w:line="360" w:lineRule="auto"/>
        <w:rPr>
          <w:ins w:id="117" w:author="JAGADEESHWAR REDDY" w:date="2026-09-02T01:14:00Z" w16du:dateUtc="2026-09-01T19:44:00Z"/>
          <w:rFonts w:ascii="Times New Roman" w:hAnsi="Times New Roman" w:cs="Times New Roman"/>
          <w:bCs/>
          <w:sz w:val="24"/>
          <w:szCs w:val="24"/>
          <w:rPrChange w:id="118" w:author="JAGADEESHWAR REDDY" w:date="2026-09-02T01:14:00Z" w16du:dateUtc="2026-09-01T19:44:00Z">
            <w:rPr>
              <w:ins w:id="119" w:author="JAGADEESHWAR REDDY" w:date="2026-09-02T01:14:00Z" w16du:dateUtc="2026-09-01T19:44:00Z"/>
              <w:rFonts w:ascii="Century Gothic" w:hAnsi="Century Gothic"/>
              <w:b/>
              <w:sz w:val="28"/>
              <w:szCs w:val="28"/>
            </w:rPr>
          </w:rPrChange>
        </w:rPr>
        <w:pPrChange w:id="120" w:author="JAGADEESHWAR REDDY" w:date="2026-09-02T01:16:00Z" w16du:dateUtc="2026-09-01T19:46:00Z">
          <w:pPr/>
        </w:pPrChange>
      </w:pPr>
    </w:p>
    <w:p w14:paraId="7DB9F1C7" w14:textId="0EDE4B2D" w:rsidR="003B0CCE" w:rsidRPr="00F616A9" w:rsidRDefault="003B0CCE">
      <w:pPr>
        <w:spacing w:line="360" w:lineRule="auto"/>
        <w:rPr>
          <w:ins w:id="121" w:author="JAGADEESHWAR REDDY" w:date="2026-09-02T01:14:00Z" w16du:dateUtc="2026-09-01T19:44:00Z"/>
          <w:rFonts w:ascii="Times New Roman" w:hAnsi="Times New Roman" w:cs="Times New Roman"/>
          <w:b/>
          <w:sz w:val="24"/>
          <w:szCs w:val="24"/>
          <w:rPrChange w:id="122" w:author="JAGADEESHWAR REDDY" w:date="2026-09-02T01:15:00Z" w16du:dateUtc="2026-09-01T19:45:00Z">
            <w:rPr>
              <w:ins w:id="123" w:author="JAGADEESHWAR REDDY" w:date="2026-09-02T01:14:00Z" w16du:dateUtc="2026-09-01T19:44:00Z"/>
              <w:rFonts w:ascii="Century Gothic" w:hAnsi="Century Gothic"/>
              <w:b/>
              <w:sz w:val="28"/>
              <w:szCs w:val="28"/>
            </w:rPr>
          </w:rPrChange>
        </w:rPr>
        <w:pPrChange w:id="124" w:author="JAGADEESHWAR REDDY" w:date="2026-09-02T01:16:00Z" w16du:dateUtc="2026-09-01T19:46:00Z">
          <w:pPr/>
        </w:pPrChange>
      </w:pPr>
      <w:ins w:id="125" w:author="JAGADEESHWAR REDDY" w:date="2026-09-02T01:14:00Z" w16du:dateUtc="2026-09-01T19:44:00Z">
        <w:r w:rsidRPr="00F616A9">
          <w:rPr>
            <w:rFonts w:ascii="Times New Roman" w:hAnsi="Times New Roman" w:cs="Times New Roman"/>
            <w:b/>
            <w:sz w:val="24"/>
            <w:szCs w:val="24"/>
            <w:rPrChange w:id="126" w:author="JAGADEESHWAR REDDY" w:date="2026-09-02T01:15:00Z" w16du:dateUtc="2026-09-01T19:45:00Z">
              <w:rPr>
                <w:rFonts w:ascii="Century Gothic" w:hAnsi="Century Gothic"/>
                <w:b/>
                <w:sz w:val="28"/>
                <w:szCs w:val="28"/>
              </w:rPr>
            </w:rPrChange>
          </w:rPr>
          <w:t>iii. Methodology and research design</w:t>
        </w:r>
      </w:ins>
    </w:p>
    <w:p w14:paraId="617D4977" w14:textId="77777777" w:rsidR="003B0CCE" w:rsidRPr="003B0CCE" w:rsidRDefault="003B0CCE">
      <w:pPr>
        <w:spacing w:line="360" w:lineRule="auto"/>
        <w:rPr>
          <w:ins w:id="127" w:author="JAGADEESHWAR REDDY" w:date="2026-09-02T01:14:00Z" w16du:dateUtc="2026-09-01T19:44:00Z"/>
          <w:rFonts w:ascii="Times New Roman" w:hAnsi="Times New Roman" w:cs="Times New Roman"/>
          <w:bCs/>
          <w:sz w:val="24"/>
          <w:szCs w:val="24"/>
          <w:rPrChange w:id="128" w:author="JAGADEESHWAR REDDY" w:date="2026-09-02T01:14:00Z" w16du:dateUtc="2026-09-01T19:44:00Z">
            <w:rPr>
              <w:ins w:id="129" w:author="JAGADEESHWAR REDDY" w:date="2026-09-02T01:14:00Z" w16du:dateUtc="2026-09-01T19:44:00Z"/>
              <w:rFonts w:ascii="Century Gothic" w:hAnsi="Century Gothic"/>
              <w:b/>
              <w:sz w:val="28"/>
              <w:szCs w:val="28"/>
            </w:rPr>
          </w:rPrChange>
        </w:rPr>
        <w:pPrChange w:id="130" w:author="JAGADEESHWAR REDDY" w:date="2026-09-02T01:16:00Z" w16du:dateUtc="2026-09-01T19:46:00Z">
          <w:pPr/>
        </w:pPrChange>
      </w:pPr>
      <w:ins w:id="131" w:author="JAGADEESHWAR REDDY" w:date="2026-09-02T01:14:00Z" w16du:dateUtc="2026-09-01T19:44:00Z">
        <w:r w:rsidRPr="003B0CCE">
          <w:rPr>
            <w:rFonts w:ascii="Times New Roman" w:hAnsi="Times New Roman" w:cs="Times New Roman"/>
            <w:bCs/>
            <w:sz w:val="24"/>
            <w:szCs w:val="24"/>
            <w:rPrChange w:id="132" w:author="JAGADEESHWAR REDDY" w:date="2026-09-02T01:14:00Z" w16du:dateUtc="2026-09-01T19:44:00Z">
              <w:rPr>
                <w:rFonts w:ascii="Century Gothic" w:hAnsi="Century Gothic"/>
                <w:b/>
                <w:sz w:val="28"/>
                <w:szCs w:val="28"/>
              </w:rPr>
            </w:rPrChange>
          </w:rPr>
          <w:t>The study uses a numbers-based approach. Looks for explanations. It uses data from 15 stores and consumer goods companies between 2010 and 2025. They used Inventory Turnover to show how well companies manage their stock. They used Quick Ratio to show how well companies manage their short-term money. They used Tobin’s Q to show how well companies do financially. They included Debt-to-Equity Ratio, Assets) and Firm Age as control factors. They used IBM SPSS Statistics to look at the data with numbers, checks, numbers with parts and checks that looked at how one thing affects another. The final numbers were based on 238 company years.</w:t>
        </w:r>
      </w:ins>
    </w:p>
    <w:p w14:paraId="1E7842E8" w14:textId="77777777" w:rsidR="003B0CCE" w:rsidRDefault="003B0CCE" w:rsidP="00F616A9">
      <w:pPr>
        <w:spacing w:line="360" w:lineRule="auto"/>
        <w:rPr>
          <w:ins w:id="133" w:author="JAGADEESHWAR REDDY" w:date="2026-09-02T01:16:00Z" w16du:dateUtc="2026-09-01T19:46:00Z"/>
          <w:rFonts w:ascii="Times New Roman" w:hAnsi="Times New Roman" w:cs="Times New Roman"/>
          <w:bCs/>
          <w:sz w:val="24"/>
          <w:szCs w:val="24"/>
        </w:rPr>
      </w:pPr>
    </w:p>
    <w:p w14:paraId="5F44EF10" w14:textId="77777777" w:rsidR="00F616A9" w:rsidRDefault="00F616A9" w:rsidP="00F616A9">
      <w:pPr>
        <w:spacing w:line="360" w:lineRule="auto"/>
        <w:rPr>
          <w:ins w:id="134" w:author="JAGADEESHWAR REDDY" w:date="2026-09-02T01:16:00Z" w16du:dateUtc="2026-09-01T19:46:00Z"/>
          <w:rFonts w:ascii="Times New Roman" w:hAnsi="Times New Roman" w:cs="Times New Roman"/>
          <w:bCs/>
          <w:sz w:val="24"/>
          <w:szCs w:val="24"/>
        </w:rPr>
      </w:pPr>
    </w:p>
    <w:p w14:paraId="25366791" w14:textId="77777777" w:rsidR="00F616A9" w:rsidRPr="003B0CCE" w:rsidRDefault="00F616A9">
      <w:pPr>
        <w:spacing w:line="360" w:lineRule="auto"/>
        <w:rPr>
          <w:ins w:id="135" w:author="JAGADEESHWAR REDDY" w:date="2026-09-02T01:14:00Z" w16du:dateUtc="2026-09-01T19:44:00Z"/>
          <w:rFonts w:ascii="Times New Roman" w:hAnsi="Times New Roman" w:cs="Times New Roman"/>
          <w:bCs/>
          <w:sz w:val="24"/>
          <w:szCs w:val="24"/>
          <w:rPrChange w:id="136" w:author="JAGADEESHWAR REDDY" w:date="2026-09-02T01:14:00Z" w16du:dateUtc="2026-09-01T19:44:00Z">
            <w:rPr>
              <w:ins w:id="137" w:author="JAGADEESHWAR REDDY" w:date="2026-09-02T01:14:00Z" w16du:dateUtc="2026-09-01T19:44:00Z"/>
              <w:rFonts w:ascii="Century Gothic" w:hAnsi="Century Gothic"/>
              <w:b/>
              <w:sz w:val="28"/>
              <w:szCs w:val="28"/>
            </w:rPr>
          </w:rPrChange>
        </w:rPr>
        <w:pPrChange w:id="138" w:author="JAGADEESHWAR REDDY" w:date="2026-09-02T01:16:00Z" w16du:dateUtc="2026-09-01T19:46:00Z">
          <w:pPr/>
        </w:pPrChange>
      </w:pPr>
    </w:p>
    <w:p w14:paraId="7E8A9F5B" w14:textId="6ACE9CFF" w:rsidR="003B0CCE" w:rsidRPr="00F616A9" w:rsidRDefault="003B0CCE">
      <w:pPr>
        <w:spacing w:line="360" w:lineRule="auto"/>
        <w:rPr>
          <w:ins w:id="139" w:author="JAGADEESHWAR REDDY" w:date="2026-09-02T01:14:00Z" w16du:dateUtc="2026-09-01T19:44:00Z"/>
          <w:rFonts w:ascii="Times New Roman" w:hAnsi="Times New Roman" w:cs="Times New Roman"/>
          <w:b/>
          <w:sz w:val="24"/>
          <w:szCs w:val="24"/>
          <w:rPrChange w:id="140" w:author="JAGADEESHWAR REDDY" w:date="2026-09-02T01:15:00Z" w16du:dateUtc="2026-09-01T19:45:00Z">
            <w:rPr>
              <w:ins w:id="141" w:author="JAGADEESHWAR REDDY" w:date="2026-09-02T01:14:00Z" w16du:dateUtc="2026-09-01T19:44:00Z"/>
              <w:rFonts w:ascii="Century Gothic" w:hAnsi="Century Gothic"/>
              <w:b/>
              <w:sz w:val="28"/>
              <w:szCs w:val="28"/>
            </w:rPr>
          </w:rPrChange>
        </w:rPr>
        <w:pPrChange w:id="142" w:author="JAGADEESHWAR REDDY" w:date="2026-09-02T01:16:00Z" w16du:dateUtc="2026-09-01T19:46:00Z">
          <w:pPr/>
        </w:pPrChange>
      </w:pPr>
      <w:ins w:id="143" w:author="JAGADEESHWAR REDDY" w:date="2026-09-02T01:14:00Z" w16du:dateUtc="2026-09-01T19:44:00Z">
        <w:r w:rsidRPr="00F616A9">
          <w:rPr>
            <w:rFonts w:ascii="Times New Roman" w:hAnsi="Times New Roman" w:cs="Times New Roman"/>
            <w:b/>
            <w:sz w:val="24"/>
            <w:szCs w:val="24"/>
            <w:rPrChange w:id="144" w:author="JAGADEESHWAR REDDY" w:date="2026-09-02T01:15:00Z" w16du:dateUtc="2026-09-01T19:45:00Z">
              <w:rPr>
                <w:rFonts w:ascii="Century Gothic" w:hAnsi="Century Gothic"/>
                <w:b/>
                <w:sz w:val="28"/>
                <w:szCs w:val="28"/>
              </w:rPr>
            </w:rPrChange>
          </w:rPr>
          <w:t>iv. Main results and conclusions</w:t>
        </w:r>
      </w:ins>
    </w:p>
    <w:p w14:paraId="3910A29B" w14:textId="270C796C" w:rsidR="003B0CCE" w:rsidRPr="003B0CCE" w:rsidRDefault="003B0CCE">
      <w:pPr>
        <w:spacing w:line="360" w:lineRule="auto"/>
        <w:rPr>
          <w:ins w:id="145" w:author="JAGADEESHWAR REDDY" w:date="2026-09-02T01:14:00Z" w16du:dateUtc="2026-09-01T19:44:00Z"/>
          <w:rFonts w:ascii="Times New Roman" w:hAnsi="Times New Roman" w:cs="Times New Roman"/>
          <w:bCs/>
          <w:sz w:val="24"/>
          <w:szCs w:val="24"/>
          <w:rPrChange w:id="146" w:author="JAGADEESHWAR REDDY" w:date="2026-09-02T01:14:00Z" w16du:dateUtc="2026-09-01T19:44:00Z">
            <w:rPr>
              <w:ins w:id="147" w:author="JAGADEESHWAR REDDY" w:date="2026-09-02T01:14:00Z" w16du:dateUtc="2026-09-01T19:44:00Z"/>
              <w:rFonts w:ascii="Century Gothic" w:hAnsi="Century Gothic"/>
              <w:b/>
              <w:sz w:val="28"/>
              <w:szCs w:val="28"/>
            </w:rPr>
          </w:rPrChange>
        </w:rPr>
        <w:pPrChange w:id="148" w:author="JAGADEESHWAR REDDY" w:date="2026-09-02T01:16:00Z" w16du:dateUtc="2026-09-01T19:46:00Z">
          <w:pPr/>
        </w:pPrChange>
      </w:pPr>
      <w:ins w:id="149" w:author="JAGADEESHWAR REDDY" w:date="2026-09-02T01:14:00Z" w16du:dateUtc="2026-09-01T19:44:00Z">
        <w:r w:rsidRPr="003B0CCE">
          <w:rPr>
            <w:rFonts w:ascii="Times New Roman" w:hAnsi="Times New Roman" w:cs="Times New Roman"/>
            <w:bCs/>
            <w:sz w:val="24"/>
            <w:szCs w:val="24"/>
            <w:rPrChange w:id="150" w:author="JAGADEESHWAR REDDY" w:date="2026-09-02T01:14:00Z" w16du:dateUtc="2026-09-01T19:44:00Z">
              <w:rPr>
                <w:rFonts w:ascii="Century Gothic" w:hAnsi="Century Gothic"/>
                <w:b/>
                <w:sz w:val="28"/>
                <w:szCs w:val="28"/>
              </w:rPr>
            </w:rPrChange>
          </w:rPr>
          <w:t>The results did not give numbers to support any of the four ideas. Inventory Turnover had a link to Quick Ratio but it was not strong enough to be seen as real (β = 0.088, p = 0.184). It also had a link to Tobin’s Q but again it was not strong enough (β = 0.091, p = 0.163). Quick Ratio also had a link to Tobin’s Q but not strong enough (β = 0.075 p = 0.239). The check that looked at how one thing affects another also found no link between Inventory Turnover and Tobin’s Q through Quick Ratio. The link was 0.0034 and the range of numbers was from -0.0018 to 0.0126. So the four ideas were not supported.</w:t>
        </w:r>
      </w:ins>
    </w:p>
    <w:p w14:paraId="4E3AE0E3" w14:textId="77777777" w:rsidR="003B0CCE" w:rsidRPr="003B0CCE" w:rsidRDefault="003B0CCE">
      <w:pPr>
        <w:spacing w:line="360" w:lineRule="auto"/>
        <w:rPr>
          <w:ins w:id="151" w:author="JAGADEESHWAR REDDY" w:date="2026-09-02T01:14:00Z" w16du:dateUtc="2026-09-01T19:44:00Z"/>
          <w:rFonts w:ascii="Times New Roman" w:hAnsi="Times New Roman" w:cs="Times New Roman"/>
          <w:bCs/>
          <w:sz w:val="24"/>
          <w:szCs w:val="24"/>
          <w:rPrChange w:id="152" w:author="JAGADEESHWAR REDDY" w:date="2026-09-02T01:14:00Z" w16du:dateUtc="2026-09-01T19:44:00Z">
            <w:rPr>
              <w:ins w:id="153" w:author="JAGADEESHWAR REDDY" w:date="2026-09-02T01:14:00Z" w16du:dateUtc="2026-09-01T19:44:00Z"/>
              <w:rFonts w:ascii="Century Gothic" w:hAnsi="Century Gothic"/>
              <w:b/>
              <w:sz w:val="28"/>
              <w:szCs w:val="28"/>
            </w:rPr>
          </w:rPrChange>
        </w:rPr>
        <w:pPrChange w:id="154" w:author="JAGADEESHWAR REDDY" w:date="2026-09-02T01:16:00Z" w16du:dateUtc="2026-09-01T19:46:00Z">
          <w:pPr/>
        </w:pPrChange>
      </w:pPr>
      <w:ins w:id="155" w:author="JAGADEESHWAR REDDY" w:date="2026-09-02T01:14:00Z" w16du:dateUtc="2026-09-01T19:44:00Z">
        <w:r w:rsidRPr="003B0CCE">
          <w:rPr>
            <w:rFonts w:ascii="Times New Roman" w:hAnsi="Times New Roman" w:cs="Times New Roman"/>
            <w:bCs/>
            <w:sz w:val="24"/>
            <w:szCs w:val="24"/>
            <w:rPrChange w:id="156" w:author="JAGADEESHWAR REDDY" w:date="2026-09-02T01:14:00Z" w16du:dateUtc="2026-09-01T19:44:00Z">
              <w:rPr>
                <w:rFonts w:ascii="Century Gothic" w:hAnsi="Century Gothic"/>
                <w:b/>
                <w:sz w:val="28"/>
                <w:szCs w:val="28"/>
              </w:rPr>
            </w:rPrChange>
          </w:rPr>
          <w:t>Overall the results suggest that managing stock and short-term money may not directly affect how well a company does in the market. The results also show that other things like how a company works its money situation and other company-specific things may change how these links work.</w:t>
        </w:r>
      </w:ins>
    </w:p>
    <w:p w14:paraId="43D2305E" w14:textId="77777777" w:rsidR="003B0CCE" w:rsidRPr="00F616A9" w:rsidRDefault="003B0CCE">
      <w:pPr>
        <w:spacing w:line="360" w:lineRule="auto"/>
        <w:rPr>
          <w:ins w:id="157" w:author="JAGADEESHWAR REDDY" w:date="2026-09-02T01:14:00Z" w16du:dateUtc="2026-09-01T19:44:00Z"/>
          <w:rFonts w:ascii="Times New Roman" w:hAnsi="Times New Roman" w:cs="Times New Roman"/>
          <w:b/>
          <w:sz w:val="24"/>
          <w:szCs w:val="24"/>
          <w:rPrChange w:id="158" w:author="JAGADEESHWAR REDDY" w:date="2026-09-02T01:15:00Z" w16du:dateUtc="2026-09-01T19:45:00Z">
            <w:rPr>
              <w:ins w:id="159" w:author="JAGADEESHWAR REDDY" w:date="2026-09-02T01:14:00Z" w16du:dateUtc="2026-09-01T19:44:00Z"/>
              <w:rFonts w:ascii="Century Gothic" w:hAnsi="Century Gothic"/>
              <w:b/>
              <w:sz w:val="28"/>
              <w:szCs w:val="28"/>
            </w:rPr>
          </w:rPrChange>
        </w:rPr>
        <w:pPrChange w:id="160" w:author="JAGADEESHWAR REDDY" w:date="2026-09-02T01:16:00Z" w16du:dateUtc="2026-09-01T19:46:00Z">
          <w:pPr/>
        </w:pPrChange>
      </w:pPr>
    </w:p>
    <w:p w14:paraId="30F01E74" w14:textId="34C03094" w:rsidR="003B0CCE" w:rsidRPr="00F616A9" w:rsidRDefault="003B0CCE">
      <w:pPr>
        <w:spacing w:line="360" w:lineRule="auto"/>
        <w:rPr>
          <w:ins w:id="161" w:author="JAGADEESHWAR REDDY" w:date="2026-09-02T01:14:00Z" w16du:dateUtc="2026-09-01T19:44:00Z"/>
          <w:rFonts w:ascii="Times New Roman" w:hAnsi="Times New Roman" w:cs="Times New Roman"/>
          <w:b/>
          <w:sz w:val="24"/>
          <w:szCs w:val="24"/>
          <w:rPrChange w:id="162" w:author="JAGADEESHWAR REDDY" w:date="2026-09-02T01:15:00Z" w16du:dateUtc="2026-09-01T19:45:00Z">
            <w:rPr>
              <w:ins w:id="163" w:author="JAGADEESHWAR REDDY" w:date="2026-09-02T01:14:00Z" w16du:dateUtc="2026-09-01T19:44:00Z"/>
              <w:rFonts w:ascii="Century Gothic" w:hAnsi="Century Gothic"/>
              <w:b/>
              <w:sz w:val="28"/>
              <w:szCs w:val="28"/>
            </w:rPr>
          </w:rPrChange>
        </w:rPr>
        <w:pPrChange w:id="164" w:author="JAGADEESHWAR REDDY" w:date="2026-09-02T01:16:00Z" w16du:dateUtc="2026-09-01T19:46:00Z">
          <w:pPr/>
        </w:pPrChange>
      </w:pPr>
      <w:ins w:id="165" w:author="JAGADEESHWAR REDDY" w:date="2026-09-02T01:14:00Z" w16du:dateUtc="2026-09-01T19:44:00Z">
        <w:r w:rsidRPr="00F616A9">
          <w:rPr>
            <w:rFonts w:ascii="Times New Roman" w:hAnsi="Times New Roman" w:cs="Times New Roman"/>
            <w:b/>
            <w:sz w:val="24"/>
            <w:szCs w:val="24"/>
            <w:rPrChange w:id="166" w:author="JAGADEESHWAR REDDY" w:date="2026-09-02T01:15:00Z" w16du:dateUtc="2026-09-01T19:45:00Z">
              <w:rPr>
                <w:rFonts w:ascii="Century Gothic" w:hAnsi="Century Gothic"/>
                <w:b/>
                <w:sz w:val="28"/>
                <w:szCs w:val="28"/>
              </w:rPr>
            </w:rPrChange>
          </w:rPr>
          <w:t>v. Managerial implications</w:t>
        </w:r>
      </w:ins>
    </w:p>
    <w:p w14:paraId="57FC28EA" w14:textId="12DC64FE" w:rsidR="00A80566" w:rsidRDefault="003B0CCE" w:rsidP="005E3099">
      <w:pPr>
        <w:spacing w:line="360" w:lineRule="auto"/>
        <w:rPr>
          <w:ins w:id="167" w:author="JAGADEESHWAR REDDY" w:date="2026-09-02T01:45:00Z" w16du:dateUtc="2026-09-01T20:15:00Z"/>
          <w:rFonts w:ascii="Times New Roman" w:hAnsi="Times New Roman" w:cs="Times New Roman"/>
          <w:bCs/>
          <w:sz w:val="24"/>
          <w:szCs w:val="24"/>
        </w:rPr>
      </w:pPr>
      <w:ins w:id="168" w:author="JAGADEESHWAR REDDY" w:date="2026-09-02T01:14:00Z" w16du:dateUtc="2026-09-01T19:44:00Z">
        <w:r w:rsidRPr="003B0CCE">
          <w:rPr>
            <w:rFonts w:ascii="Times New Roman" w:hAnsi="Times New Roman" w:cs="Times New Roman"/>
            <w:bCs/>
            <w:sz w:val="24"/>
            <w:szCs w:val="24"/>
            <w:rPrChange w:id="169" w:author="JAGADEESHWAR REDDY" w:date="2026-09-02T01:14:00Z" w16du:dateUtc="2026-09-01T19:44:00Z">
              <w:rPr>
                <w:rFonts w:ascii="Century Gothic" w:hAnsi="Century Gothic"/>
                <w:b/>
                <w:sz w:val="28"/>
                <w:szCs w:val="28"/>
              </w:rPr>
            </w:rPrChange>
          </w:rPr>
          <w:t>The results show that managers in stores and consumer goods companies should not just look at how well they manage stock or how well they handle short-term money when they look at how well their company is doing. Decisions about stock and short-term money should be looked at along, with money, work and company-specific things. Managers should take a view of how they manage stock and short-term money instead of thinking that improving one money number will automatically make the company do better</w:t>
        </w:r>
      </w:ins>
    </w:p>
    <w:p w14:paraId="77B7FA05" w14:textId="77777777" w:rsidR="005E3099" w:rsidRDefault="005E3099" w:rsidP="005E3099">
      <w:pPr>
        <w:spacing w:line="360" w:lineRule="auto"/>
        <w:rPr>
          <w:ins w:id="170" w:author="JAGADEESHWAR REDDY" w:date="2026-09-02T01:45:00Z" w16du:dateUtc="2026-09-01T20:15:00Z"/>
          <w:rFonts w:ascii="Times New Roman" w:hAnsi="Times New Roman" w:cs="Times New Roman"/>
          <w:bCs/>
          <w:sz w:val="24"/>
          <w:szCs w:val="24"/>
        </w:rPr>
      </w:pPr>
    </w:p>
    <w:p w14:paraId="611E02F4" w14:textId="77777777" w:rsidR="005E3099" w:rsidRDefault="005E3099" w:rsidP="005E3099">
      <w:pPr>
        <w:spacing w:line="360" w:lineRule="auto"/>
        <w:rPr>
          <w:ins w:id="171" w:author="JAGADEESHWAR REDDY" w:date="2026-09-02T01:45:00Z" w16du:dateUtc="2026-09-01T20:15:00Z"/>
          <w:rFonts w:ascii="Times New Roman" w:hAnsi="Times New Roman" w:cs="Times New Roman"/>
          <w:bCs/>
          <w:sz w:val="24"/>
          <w:szCs w:val="24"/>
        </w:rPr>
      </w:pPr>
    </w:p>
    <w:p w14:paraId="6EBA21F9" w14:textId="77777777" w:rsidR="005E3099" w:rsidRDefault="005E3099" w:rsidP="005E3099">
      <w:pPr>
        <w:spacing w:line="360" w:lineRule="auto"/>
        <w:rPr>
          <w:ins w:id="172" w:author="JAGADEESHWAR REDDY" w:date="2026-09-02T01:45:00Z" w16du:dateUtc="2026-09-01T20:15:00Z"/>
          <w:rFonts w:ascii="Times New Roman" w:hAnsi="Times New Roman" w:cs="Times New Roman"/>
          <w:bCs/>
          <w:sz w:val="24"/>
          <w:szCs w:val="24"/>
        </w:rPr>
      </w:pPr>
    </w:p>
    <w:p w14:paraId="1AC41E02" w14:textId="77777777" w:rsidR="005E3099" w:rsidRDefault="005E3099" w:rsidP="005E3099">
      <w:pPr>
        <w:spacing w:line="360" w:lineRule="auto"/>
        <w:rPr>
          <w:ins w:id="173" w:author="JAGADEESHWAR REDDY" w:date="2026-09-02T01:45:00Z" w16du:dateUtc="2026-09-01T20:15:00Z"/>
          <w:rFonts w:ascii="Times New Roman" w:hAnsi="Times New Roman" w:cs="Times New Roman"/>
          <w:bCs/>
          <w:sz w:val="24"/>
          <w:szCs w:val="24"/>
        </w:rPr>
      </w:pPr>
    </w:p>
    <w:p w14:paraId="3B8ECB13" w14:textId="77777777" w:rsidR="005E3099" w:rsidRDefault="005E3099" w:rsidP="005E3099">
      <w:pPr>
        <w:spacing w:line="360" w:lineRule="auto"/>
        <w:rPr>
          <w:ins w:id="174" w:author="JAGADEESHWAR REDDY" w:date="2026-09-02T01:45:00Z" w16du:dateUtc="2026-09-01T20:15:00Z"/>
          <w:rFonts w:ascii="Times New Roman" w:hAnsi="Times New Roman" w:cs="Times New Roman"/>
          <w:bCs/>
          <w:sz w:val="24"/>
          <w:szCs w:val="24"/>
        </w:rPr>
      </w:pPr>
    </w:p>
    <w:p w14:paraId="3275DF2F" w14:textId="77777777" w:rsidR="005E3099" w:rsidRPr="005E3099" w:rsidRDefault="005E3099">
      <w:pPr>
        <w:spacing w:line="360" w:lineRule="auto"/>
        <w:rPr>
          <w:ins w:id="175" w:author="JAGADEESHWAR REDDY" w:date="2026-08-28T01:04:00Z" w16du:dateUtc="2026-08-27T19:34:00Z"/>
          <w:rFonts w:ascii="Times New Roman" w:hAnsi="Times New Roman" w:cs="Times New Roman"/>
          <w:bCs/>
          <w:rPrChange w:id="176" w:author="JAGADEESHWAR REDDY" w:date="2026-09-02T01:45:00Z" w16du:dateUtc="2026-09-01T20:15:00Z">
            <w:rPr>
              <w:ins w:id="177" w:author="JAGADEESHWAR REDDY" w:date="2026-08-28T01:04:00Z" w16du:dateUtc="2026-08-27T19:34:00Z"/>
            </w:rPr>
          </w:rPrChange>
        </w:rPr>
        <w:pPrChange w:id="178" w:author="JAGADEESHWAR REDDY" w:date="2026-09-02T01:45:00Z" w16du:dateUtc="2026-09-01T20:15:00Z">
          <w:pPr>
            <w:pStyle w:val="ListParagraph"/>
            <w:spacing w:after="0" w:line="240" w:lineRule="auto"/>
            <w:ind w:left="142"/>
            <w:jc w:val="both"/>
          </w:pPr>
        </w:pPrChange>
      </w:pPr>
    </w:p>
    <w:p w14:paraId="63BB3A0F" w14:textId="77777777" w:rsidR="00A80566" w:rsidRPr="00D67408" w:rsidRDefault="00A80566">
      <w:pPr>
        <w:spacing w:after="0" w:line="240" w:lineRule="auto"/>
        <w:jc w:val="both"/>
        <w:rPr>
          <w:ins w:id="179" w:author="JAGADEESHWAR REDDY" w:date="2026-08-28T01:04:00Z" w16du:dateUtc="2026-08-27T19:34: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Change w:id="180" w:author="JAGADEESHWAR REDDY" w:date="2026-08-31T00:52:00Z" w16du:dateUtc="2026-08-30T19:22:00Z">
            <w:rPr>
              <w:ins w:id="181" w:author="JAGADEESHWAR REDDY" w:date="2026-08-28T01:04:00Z" w16du:dateUtc="2026-08-27T19:34:00Z"/>
            </w:rPr>
          </w:rPrChange>
        </w:rPr>
        <w:pPrChange w:id="182" w:author="JAGADEESHWAR REDDY" w:date="2026-08-31T00:52:00Z" w16du:dateUtc="2026-08-30T19:22:00Z">
          <w:pPr>
            <w:pStyle w:val="ListParagraph"/>
            <w:spacing w:after="0" w:line="240" w:lineRule="auto"/>
            <w:ind w:left="142"/>
            <w:jc w:val="both"/>
          </w:pPr>
        </w:pPrChange>
      </w:pPr>
    </w:p>
    <w:p w14:paraId="698DD8FD" w14:textId="2CEC85E9" w:rsidR="00A80566" w:rsidRPr="00FF7764" w:rsidRDefault="00A80566">
      <w:pPr>
        <w:spacing w:after="0" w:line="240" w:lineRule="auto"/>
        <w:jc w:val="both"/>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Change w:id="183" w:author="JAGADEESHWAR REDDY" w:date="2026-08-28T01:05:00Z" w16du:dateUtc="2026-08-27T19:35:00Z">
            <w:rPr/>
          </w:rPrChange>
        </w:rPr>
        <w:pPrChange w:id="184" w:author="JAGADEESHWAR REDDY" w:date="2026-08-28T01:05:00Z" w16du:dateUtc="2026-08-27T19:35:00Z">
          <w:pPr>
            <w:pStyle w:val="ListParagraph"/>
            <w:spacing w:after="0" w:line="240" w:lineRule="auto"/>
            <w:ind w:left="142"/>
            <w:jc w:val="both"/>
          </w:pPr>
        </w:pPrChange>
      </w:pPr>
    </w:p>
    <w:sdt>
      <w:sdtPr>
        <w:rPr>
          <w:rFonts w:asciiTheme="minorHAnsi" w:eastAsiaTheme="minorHAnsi" w:hAnsiTheme="minorHAnsi" w:cstheme="minorBidi"/>
          <w:color w:val="auto"/>
          <w:sz w:val="22"/>
          <w:szCs w:val="22"/>
          <w:lang w:val="en-GB"/>
        </w:rPr>
        <w:id w:val="2035535077"/>
        <w:docPartObj>
          <w:docPartGallery w:val="Table of Contents"/>
          <w:docPartUnique/>
        </w:docPartObj>
      </w:sdtPr>
      <w:sdtEndPr>
        <w:rPr>
          <w:rFonts w:ascii="Times New Roman" w:hAnsi="Times New Roman" w:cs="Times New Roman"/>
          <w:noProof/>
          <w:color w:val="000000" w:themeColor="text1"/>
          <w:sz w:val="24"/>
          <w:szCs w:val="24"/>
        </w:rPr>
      </w:sdtEndPr>
      <w:sdtContent>
        <w:p w14:paraId="35FA6D00" w14:textId="297F1B49" w:rsidR="009D7C7E" w:rsidRPr="00405184" w:rsidRDefault="009E6D97" w:rsidP="00405184">
          <w:pPr>
            <w:pStyle w:val="TOCHeading"/>
            <w:jc w:val="center"/>
            <w:rPr>
              <w:rFonts w:asciiTheme="minorHAnsi" w:eastAsiaTheme="minorHAnsi" w:hAnsiTheme="minorHAnsi" w:cstheme="minorBidi"/>
              <w:color w:val="auto"/>
              <w:sz w:val="22"/>
              <w:szCs w:val="22"/>
              <w:lang w:val="en-GB"/>
              <w:rPrChange w:id="185" w:author="JAGADEESHWAR REDDY" w:date="2026-08-31T00:47:00Z" w16du:dateUtc="2026-08-30T19:17:00Z">
                <w:rPr>
                  <w:rFonts w:ascii="Times New Roman" w:hAnsi="Times New Roman" w:cs="Times New Roman"/>
                  <w:b/>
                  <w:bCs/>
                </w:rPr>
              </w:rPrChange>
            </w:rPr>
          </w:pPr>
          <w:r>
            <w:rPr>
              <w:rFonts w:ascii="Times New Roman" w:hAnsi="Times New Roman" w:cs="Times New Roman"/>
              <w:b/>
              <w:bCs/>
            </w:rPr>
            <w:t>Table Of Contents</w:t>
          </w:r>
        </w:p>
        <w:p w14:paraId="3E3D7CC7" w14:textId="77777777" w:rsidR="009E6D97" w:rsidRPr="009E6D97" w:rsidRDefault="009E6D97" w:rsidP="009E6D97">
          <w:pPr>
            <w:rPr>
              <w:lang w:val="en-US"/>
            </w:rPr>
          </w:pPr>
        </w:p>
        <w:p w14:paraId="6C565BC4" w14:textId="74CB2C13" w:rsidR="00977C1C" w:rsidRDefault="009D7C7E">
          <w:pPr>
            <w:pStyle w:val="TOC1"/>
            <w:rPr>
              <w:ins w:id="186"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r w:rsidRPr="00B65417">
            <w:rPr>
              <w:noProof w:val="0"/>
              <w:color w:val="000000" w:themeColor="text1"/>
            </w:rPr>
            <w:fldChar w:fldCharType="begin"/>
          </w:r>
          <w:r w:rsidRPr="00B65417">
            <w:rPr>
              <w:color w:val="000000" w:themeColor="text1"/>
            </w:rPr>
            <w:instrText xml:space="preserve"> TOC \o "1-3" \h \z \u </w:instrText>
          </w:r>
          <w:r w:rsidRPr="00B65417">
            <w:rPr>
              <w:noProof w:val="0"/>
              <w:color w:val="000000" w:themeColor="text1"/>
            </w:rPr>
            <w:fldChar w:fldCharType="separate"/>
          </w:r>
          <w:ins w:id="187" w:author="JAGADEESHWAR REDDY" w:date="2026-09-02T01:18:00Z" w16du:dateUtc="2026-09-01T19:48:00Z">
            <w:r w:rsidR="00977C1C" w:rsidRPr="0034473A">
              <w:rPr>
                <w:rStyle w:val="Hyperlink"/>
              </w:rPr>
              <w:fldChar w:fldCharType="begin"/>
            </w:r>
            <w:r w:rsidR="00977C1C" w:rsidRPr="0034473A">
              <w:rPr>
                <w:rStyle w:val="Hyperlink"/>
              </w:rPr>
              <w:instrText xml:space="preserve"> </w:instrText>
            </w:r>
            <w:r w:rsidR="00977C1C">
              <w:instrText>HYPERLINK \l "_Toc239204296"</w:instrText>
            </w:r>
            <w:r w:rsidR="00977C1C" w:rsidRPr="0034473A">
              <w:rPr>
                <w:rStyle w:val="Hyperlink"/>
              </w:rPr>
              <w:instrText xml:space="preserve"> </w:instrText>
            </w:r>
            <w:r w:rsidR="00977C1C" w:rsidRPr="0034473A">
              <w:rPr>
                <w:rStyle w:val="Hyperlink"/>
              </w:rPr>
            </w:r>
            <w:r w:rsidR="00977C1C" w:rsidRPr="0034473A">
              <w:rPr>
                <w:rStyle w:val="Hyperlink"/>
              </w:rPr>
              <w:fldChar w:fldCharType="separate"/>
            </w:r>
            <w:r w:rsidR="00977C1C" w:rsidRPr="0034473A">
              <w:rPr>
                <w:rStyle w:val="Hyperlink"/>
              </w:rPr>
              <w:t>LIST OF TABLES</w:t>
            </w:r>
            <w:r w:rsidR="00977C1C">
              <w:rPr>
                <w:webHidden/>
              </w:rPr>
              <w:tab/>
            </w:r>
            <w:r w:rsidR="00977C1C">
              <w:rPr>
                <w:webHidden/>
              </w:rPr>
              <w:fldChar w:fldCharType="begin"/>
            </w:r>
            <w:r w:rsidR="00977C1C">
              <w:rPr>
                <w:webHidden/>
              </w:rPr>
              <w:instrText xml:space="preserve"> PAGEREF _Toc239204296 \h </w:instrText>
            </w:r>
          </w:ins>
          <w:r w:rsidR="00977C1C">
            <w:rPr>
              <w:webHidden/>
            </w:rPr>
          </w:r>
          <w:ins w:id="188" w:author="JAGADEESHWAR REDDY" w:date="2026-09-02T01:18:00Z" w16du:dateUtc="2026-09-01T19:48:00Z">
            <w:r w:rsidR="00977C1C">
              <w:rPr>
                <w:webHidden/>
              </w:rPr>
              <w:fldChar w:fldCharType="separate"/>
            </w:r>
            <w:r w:rsidR="00977C1C">
              <w:rPr>
                <w:webHidden/>
              </w:rPr>
              <w:t>12</w:t>
            </w:r>
            <w:r w:rsidR="00977C1C">
              <w:rPr>
                <w:webHidden/>
              </w:rPr>
              <w:fldChar w:fldCharType="end"/>
            </w:r>
            <w:r w:rsidR="00977C1C" w:rsidRPr="0034473A">
              <w:rPr>
                <w:rStyle w:val="Hyperlink"/>
              </w:rPr>
              <w:fldChar w:fldCharType="end"/>
            </w:r>
          </w:ins>
        </w:p>
        <w:p w14:paraId="480B5501" w14:textId="4EA03A49" w:rsidR="00977C1C" w:rsidRDefault="00977C1C">
          <w:pPr>
            <w:pStyle w:val="TOC1"/>
            <w:rPr>
              <w:ins w:id="189"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19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"_Toc239204297"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1. Introduction</w:t>
            </w:r>
            <w:r>
              <w:rPr>
                <w:webHidden/>
              </w:rPr>
              <w:tab/>
            </w:r>
            <w:r>
              <w:rPr>
                <w:webHidden/>
              </w:rPr>
              <w:fldChar w:fldCharType="begin"/>
            </w:r>
            <w:r>
              <w:rPr>
                <w:webHidden/>
              </w:rPr>
              <w:instrText xml:space="preserve"> PAGEREF _Toc239204297 \h </w:instrText>
            </w:r>
          </w:ins>
          <w:r>
            <w:rPr>
              <w:webHidden/>
            </w:rPr>
          </w:r>
          <w:ins w:id="191" w:author="JAGADEESHWAR REDDY" w:date="2026-09-02T01:18:00Z" w16du:dateUtc="2026-09-01T19:48:00Z">
            <w:r>
              <w:rPr>
                <w:webHidden/>
              </w:rPr>
              <w:fldChar w:fldCharType="separate"/>
            </w:r>
            <w:r>
              <w:rPr>
                <w:webHidden/>
              </w:rPr>
              <w:t>13</w:t>
            </w:r>
            <w:r>
              <w:rPr>
                <w:webHidden/>
              </w:rPr>
              <w:fldChar w:fldCharType="end"/>
            </w:r>
            <w:r w:rsidRPr="0034473A">
              <w:rPr>
                <w:rStyle w:val="Hyperlink"/>
              </w:rPr>
              <w:fldChar w:fldCharType="end"/>
            </w:r>
          </w:ins>
        </w:p>
        <w:p w14:paraId="75C8E94B" w14:textId="47D62188" w:rsidR="00977C1C" w:rsidRDefault="00977C1C">
          <w:pPr>
            <w:pStyle w:val="TOC2"/>
            <w:rPr>
              <w:ins w:id="192"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193"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"_Toc239204298"</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1.1 Context of the Study:</w:t>
            </w:r>
            <w:r>
              <w:rPr>
                <w:webHidden/>
              </w:rPr>
              <w:tab/>
            </w:r>
            <w:r>
              <w:rPr>
                <w:webHidden/>
              </w:rPr>
              <w:fldChar w:fldCharType="begin"/>
            </w:r>
            <w:r>
              <w:rPr>
                <w:webHidden/>
              </w:rPr>
              <w:instrText xml:space="preserve"> PAGEREF _Toc239204298 \h </w:instrText>
            </w:r>
          </w:ins>
          <w:r>
            <w:rPr>
              <w:webHidden/>
            </w:rPr>
          </w:r>
          <w:ins w:id="194" w:author="JAGADEESHWAR REDDY" w:date="2026-09-02T01:18:00Z" w16du:dateUtc="2026-09-01T19:48:00Z">
            <w:r>
              <w:rPr>
                <w:webHidden/>
              </w:rPr>
              <w:fldChar w:fldCharType="separate"/>
            </w:r>
            <w:r>
              <w:rPr>
                <w:webHidden/>
              </w:rPr>
              <w:t>14</w:t>
            </w:r>
            <w:r>
              <w:rPr>
                <w:webHidden/>
              </w:rPr>
              <w:fldChar w:fldCharType="end"/>
            </w:r>
            <w:r w:rsidRPr="0034473A">
              <w:rPr>
                <w:rStyle w:val="Hyperlink"/>
              </w:rPr>
              <w:fldChar w:fldCharType="end"/>
            </w:r>
          </w:ins>
        </w:p>
        <w:p w14:paraId="37AACB99" w14:textId="0389C1FE" w:rsidR="00977C1C" w:rsidRDefault="00977C1C">
          <w:pPr>
            <w:pStyle w:val="TOC2"/>
            <w:rPr>
              <w:ins w:id="195"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196"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"_Toc239204299"</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1.2 Motivation Of the Study:</w:t>
            </w:r>
            <w:r>
              <w:rPr>
                <w:webHidden/>
              </w:rPr>
              <w:tab/>
            </w:r>
            <w:r>
              <w:rPr>
                <w:webHidden/>
              </w:rPr>
              <w:fldChar w:fldCharType="begin"/>
            </w:r>
            <w:r>
              <w:rPr>
                <w:webHidden/>
              </w:rPr>
              <w:instrText xml:space="preserve"> PAGEREF _Toc239204299 \h </w:instrText>
            </w:r>
          </w:ins>
          <w:r>
            <w:rPr>
              <w:webHidden/>
            </w:rPr>
          </w:r>
          <w:ins w:id="197" w:author="JAGADEESHWAR REDDY" w:date="2026-09-02T01:18:00Z" w16du:dateUtc="2026-09-01T19:48:00Z">
            <w:r>
              <w:rPr>
                <w:webHidden/>
              </w:rPr>
              <w:fldChar w:fldCharType="separate"/>
            </w:r>
            <w:r>
              <w:rPr>
                <w:webHidden/>
              </w:rPr>
              <w:t>14</w:t>
            </w:r>
            <w:r>
              <w:rPr>
                <w:webHidden/>
              </w:rPr>
              <w:fldChar w:fldCharType="end"/>
            </w:r>
            <w:r w:rsidRPr="0034473A">
              <w:rPr>
                <w:rStyle w:val="Hyperlink"/>
              </w:rPr>
              <w:fldChar w:fldCharType="end"/>
            </w:r>
          </w:ins>
        </w:p>
        <w:p w14:paraId="2E516F0B" w14:textId="7CC5135A" w:rsidR="00977C1C" w:rsidRDefault="00977C1C">
          <w:pPr>
            <w:pStyle w:val="TOC2"/>
            <w:rPr>
              <w:ins w:id="198"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199"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"_Toc239204300"</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1.3 Research Questions :</w:t>
            </w:r>
            <w:r>
              <w:rPr>
                <w:webHidden/>
              </w:rPr>
              <w:tab/>
            </w:r>
            <w:r>
              <w:rPr>
                <w:webHidden/>
              </w:rPr>
              <w:fldChar w:fldCharType="begin"/>
            </w:r>
            <w:r>
              <w:rPr>
                <w:webHidden/>
              </w:rPr>
              <w:instrText xml:space="preserve"> PAGEREF _Toc239204300 \h </w:instrText>
            </w:r>
          </w:ins>
          <w:r>
            <w:rPr>
              <w:webHidden/>
            </w:rPr>
          </w:r>
          <w:ins w:id="200" w:author="JAGADEESHWAR REDDY" w:date="2026-09-02T01:18:00Z" w16du:dateUtc="2026-09-01T19:48:00Z">
            <w:r>
              <w:rPr>
                <w:webHidden/>
              </w:rPr>
              <w:fldChar w:fldCharType="separate"/>
            </w:r>
            <w:r>
              <w:rPr>
                <w:webHidden/>
              </w:rPr>
              <w:t>15</w:t>
            </w:r>
            <w:r>
              <w:rPr>
                <w:webHidden/>
              </w:rPr>
              <w:fldChar w:fldCharType="end"/>
            </w:r>
            <w:r w:rsidRPr="0034473A">
              <w:rPr>
                <w:rStyle w:val="Hyperlink"/>
              </w:rPr>
              <w:fldChar w:fldCharType="end"/>
            </w:r>
          </w:ins>
        </w:p>
        <w:p w14:paraId="051DD743" w14:textId="0612F3A2" w:rsidR="00977C1C" w:rsidRDefault="00977C1C">
          <w:pPr>
            <w:pStyle w:val="TOC1"/>
            <w:rPr>
              <w:ins w:id="201"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202"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"_Toc239204301"</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2. Literature Review</w:t>
            </w:r>
            <w:r>
              <w:rPr>
                <w:webHidden/>
              </w:rPr>
              <w:tab/>
            </w:r>
            <w:r>
              <w:rPr>
                <w:webHidden/>
              </w:rPr>
              <w:fldChar w:fldCharType="begin"/>
            </w:r>
            <w:r>
              <w:rPr>
                <w:webHidden/>
              </w:rPr>
              <w:instrText xml:space="preserve"> PAGEREF _Toc239204301 \h </w:instrText>
            </w:r>
          </w:ins>
          <w:r>
            <w:rPr>
              <w:webHidden/>
            </w:rPr>
          </w:r>
          <w:ins w:id="203" w:author="JAGADEESHWAR REDDY" w:date="2026-09-02T01:18:00Z" w16du:dateUtc="2026-09-01T19:48:00Z">
            <w:r>
              <w:rPr>
                <w:webHidden/>
              </w:rPr>
              <w:fldChar w:fldCharType="separate"/>
            </w:r>
            <w:r>
              <w:rPr>
                <w:webHidden/>
              </w:rPr>
              <w:t>15</w:t>
            </w:r>
            <w:r>
              <w:rPr>
                <w:webHidden/>
              </w:rPr>
              <w:fldChar w:fldCharType="end"/>
            </w:r>
            <w:r w:rsidRPr="0034473A">
              <w:rPr>
                <w:rStyle w:val="Hyperlink"/>
              </w:rPr>
              <w:fldChar w:fldCharType="end"/>
            </w:r>
          </w:ins>
        </w:p>
        <w:p w14:paraId="64D7C5C8" w14:textId="01DDFCDC" w:rsidR="00977C1C" w:rsidRDefault="00977C1C">
          <w:pPr>
            <w:pStyle w:val="TOC2"/>
            <w:rPr>
              <w:ins w:id="204"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05"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"_Toc239204302"</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2.2 Inventory Management Efficiency and Operational Performance</w:t>
            </w:r>
            <w:r>
              <w:rPr>
                <w:webHidden/>
              </w:rPr>
              <w:tab/>
            </w:r>
            <w:r>
              <w:rPr>
                <w:webHidden/>
              </w:rPr>
              <w:fldChar w:fldCharType="begin"/>
            </w:r>
            <w:r>
              <w:rPr>
                <w:webHidden/>
              </w:rPr>
              <w:instrText xml:space="preserve"> PAGEREF _Toc239204302 \h </w:instrText>
            </w:r>
          </w:ins>
          <w:r>
            <w:rPr>
              <w:webHidden/>
            </w:rPr>
          </w:r>
          <w:ins w:id="206" w:author="JAGADEESHWAR REDDY" w:date="2026-09-02T01:18:00Z" w16du:dateUtc="2026-09-01T19:48:00Z">
            <w:r>
              <w:rPr>
                <w:webHidden/>
              </w:rPr>
              <w:fldChar w:fldCharType="separate"/>
            </w:r>
            <w:r>
              <w:rPr>
                <w:webHidden/>
              </w:rPr>
              <w:t>16</w:t>
            </w:r>
            <w:r>
              <w:rPr>
                <w:webHidden/>
              </w:rPr>
              <w:fldChar w:fldCharType="end"/>
            </w:r>
            <w:r w:rsidRPr="0034473A">
              <w:rPr>
                <w:rStyle w:val="Hyperlink"/>
              </w:rPr>
              <w:fldChar w:fldCharType="end"/>
            </w:r>
          </w:ins>
        </w:p>
        <w:p w14:paraId="44CB7C72" w14:textId="1E63CD24" w:rsidR="00977C1C" w:rsidRDefault="00977C1C">
          <w:pPr>
            <w:pStyle w:val="TOC2"/>
            <w:rPr>
              <w:ins w:id="207"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08"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"_Toc239204303"</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2.3 Working Capital Management and Firm Profitability</w:t>
            </w:r>
            <w:r>
              <w:rPr>
                <w:webHidden/>
              </w:rPr>
              <w:tab/>
            </w:r>
            <w:r>
              <w:rPr>
                <w:webHidden/>
              </w:rPr>
              <w:fldChar w:fldCharType="begin"/>
            </w:r>
            <w:r>
              <w:rPr>
                <w:webHidden/>
              </w:rPr>
              <w:instrText xml:space="preserve"> PAGEREF _Toc239204303 \h </w:instrText>
            </w:r>
          </w:ins>
          <w:r>
            <w:rPr>
              <w:webHidden/>
            </w:rPr>
          </w:r>
          <w:ins w:id="209" w:author="JAGADEESHWAR REDDY" w:date="2026-09-02T01:18:00Z" w16du:dateUtc="2026-09-01T19:48:00Z">
            <w:r>
              <w:rPr>
                <w:webHidden/>
              </w:rPr>
              <w:fldChar w:fldCharType="separate"/>
            </w:r>
            <w:r>
              <w:rPr>
                <w:webHidden/>
              </w:rPr>
              <w:t>17</w:t>
            </w:r>
            <w:r>
              <w:rPr>
                <w:webHidden/>
              </w:rPr>
              <w:fldChar w:fldCharType="end"/>
            </w:r>
            <w:r w:rsidRPr="0034473A">
              <w:rPr>
                <w:rStyle w:val="Hyperlink"/>
              </w:rPr>
              <w:fldChar w:fldCharType="end"/>
            </w:r>
          </w:ins>
        </w:p>
        <w:p w14:paraId="4D7205BE" w14:textId="1E27C431" w:rsidR="00977C1C" w:rsidRDefault="00977C1C">
          <w:pPr>
            <w:pStyle w:val="TOC2"/>
            <w:rPr>
              <w:ins w:id="210"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11"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"_Toc239204304"</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2.4 Supply Chain Finance and Financial Risk Dynamics</w:t>
            </w:r>
            <w:r>
              <w:rPr>
                <w:webHidden/>
              </w:rPr>
              <w:tab/>
            </w:r>
            <w:r>
              <w:rPr>
                <w:webHidden/>
              </w:rPr>
              <w:fldChar w:fldCharType="begin"/>
            </w:r>
            <w:r>
              <w:rPr>
                <w:webHidden/>
              </w:rPr>
              <w:instrText xml:space="preserve"> PAGEREF _Toc239204304 \h </w:instrText>
            </w:r>
          </w:ins>
          <w:r>
            <w:rPr>
              <w:webHidden/>
            </w:rPr>
          </w:r>
          <w:ins w:id="212" w:author="JAGADEESHWAR REDDY" w:date="2026-09-02T01:18:00Z" w16du:dateUtc="2026-09-01T19:48:00Z">
            <w:r>
              <w:rPr>
                <w:webHidden/>
              </w:rPr>
              <w:fldChar w:fldCharType="separate"/>
            </w:r>
            <w:r>
              <w:rPr>
                <w:webHidden/>
              </w:rPr>
              <w:t>17</w:t>
            </w:r>
            <w:r>
              <w:rPr>
                <w:webHidden/>
              </w:rPr>
              <w:fldChar w:fldCharType="end"/>
            </w:r>
            <w:r w:rsidRPr="0034473A">
              <w:rPr>
                <w:rStyle w:val="Hyperlink"/>
              </w:rPr>
              <w:fldChar w:fldCharType="end"/>
            </w:r>
          </w:ins>
        </w:p>
        <w:p w14:paraId="2A532C2E" w14:textId="3180C65C" w:rsidR="00977C1C" w:rsidRDefault="00977C1C">
          <w:pPr>
            <w:pStyle w:val="TOC2"/>
            <w:rPr>
              <w:ins w:id="213"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14"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"_Toc239204305"</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2.5 Technological Advancements in Supply Chain Financial Risk Management</w:t>
            </w:r>
            <w:r>
              <w:rPr>
                <w:webHidden/>
              </w:rPr>
              <w:tab/>
            </w:r>
            <w:r>
              <w:rPr>
                <w:webHidden/>
              </w:rPr>
              <w:fldChar w:fldCharType="begin"/>
            </w:r>
            <w:r>
              <w:rPr>
                <w:webHidden/>
              </w:rPr>
              <w:instrText xml:space="preserve"> PAGEREF _Toc239204305 \h </w:instrText>
            </w:r>
          </w:ins>
          <w:r>
            <w:rPr>
              <w:webHidden/>
            </w:rPr>
          </w:r>
          <w:ins w:id="215" w:author="JAGADEESHWAR REDDY" w:date="2026-09-02T01:18:00Z" w16du:dateUtc="2026-09-01T19:48:00Z">
            <w:r>
              <w:rPr>
                <w:webHidden/>
              </w:rPr>
              <w:fldChar w:fldCharType="separate"/>
            </w:r>
            <w:r>
              <w:rPr>
                <w:webHidden/>
              </w:rPr>
              <w:t>18</w:t>
            </w:r>
            <w:r>
              <w:rPr>
                <w:webHidden/>
              </w:rPr>
              <w:fldChar w:fldCharType="end"/>
            </w:r>
            <w:r w:rsidRPr="0034473A">
              <w:rPr>
                <w:rStyle w:val="Hyperlink"/>
              </w:rPr>
              <w:fldChar w:fldCharType="end"/>
            </w:r>
          </w:ins>
        </w:p>
        <w:p w14:paraId="53D2B89A" w14:textId="11FA8C1E" w:rsidR="00977C1C" w:rsidRDefault="00977C1C">
          <w:pPr>
            <w:pStyle w:val="TOC2"/>
            <w:rPr>
              <w:ins w:id="216"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17"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"_Toc239204306"</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2.6 Supply Chain Capabilities and Financing Performance</w:t>
            </w:r>
            <w:r>
              <w:rPr>
                <w:webHidden/>
              </w:rPr>
              <w:tab/>
            </w:r>
            <w:r>
              <w:rPr>
                <w:webHidden/>
              </w:rPr>
              <w:fldChar w:fldCharType="begin"/>
            </w:r>
            <w:r>
              <w:rPr>
                <w:webHidden/>
              </w:rPr>
              <w:instrText xml:space="preserve"> PAGEREF _Toc239204306 \h </w:instrText>
            </w:r>
          </w:ins>
          <w:r>
            <w:rPr>
              <w:webHidden/>
            </w:rPr>
          </w:r>
          <w:ins w:id="218" w:author="JAGADEESHWAR REDDY" w:date="2026-09-02T01:18:00Z" w16du:dateUtc="2026-09-01T19:48:00Z">
            <w:r>
              <w:rPr>
                <w:webHidden/>
              </w:rPr>
              <w:fldChar w:fldCharType="separate"/>
            </w:r>
            <w:r>
              <w:rPr>
                <w:webHidden/>
              </w:rPr>
              <w:t>18</w:t>
            </w:r>
            <w:r>
              <w:rPr>
                <w:webHidden/>
              </w:rPr>
              <w:fldChar w:fldCharType="end"/>
            </w:r>
            <w:r w:rsidRPr="0034473A">
              <w:rPr>
                <w:rStyle w:val="Hyperlink"/>
              </w:rPr>
              <w:fldChar w:fldCharType="end"/>
            </w:r>
          </w:ins>
        </w:p>
        <w:p w14:paraId="5600C842" w14:textId="0C1BE50C" w:rsidR="00977C1C" w:rsidRDefault="00977C1C">
          <w:pPr>
            <w:pStyle w:val="TOC2"/>
            <w:rPr>
              <w:ins w:id="219"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2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2.7 Research Gap</w:t>
            </w:r>
            <w:r>
              <w:rPr>
                <w:webHidden/>
              </w:rPr>
              <w:tab/>
            </w:r>
            <w:r>
              <w:rPr>
                <w:webHidden/>
              </w:rPr>
              <w:fldChar w:fldCharType="begin"/>
            </w:r>
            <w:r>
              <w:rPr>
                <w:webHidden/>
              </w:rPr>
              <w:instrText xml:space="preserve"> PAGEREF _Toc239204307 \h </w:instrText>
            </w:r>
          </w:ins>
          <w:r>
            <w:rPr>
              <w:webHidden/>
            </w:rPr>
          </w:r>
          <w:ins w:id="221" w:author="JAGADEESHWAR REDDY" w:date="2026-09-02T01:18:00Z" w16du:dateUtc="2026-09-01T19:48:00Z">
            <w:r>
              <w:rPr>
                <w:webHidden/>
              </w:rPr>
              <w:fldChar w:fldCharType="separate"/>
            </w:r>
            <w:r>
              <w:rPr>
                <w:webHidden/>
              </w:rPr>
              <w:t>18</w:t>
            </w:r>
            <w:r>
              <w:rPr>
                <w:webHidden/>
              </w:rPr>
              <w:fldChar w:fldCharType="end"/>
            </w:r>
            <w:r w:rsidRPr="0034473A">
              <w:rPr>
                <w:rStyle w:val="Hyperlink"/>
              </w:rPr>
              <w:fldChar w:fldCharType="end"/>
            </w:r>
          </w:ins>
        </w:p>
        <w:p w14:paraId="770F5D6C" w14:textId="0A515E48" w:rsidR="00977C1C" w:rsidRDefault="00977C1C">
          <w:pPr>
            <w:pStyle w:val="TOC1"/>
            <w:rPr>
              <w:ins w:id="222"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223"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"_Toc239204308"</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3. Theoretical Motivation :</w:t>
            </w:r>
            <w:r>
              <w:rPr>
                <w:webHidden/>
              </w:rPr>
              <w:tab/>
            </w:r>
            <w:r>
              <w:rPr>
                <w:webHidden/>
              </w:rPr>
              <w:fldChar w:fldCharType="begin"/>
            </w:r>
            <w:r>
              <w:rPr>
                <w:webHidden/>
              </w:rPr>
              <w:instrText xml:space="preserve"> PAGEREF _Toc239204308 \h </w:instrText>
            </w:r>
          </w:ins>
          <w:r>
            <w:rPr>
              <w:webHidden/>
            </w:rPr>
          </w:r>
          <w:ins w:id="224" w:author="JAGADEESHWAR REDDY" w:date="2026-09-02T01:18:00Z" w16du:dateUtc="2026-09-01T19:48:00Z">
            <w:r>
              <w:rPr>
                <w:webHidden/>
              </w:rPr>
              <w:fldChar w:fldCharType="separate"/>
            </w:r>
            <w:r>
              <w:rPr>
                <w:webHidden/>
              </w:rPr>
              <w:t>19</w:t>
            </w:r>
            <w:r>
              <w:rPr>
                <w:webHidden/>
              </w:rPr>
              <w:fldChar w:fldCharType="end"/>
            </w:r>
            <w:r w:rsidRPr="0034473A">
              <w:rPr>
                <w:rStyle w:val="Hyperlink"/>
              </w:rPr>
              <w:fldChar w:fldCharType="end"/>
            </w:r>
          </w:ins>
        </w:p>
        <w:p w14:paraId="237FE316" w14:textId="3D958EBF" w:rsidR="00977C1C" w:rsidRDefault="00977C1C">
          <w:pPr>
            <w:pStyle w:val="TOC2"/>
            <w:rPr>
              <w:ins w:id="225"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26"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"_Toc239204309"</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3.1 Hypotheses Development</w:t>
            </w:r>
            <w:r>
              <w:rPr>
                <w:webHidden/>
              </w:rPr>
              <w:tab/>
            </w:r>
            <w:r>
              <w:rPr>
                <w:webHidden/>
              </w:rPr>
              <w:fldChar w:fldCharType="begin"/>
            </w:r>
            <w:r>
              <w:rPr>
                <w:webHidden/>
              </w:rPr>
              <w:instrText xml:space="preserve"> PAGEREF _Toc239204309 \h </w:instrText>
            </w:r>
          </w:ins>
          <w:r>
            <w:rPr>
              <w:webHidden/>
            </w:rPr>
          </w:r>
          <w:ins w:id="227" w:author="JAGADEESHWAR REDDY" w:date="2026-09-02T01:18:00Z" w16du:dateUtc="2026-09-01T19:48:00Z">
            <w:r>
              <w:rPr>
                <w:webHidden/>
              </w:rPr>
              <w:fldChar w:fldCharType="separate"/>
            </w:r>
            <w:r>
              <w:rPr>
                <w:webHidden/>
              </w:rPr>
              <w:t>20</w:t>
            </w:r>
            <w:r>
              <w:rPr>
                <w:webHidden/>
              </w:rPr>
              <w:fldChar w:fldCharType="end"/>
            </w:r>
            <w:r w:rsidRPr="0034473A">
              <w:rPr>
                <w:rStyle w:val="Hyperlink"/>
              </w:rPr>
              <w:fldChar w:fldCharType="end"/>
            </w:r>
          </w:ins>
        </w:p>
        <w:p w14:paraId="7C37775D" w14:textId="5958DEFB" w:rsidR="00977C1C" w:rsidRDefault="00977C1C">
          <w:pPr>
            <w:pStyle w:val="TOC1"/>
            <w:rPr>
              <w:ins w:id="228"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229"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"_Toc239204310"</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4. Research Methodology and Research Design :</w:t>
            </w:r>
            <w:r>
              <w:rPr>
                <w:webHidden/>
              </w:rPr>
              <w:tab/>
            </w:r>
            <w:r>
              <w:rPr>
                <w:webHidden/>
              </w:rPr>
              <w:fldChar w:fldCharType="begin"/>
            </w:r>
            <w:r>
              <w:rPr>
                <w:webHidden/>
              </w:rPr>
              <w:instrText xml:space="preserve"> PAGEREF _Toc239204310 \h </w:instrText>
            </w:r>
          </w:ins>
          <w:r>
            <w:rPr>
              <w:webHidden/>
            </w:rPr>
          </w:r>
          <w:ins w:id="230" w:author="JAGADEESHWAR REDDY" w:date="2026-09-02T01:18:00Z" w16du:dateUtc="2026-09-01T19:48:00Z">
            <w:r>
              <w:rPr>
                <w:webHidden/>
              </w:rPr>
              <w:fldChar w:fldCharType="separate"/>
            </w:r>
            <w:r>
              <w:rPr>
                <w:webHidden/>
              </w:rPr>
              <w:t>21</w:t>
            </w:r>
            <w:r>
              <w:rPr>
                <w:webHidden/>
              </w:rPr>
              <w:fldChar w:fldCharType="end"/>
            </w:r>
            <w:r w:rsidRPr="0034473A">
              <w:rPr>
                <w:rStyle w:val="Hyperlink"/>
              </w:rPr>
              <w:fldChar w:fldCharType="end"/>
            </w:r>
          </w:ins>
        </w:p>
        <w:p w14:paraId="76EB29B6" w14:textId="5F31FB6B" w:rsidR="00977C1C" w:rsidRDefault="00977C1C">
          <w:pPr>
            <w:pStyle w:val="TOC2"/>
            <w:rPr>
              <w:ins w:id="231"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32"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"_Toc239204311"</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4.1 Introduction</w:t>
            </w:r>
            <w:r>
              <w:rPr>
                <w:webHidden/>
              </w:rPr>
              <w:tab/>
            </w:r>
            <w:r>
              <w:rPr>
                <w:webHidden/>
              </w:rPr>
              <w:fldChar w:fldCharType="begin"/>
            </w:r>
            <w:r>
              <w:rPr>
                <w:webHidden/>
              </w:rPr>
              <w:instrText xml:space="preserve"> PAGEREF _Toc239204311 \h </w:instrText>
            </w:r>
          </w:ins>
          <w:r>
            <w:rPr>
              <w:webHidden/>
            </w:rPr>
          </w:r>
          <w:ins w:id="233" w:author="JAGADEESHWAR REDDY" w:date="2026-09-02T01:18:00Z" w16du:dateUtc="2026-09-01T19:48:00Z">
            <w:r>
              <w:rPr>
                <w:webHidden/>
              </w:rPr>
              <w:fldChar w:fldCharType="separate"/>
            </w:r>
            <w:r>
              <w:rPr>
                <w:webHidden/>
              </w:rPr>
              <w:t>21</w:t>
            </w:r>
            <w:r>
              <w:rPr>
                <w:webHidden/>
              </w:rPr>
              <w:fldChar w:fldCharType="end"/>
            </w:r>
            <w:r w:rsidRPr="0034473A">
              <w:rPr>
                <w:rStyle w:val="Hyperlink"/>
              </w:rPr>
              <w:fldChar w:fldCharType="end"/>
            </w:r>
          </w:ins>
        </w:p>
        <w:p w14:paraId="36AC1FEE" w14:textId="2A7CA53C" w:rsidR="00977C1C" w:rsidRDefault="00977C1C">
          <w:pPr>
            <w:pStyle w:val="TOC2"/>
            <w:rPr>
              <w:ins w:id="234"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35"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"_Toc239204312"</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4.2 Research Philosophy</w:t>
            </w:r>
            <w:r>
              <w:rPr>
                <w:webHidden/>
              </w:rPr>
              <w:tab/>
            </w:r>
            <w:r>
              <w:rPr>
                <w:webHidden/>
              </w:rPr>
              <w:fldChar w:fldCharType="begin"/>
            </w:r>
            <w:r>
              <w:rPr>
                <w:webHidden/>
              </w:rPr>
              <w:instrText xml:space="preserve"> PAGEREF _Toc239204312 \h </w:instrText>
            </w:r>
          </w:ins>
          <w:r>
            <w:rPr>
              <w:webHidden/>
            </w:rPr>
          </w:r>
          <w:ins w:id="236" w:author="JAGADEESHWAR REDDY" w:date="2026-09-02T01:18:00Z" w16du:dateUtc="2026-09-01T19:48:00Z">
            <w:r>
              <w:rPr>
                <w:webHidden/>
              </w:rPr>
              <w:fldChar w:fldCharType="separate"/>
            </w:r>
            <w:r>
              <w:rPr>
                <w:webHidden/>
              </w:rPr>
              <w:t>22</w:t>
            </w:r>
            <w:r>
              <w:rPr>
                <w:webHidden/>
              </w:rPr>
              <w:fldChar w:fldCharType="end"/>
            </w:r>
            <w:r w:rsidRPr="0034473A">
              <w:rPr>
                <w:rStyle w:val="Hyperlink"/>
              </w:rPr>
              <w:fldChar w:fldCharType="end"/>
            </w:r>
          </w:ins>
        </w:p>
        <w:p w14:paraId="0451CE33" w14:textId="2B6535A2" w:rsidR="00977C1C" w:rsidRDefault="00977C1C">
          <w:pPr>
            <w:pStyle w:val="TOC2"/>
            <w:rPr>
              <w:ins w:id="237"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38"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"_Toc239204313"</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4.3 Research Approach</w:t>
            </w:r>
            <w:r>
              <w:rPr>
                <w:webHidden/>
              </w:rPr>
              <w:tab/>
            </w:r>
            <w:r>
              <w:rPr>
                <w:webHidden/>
              </w:rPr>
              <w:fldChar w:fldCharType="begin"/>
            </w:r>
            <w:r>
              <w:rPr>
                <w:webHidden/>
              </w:rPr>
              <w:instrText xml:space="preserve"> PAGEREF _Toc239204313 \h </w:instrText>
            </w:r>
          </w:ins>
          <w:r>
            <w:rPr>
              <w:webHidden/>
            </w:rPr>
          </w:r>
          <w:ins w:id="239" w:author="JAGADEESHWAR REDDY" w:date="2026-09-02T01:18:00Z" w16du:dateUtc="2026-09-01T19:48:00Z">
            <w:r>
              <w:rPr>
                <w:webHidden/>
              </w:rPr>
              <w:fldChar w:fldCharType="separate"/>
            </w:r>
            <w:r>
              <w:rPr>
                <w:webHidden/>
              </w:rPr>
              <w:t>22</w:t>
            </w:r>
            <w:r>
              <w:rPr>
                <w:webHidden/>
              </w:rPr>
              <w:fldChar w:fldCharType="end"/>
            </w:r>
            <w:r w:rsidRPr="0034473A">
              <w:rPr>
                <w:rStyle w:val="Hyperlink"/>
              </w:rPr>
              <w:fldChar w:fldCharType="end"/>
            </w:r>
          </w:ins>
        </w:p>
        <w:p w14:paraId="51601ABF" w14:textId="4B94C7AB" w:rsidR="00977C1C" w:rsidRDefault="00977C1C">
          <w:pPr>
            <w:pStyle w:val="TOC2"/>
            <w:rPr>
              <w:ins w:id="240"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41"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"_Toc239204314"</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4.4 Research Design</w:t>
            </w:r>
            <w:r>
              <w:rPr>
                <w:webHidden/>
              </w:rPr>
              <w:tab/>
            </w:r>
            <w:r>
              <w:rPr>
                <w:webHidden/>
              </w:rPr>
              <w:fldChar w:fldCharType="begin"/>
            </w:r>
            <w:r>
              <w:rPr>
                <w:webHidden/>
              </w:rPr>
              <w:instrText xml:space="preserve"> PAGEREF _Toc239204314 \h </w:instrText>
            </w:r>
          </w:ins>
          <w:r>
            <w:rPr>
              <w:webHidden/>
            </w:rPr>
          </w:r>
          <w:ins w:id="242" w:author="JAGADEESHWAR REDDY" w:date="2026-09-02T01:18:00Z" w16du:dateUtc="2026-09-01T19:48:00Z">
            <w:r>
              <w:rPr>
                <w:webHidden/>
              </w:rPr>
              <w:fldChar w:fldCharType="separate"/>
            </w:r>
            <w:r>
              <w:rPr>
                <w:webHidden/>
              </w:rPr>
              <w:t>23</w:t>
            </w:r>
            <w:r>
              <w:rPr>
                <w:webHidden/>
              </w:rPr>
              <w:fldChar w:fldCharType="end"/>
            </w:r>
            <w:r w:rsidRPr="0034473A">
              <w:rPr>
                <w:rStyle w:val="Hyperlink"/>
              </w:rPr>
              <w:fldChar w:fldCharType="end"/>
            </w:r>
          </w:ins>
        </w:p>
        <w:p w14:paraId="6EEEEF45" w14:textId="566C9C92" w:rsidR="00977C1C" w:rsidRDefault="00977C1C">
          <w:pPr>
            <w:pStyle w:val="TOC2"/>
            <w:rPr>
              <w:ins w:id="243"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44"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"_Toc239204315"</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4.5 Data Collection Method</w:t>
            </w:r>
            <w:r>
              <w:rPr>
                <w:webHidden/>
              </w:rPr>
              <w:tab/>
            </w:r>
            <w:r>
              <w:rPr>
                <w:webHidden/>
              </w:rPr>
              <w:fldChar w:fldCharType="begin"/>
            </w:r>
            <w:r>
              <w:rPr>
                <w:webHidden/>
              </w:rPr>
              <w:instrText xml:space="preserve"> PAGEREF _Toc239204315 \h </w:instrText>
            </w:r>
          </w:ins>
          <w:r>
            <w:rPr>
              <w:webHidden/>
            </w:rPr>
          </w:r>
          <w:ins w:id="245" w:author="JAGADEESHWAR REDDY" w:date="2026-09-02T01:18:00Z" w16du:dateUtc="2026-09-01T19:48:00Z">
            <w:r>
              <w:rPr>
                <w:webHidden/>
              </w:rPr>
              <w:fldChar w:fldCharType="separate"/>
            </w:r>
            <w:r>
              <w:rPr>
                <w:webHidden/>
              </w:rPr>
              <w:t>24</w:t>
            </w:r>
            <w:r>
              <w:rPr>
                <w:webHidden/>
              </w:rPr>
              <w:fldChar w:fldCharType="end"/>
            </w:r>
            <w:r w:rsidRPr="0034473A">
              <w:rPr>
                <w:rStyle w:val="Hyperlink"/>
              </w:rPr>
              <w:fldChar w:fldCharType="end"/>
            </w:r>
          </w:ins>
        </w:p>
        <w:p w14:paraId="5F5E1AC2" w14:textId="1066EE8C" w:rsidR="00977C1C" w:rsidRDefault="00977C1C">
          <w:pPr>
            <w:pStyle w:val="TOC2"/>
            <w:rPr>
              <w:ins w:id="246"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47"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"_Toc239204316"</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4.6 Sample Selection</w:t>
            </w:r>
            <w:r>
              <w:rPr>
                <w:webHidden/>
              </w:rPr>
              <w:tab/>
            </w:r>
            <w:r>
              <w:rPr>
                <w:webHidden/>
              </w:rPr>
              <w:fldChar w:fldCharType="begin"/>
            </w:r>
            <w:r>
              <w:rPr>
                <w:webHidden/>
              </w:rPr>
              <w:instrText xml:space="preserve"> PAGEREF _Toc239204316 \h </w:instrText>
            </w:r>
          </w:ins>
          <w:r>
            <w:rPr>
              <w:webHidden/>
            </w:rPr>
          </w:r>
          <w:ins w:id="248" w:author="JAGADEESHWAR REDDY" w:date="2026-09-02T01:18:00Z" w16du:dateUtc="2026-09-01T19:48:00Z">
            <w:r>
              <w:rPr>
                <w:webHidden/>
              </w:rPr>
              <w:fldChar w:fldCharType="separate"/>
            </w:r>
            <w:r>
              <w:rPr>
                <w:webHidden/>
              </w:rPr>
              <w:t>24</w:t>
            </w:r>
            <w:r>
              <w:rPr>
                <w:webHidden/>
              </w:rPr>
              <w:fldChar w:fldCharType="end"/>
            </w:r>
            <w:r w:rsidRPr="0034473A">
              <w:rPr>
                <w:rStyle w:val="Hyperlink"/>
              </w:rPr>
              <w:fldChar w:fldCharType="end"/>
            </w:r>
          </w:ins>
        </w:p>
        <w:p w14:paraId="38356582" w14:textId="66F00611" w:rsidR="00977C1C" w:rsidRDefault="00977C1C">
          <w:pPr>
            <w:pStyle w:val="TOC2"/>
            <w:rPr>
              <w:ins w:id="249"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5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4.7 Variable Measurement</w:t>
            </w:r>
            <w:r>
              <w:rPr>
                <w:webHidden/>
              </w:rPr>
              <w:tab/>
            </w:r>
            <w:r>
              <w:rPr>
                <w:webHidden/>
              </w:rPr>
              <w:fldChar w:fldCharType="begin"/>
            </w:r>
            <w:r>
              <w:rPr>
                <w:webHidden/>
              </w:rPr>
              <w:instrText xml:space="preserve"> PAGEREF _Toc239204317 \h </w:instrText>
            </w:r>
          </w:ins>
          <w:r>
            <w:rPr>
              <w:webHidden/>
            </w:rPr>
          </w:r>
          <w:ins w:id="251" w:author="JAGADEESHWAR REDDY" w:date="2026-09-02T01:18:00Z" w16du:dateUtc="2026-09-01T19:48:00Z">
            <w:r>
              <w:rPr>
                <w:webHidden/>
              </w:rPr>
              <w:fldChar w:fldCharType="separate"/>
            </w:r>
            <w:r>
              <w:rPr>
                <w:webHidden/>
              </w:rPr>
              <w:t>25</w:t>
            </w:r>
            <w:r>
              <w:rPr>
                <w:webHidden/>
              </w:rPr>
              <w:fldChar w:fldCharType="end"/>
            </w:r>
            <w:r w:rsidRPr="0034473A">
              <w:rPr>
                <w:rStyle w:val="Hyperlink"/>
              </w:rPr>
              <w:fldChar w:fldCharType="end"/>
            </w:r>
          </w:ins>
        </w:p>
        <w:p w14:paraId="73840EAE" w14:textId="3D4405BE" w:rsidR="00977C1C" w:rsidRDefault="00977C1C">
          <w:pPr>
            <w:pStyle w:val="TOC2"/>
            <w:rPr>
              <w:ins w:id="252"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53"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"_Toc239204318"</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4.8 Data Analysis Techniques</w:t>
            </w:r>
            <w:r>
              <w:rPr>
                <w:webHidden/>
              </w:rPr>
              <w:tab/>
            </w:r>
            <w:r>
              <w:rPr>
                <w:webHidden/>
              </w:rPr>
              <w:fldChar w:fldCharType="begin"/>
            </w:r>
            <w:r>
              <w:rPr>
                <w:webHidden/>
              </w:rPr>
              <w:instrText xml:space="preserve"> PAGEREF _Toc239204318 \h </w:instrText>
            </w:r>
          </w:ins>
          <w:r>
            <w:rPr>
              <w:webHidden/>
            </w:rPr>
          </w:r>
          <w:ins w:id="254" w:author="JAGADEESHWAR REDDY" w:date="2026-09-02T01:18:00Z" w16du:dateUtc="2026-09-01T19:48:00Z">
            <w:r>
              <w:rPr>
                <w:webHidden/>
              </w:rPr>
              <w:fldChar w:fldCharType="separate"/>
            </w:r>
            <w:r>
              <w:rPr>
                <w:webHidden/>
              </w:rPr>
              <w:t>27</w:t>
            </w:r>
            <w:r>
              <w:rPr>
                <w:webHidden/>
              </w:rPr>
              <w:fldChar w:fldCharType="end"/>
            </w:r>
            <w:r w:rsidRPr="0034473A">
              <w:rPr>
                <w:rStyle w:val="Hyperlink"/>
              </w:rPr>
              <w:fldChar w:fldCharType="end"/>
            </w:r>
          </w:ins>
        </w:p>
        <w:p w14:paraId="2C341CFA" w14:textId="263C8091" w:rsidR="00977C1C" w:rsidRDefault="00977C1C">
          <w:pPr>
            <w:pStyle w:val="TOC2"/>
            <w:rPr>
              <w:ins w:id="255"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56"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"_Toc239204319"</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4.9 Reliability and Validity</w:t>
            </w:r>
            <w:r>
              <w:rPr>
                <w:webHidden/>
              </w:rPr>
              <w:tab/>
            </w:r>
            <w:r>
              <w:rPr>
                <w:webHidden/>
              </w:rPr>
              <w:fldChar w:fldCharType="begin"/>
            </w:r>
            <w:r>
              <w:rPr>
                <w:webHidden/>
              </w:rPr>
              <w:instrText xml:space="preserve"> PAGEREF _Toc239204319 \h </w:instrText>
            </w:r>
          </w:ins>
          <w:r>
            <w:rPr>
              <w:webHidden/>
            </w:rPr>
          </w:r>
          <w:ins w:id="257" w:author="JAGADEESHWAR REDDY" w:date="2026-09-02T01:18:00Z" w16du:dateUtc="2026-09-01T19:48:00Z">
            <w:r>
              <w:rPr>
                <w:webHidden/>
              </w:rPr>
              <w:fldChar w:fldCharType="separate"/>
            </w:r>
            <w:r>
              <w:rPr>
                <w:webHidden/>
              </w:rPr>
              <w:t>28</w:t>
            </w:r>
            <w:r>
              <w:rPr>
                <w:webHidden/>
              </w:rPr>
              <w:fldChar w:fldCharType="end"/>
            </w:r>
            <w:r w:rsidRPr="0034473A">
              <w:rPr>
                <w:rStyle w:val="Hyperlink"/>
              </w:rPr>
              <w:fldChar w:fldCharType="end"/>
            </w:r>
          </w:ins>
        </w:p>
        <w:p w14:paraId="66486EB8" w14:textId="44648EC5" w:rsidR="00977C1C" w:rsidRDefault="00977C1C">
          <w:pPr>
            <w:pStyle w:val="TOC2"/>
            <w:rPr>
              <w:ins w:id="258"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59"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"_Toc239204320"</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4.10 Ethical Considerations</w:t>
            </w:r>
            <w:r>
              <w:rPr>
                <w:webHidden/>
              </w:rPr>
              <w:tab/>
            </w:r>
            <w:r>
              <w:rPr>
                <w:webHidden/>
              </w:rPr>
              <w:fldChar w:fldCharType="begin"/>
            </w:r>
            <w:r>
              <w:rPr>
                <w:webHidden/>
              </w:rPr>
              <w:instrText xml:space="preserve"> PAGEREF _Toc239204320 \h </w:instrText>
            </w:r>
          </w:ins>
          <w:r>
            <w:rPr>
              <w:webHidden/>
            </w:rPr>
          </w:r>
          <w:ins w:id="260" w:author="JAGADEESHWAR REDDY" w:date="2026-09-02T01:18:00Z" w16du:dateUtc="2026-09-01T19:48:00Z">
            <w:r>
              <w:rPr>
                <w:webHidden/>
              </w:rPr>
              <w:fldChar w:fldCharType="separate"/>
            </w:r>
            <w:r>
              <w:rPr>
                <w:webHidden/>
              </w:rPr>
              <w:t>28</w:t>
            </w:r>
            <w:r>
              <w:rPr>
                <w:webHidden/>
              </w:rPr>
              <w:fldChar w:fldCharType="end"/>
            </w:r>
            <w:r w:rsidRPr="0034473A">
              <w:rPr>
                <w:rStyle w:val="Hyperlink"/>
              </w:rPr>
              <w:fldChar w:fldCharType="end"/>
            </w:r>
          </w:ins>
        </w:p>
        <w:p w14:paraId="03CC8920" w14:textId="245074DF" w:rsidR="00977C1C" w:rsidRDefault="00977C1C">
          <w:pPr>
            <w:pStyle w:val="TOC2"/>
            <w:rPr>
              <w:ins w:id="261"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62"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"_Toc239204321"</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4.11 Chapter Summary</w:t>
            </w:r>
            <w:r>
              <w:rPr>
                <w:webHidden/>
              </w:rPr>
              <w:tab/>
            </w:r>
            <w:r>
              <w:rPr>
                <w:webHidden/>
              </w:rPr>
              <w:fldChar w:fldCharType="begin"/>
            </w:r>
            <w:r>
              <w:rPr>
                <w:webHidden/>
              </w:rPr>
              <w:instrText xml:space="preserve"> PAGEREF _Toc239204321 \h </w:instrText>
            </w:r>
          </w:ins>
          <w:r>
            <w:rPr>
              <w:webHidden/>
            </w:rPr>
          </w:r>
          <w:ins w:id="263" w:author="JAGADEESHWAR REDDY" w:date="2026-09-02T01:18:00Z" w16du:dateUtc="2026-09-01T19:48:00Z">
            <w:r>
              <w:rPr>
                <w:webHidden/>
              </w:rPr>
              <w:fldChar w:fldCharType="separate"/>
            </w:r>
            <w:r>
              <w:rPr>
                <w:webHidden/>
              </w:rPr>
              <w:t>28</w:t>
            </w:r>
            <w:r>
              <w:rPr>
                <w:webHidden/>
              </w:rPr>
              <w:fldChar w:fldCharType="end"/>
            </w:r>
            <w:r w:rsidRPr="0034473A">
              <w:rPr>
                <w:rStyle w:val="Hyperlink"/>
              </w:rPr>
              <w:fldChar w:fldCharType="end"/>
            </w:r>
          </w:ins>
        </w:p>
        <w:p w14:paraId="58B542E7" w14:textId="49DE332A" w:rsidR="00977C1C" w:rsidRDefault="00977C1C">
          <w:pPr>
            <w:pStyle w:val="TOC1"/>
            <w:rPr>
              <w:ins w:id="264"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265"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"_Toc239204322"</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5. Results and Analysis</w:t>
            </w:r>
            <w:r>
              <w:rPr>
                <w:webHidden/>
              </w:rPr>
              <w:tab/>
            </w:r>
            <w:r>
              <w:rPr>
                <w:webHidden/>
              </w:rPr>
              <w:fldChar w:fldCharType="begin"/>
            </w:r>
            <w:r>
              <w:rPr>
                <w:webHidden/>
              </w:rPr>
              <w:instrText xml:space="preserve"> PAGEREF _Toc239204322 \h </w:instrText>
            </w:r>
          </w:ins>
          <w:r>
            <w:rPr>
              <w:webHidden/>
            </w:rPr>
          </w:r>
          <w:ins w:id="266" w:author="JAGADEESHWAR REDDY" w:date="2026-09-02T01:18:00Z" w16du:dateUtc="2026-09-01T19:48:00Z">
            <w:r>
              <w:rPr>
                <w:webHidden/>
              </w:rPr>
              <w:fldChar w:fldCharType="separate"/>
            </w:r>
            <w:r>
              <w:rPr>
                <w:webHidden/>
              </w:rPr>
              <w:t>29</w:t>
            </w:r>
            <w:r>
              <w:rPr>
                <w:webHidden/>
              </w:rPr>
              <w:fldChar w:fldCharType="end"/>
            </w:r>
            <w:r w:rsidRPr="0034473A">
              <w:rPr>
                <w:rStyle w:val="Hyperlink"/>
              </w:rPr>
              <w:fldChar w:fldCharType="end"/>
            </w:r>
          </w:ins>
        </w:p>
        <w:p w14:paraId="3CD46D30" w14:textId="632F6F44" w:rsidR="00977C1C" w:rsidRDefault="00977C1C">
          <w:pPr>
            <w:pStyle w:val="TOC2"/>
            <w:rPr>
              <w:ins w:id="267"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68"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"_Toc239204323"</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5.1 Descriptive Statistics</w:t>
            </w:r>
            <w:r>
              <w:rPr>
                <w:webHidden/>
              </w:rPr>
              <w:tab/>
            </w:r>
            <w:r>
              <w:rPr>
                <w:webHidden/>
              </w:rPr>
              <w:fldChar w:fldCharType="begin"/>
            </w:r>
            <w:r>
              <w:rPr>
                <w:webHidden/>
              </w:rPr>
              <w:instrText xml:space="preserve"> PAGEREF _Toc239204323 \h </w:instrText>
            </w:r>
          </w:ins>
          <w:r>
            <w:rPr>
              <w:webHidden/>
            </w:rPr>
          </w:r>
          <w:ins w:id="269" w:author="JAGADEESHWAR REDDY" w:date="2026-09-02T01:18:00Z" w16du:dateUtc="2026-09-01T19:48:00Z">
            <w:r>
              <w:rPr>
                <w:webHidden/>
              </w:rPr>
              <w:fldChar w:fldCharType="separate"/>
            </w:r>
            <w:r>
              <w:rPr>
                <w:webHidden/>
              </w:rPr>
              <w:t>29</w:t>
            </w:r>
            <w:r>
              <w:rPr>
                <w:webHidden/>
              </w:rPr>
              <w:fldChar w:fldCharType="end"/>
            </w:r>
            <w:r w:rsidRPr="0034473A">
              <w:rPr>
                <w:rStyle w:val="Hyperlink"/>
              </w:rPr>
              <w:fldChar w:fldCharType="end"/>
            </w:r>
          </w:ins>
        </w:p>
        <w:p w14:paraId="3C6D990A" w14:textId="170D4E10" w:rsidR="00977C1C" w:rsidRDefault="00977C1C">
          <w:pPr>
            <w:pStyle w:val="TOC2"/>
            <w:rPr>
              <w:ins w:id="270"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71"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"_Toc239204324"</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5.2  Correlation Analysis</w:t>
            </w:r>
            <w:r>
              <w:rPr>
                <w:webHidden/>
              </w:rPr>
              <w:tab/>
            </w:r>
            <w:r>
              <w:rPr>
                <w:webHidden/>
              </w:rPr>
              <w:fldChar w:fldCharType="begin"/>
            </w:r>
            <w:r>
              <w:rPr>
                <w:webHidden/>
              </w:rPr>
              <w:instrText xml:space="preserve"> PAGEREF _Toc239204324 \h </w:instrText>
            </w:r>
          </w:ins>
          <w:r>
            <w:rPr>
              <w:webHidden/>
            </w:rPr>
          </w:r>
          <w:ins w:id="272" w:author="JAGADEESHWAR REDDY" w:date="2026-09-02T01:18:00Z" w16du:dateUtc="2026-09-01T19:48:00Z">
            <w:r>
              <w:rPr>
                <w:webHidden/>
              </w:rPr>
              <w:fldChar w:fldCharType="separate"/>
            </w:r>
            <w:r>
              <w:rPr>
                <w:webHidden/>
              </w:rPr>
              <w:t>30</w:t>
            </w:r>
            <w:r>
              <w:rPr>
                <w:webHidden/>
              </w:rPr>
              <w:fldChar w:fldCharType="end"/>
            </w:r>
            <w:r w:rsidRPr="0034473A">
              <w:rPr>
                <w:rStyle w:val="Hyperlink"/>
              </w:rPr>
              <w:fldChar w:fldCharType="end"/>
            </w:r>
          </w:ins>
        </w:p>
        <w:p w14:paraId="5394DCDD" w14:textId="4E20DB39" w:rsidR="00977C1C" w:rsidRDefault="00977C1C">
          <w:pPr>
            <w:pStyle w:val="TOC2"/>
            <w:rPr>
              <w:ins w:id="273"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74"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"_Toc239204325"</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5.3 Regression Analysis</w:t>
            </w:r>
            <w:r>
              <w:rPr>
                <w:webHidden/>
              </w:rPr>
              <w:tab/>
            </w:r>
            <w:r>
              <w:rPr>
                <w:webHidden/>
              </w:rPr>
              <w:fldChar w:fldCharType="begin"/>
            </w:r>
            <w:r>
              <w:rPr>
                <w:webHidden/>
              </w:rPr>
              <w:instrText xml:space="preserve"> PAGEREF _Toc239204325 \h </w:instrText>
            </w:r>
          </w:ins>
          <w:r>
            <w:rPr>
              <w:webHidden/>
            </w:rPr>
          </w:r>
          <w:ins w:id="275" w:author="JAGADEESHWAR REDDY" w:date="2026-09-02T01:18:00Z" w16du:dateUtc="2026-09-01T19:48:00Z">
            <w:r>
              <w:rPr>
                <w:webHidden/>
              </w:rPr>
              <w:fldChar w:fldCharType="separate"/>
            </w:r>
            <w:r>
              <w:rPr>
                <w:webHidden/>
              </w:rPr>
              <w:t>32</w:t>
            </w:r>
            <w:r>
              <w:rPr>
                <w:webHidden/>
              </w:rPr>
              <w:fldChar w:fldCharType="end"/>
            </w:r>
            <w:r w:rsidRPr="0034473A">
              <w:rPr>
                <w:rStyle w:val="Hyperlink"/>
              </w:rPr>
              <w:fldChar w:fldCharType="end"/>
            </w:r>
          </w:ins>
        </w:p>
        <w:p w14:paraId="10E9E806" w14:textId="1DFD8ABD" w:rsidR="00977C1C" w:rsidRDefault="00977C1C">
          <w:pPr>
            <w:pStyle w:val="TOC2"/>
            <w:rPr>
              <w:ins w:id="276"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77"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"_Toc239204326"</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5.3.1. Hypothesis 1: Inventory Management Efficiency and Working Capital Efficiency</w:t>
            </w:r>
            <w:r>
              <w:rPr>
                <w:webHidden/>
              </w:rPr>
              <w:tab/>
            </w:r>
            <w:r>
              <w:rPr>
                <w:webHidden/>
              </w:rPr>
              <w:fldChar w:fldCharType="begin"/>
            </w:r>
            <w:r>
              <w:rPr>
                <w:webHidden/>
              </w:rPr>
              <w:instrText xml:space="preserve"> PAGEREF _Toc239204326 \h </w:instrText>
            </w:r>
          </w:ins>
          <w:r>
            <w:rPr>
              <w:webHidden/>
            </w:rPr>
          </w:r>
          <w:ins w:id="278" w:author="JAGADEESHWAR REDDY" w:date="2026-09-02T01:18:00Z" w16du:dateUtc="2026-09-01T19:48:00Z">
            <w:r>
              <w:rPr>
                <w:webHidden/>
              </w:rPr>
              <w:fldChar w:fldCharType="separate"/>
            </w:r>
            <w:r>
              <w:rPr>
                <w:webHidden/>
              </w:rPr>
              <w:t>32</w:t>
            </w:r>
            <w:r>
              <w:rPr>
                <w:webHidden/>
              </w:rPr>
              <w:fldChar w:fldCharType="end"/>
            </w:r>
            <w:r w:rsidRPr="0034473A">
              <w:rPr>
                <w:rStyle w:val="Hyperlink"/>
              </w:rPr>
              <w:fldChar w:fldCharType="end"/>
            </w:r>
          </w:ins>
        </w:p>
        <w:p w14:paraId="7876EA92" w14:textId="44BEAB1F" w:rsidR="00977C1C" w:rsidRDefault="00977C1C">
          <w:pPr>
            <w:pStyle w:val="TOC2"/>
            <w:rPr>
              <w:ins w:id="279"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8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5.3.2 Hypothesis 2: Inventory Management Efficiency and Firm Performance</w:t>
            </w:r>
            <w:r>
              <w:rPr>
                <w:webHidden/>
              </w:rPr>
              <w:tab/>
            </w:r>
            <w:r>
              <w:rPr>
                <w:webHidden/>
              </w:rPr>
              <w:fldChar w:fldCharType="begin"/>
            </w:r>
            <w:r>
              <w:rPr>
                <w:webHidden/>
              </w:rPr>
              <w:instrText xml:space="preserve"> PAGEREF _Toc239204327 \h </w:instrText>
            </w:r>
          </w:ins>
          <w:r>
            <w:rPr>
              <w:webHidden/>
            </w:rPr>
          </w:r>
          <w:ins w:id="281" w:author="JAGADEESHWAR REDDY" w:date="2026-09-02T01:18:00Z" w16du:dateUtc="2026-09-01T19:48:00Z">
            <w:r>
              <w:rPr>
                <w:webHidden/>
              </w:rPr>
              <w:fldChar w:fldCharType="separate"/>
            </w:r>
            <w:r>
              <w:rPr>
                <w:webHidden/>
              </w:rPr>
              <w:t>33</w:t>
            </w:r>
            <w:r>
              <w:rPr>
                <w:webHidden/>
              </w:rPr>
              <w:fldChar w:fldCharType="end"/>
            </w:r>
            <w:r w:rsidRPr="0034473A">
              <w:rPr>
                <w:rStyle w:val="Hyperlink"/>
              </w:rPr>
              <w:fldChar w:fldCharType="end"/>
            </w:r>
          </w:ins>
        </w:p>
        <w:p w14:paraId="0511CC51" w14:textId="5E780340" w:rsidR="00977C1C" w:rsidRDefault="00977C1C">
          <w:pPr>
            <w:pStyle w:val="TOC2"/>
            <w:rPr>
              <w:ins w:id="282"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83"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"_Toc239204328"</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5.3.3.  Hypothesis 3: Working Capital Efficiency and Firm Performance</w:t>
            </w:r>
            <w:r>
              <w:rPr>
                <w:webHidden/>
              </w:rPr>
              <w:tab/>
            </w:r>
            <w:r>
              <w:rPr>
                <w:webHidden/>
              </w:rPr>
              <w:fldChar w:fldCharType="begin"/>
            </w:r>
            <w:r>
              <w:rPr>
                <w:webHidden/>
              </w:rPr>
              <w:instrText xml:space="preserve"> PAGEREF _Toc239204328 \h </w:instrText>
            </w:r>
          </w:ins>
          <w:r>
            <w:rPr>
              <w:webHidden/>
            </w:rPr>
          </w:r>
          <w:ins w:id="284" w:author="JAGADEESHWAR REDDY" w:date="2026-09-02T01:18:00Z" w16du:dateUtc="2026-09-01T19:48:00Z">
            <w:r>
              <w:rPr>
                <w:webHidden/>
              </w:rPr>
              <w:fldChar w:fldCharType="separate"/>
            </w:r>
            <w:r>
              <w:rPr>
                <w:webHidden/>
              </w:rPr>
              <w:t>35</w:t>
            </w:r>
            <w:r>
              <w:rPr>
                <w:webHidden/>
              </w:rPr>
              <w:fldChar w:fldCharType="end"/>
            </w:r>
            <w:r w:rsidRPr="0034473A">
              <w:rPr>
                <w:rStyle w:val="Hyperlink"/>
              </w:rPr>
              <w:fldChar w:fldCharType="end"/>
            </w:r>
          </w:ins>
        </w:p>
        <w:p w14:paraId="16D7FAD9" w14:textId="4D544AA9" w:rsidR="00977C1C" w:rsidRDefault="00977C1C">
          <w:pPr>
            <w:pStyle w:val="TOC2"/>
            <w:rPr>
              <w:ins w:id="285"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86"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"_Toc239204329"</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5.4.  Mediation Analysis: The Mediating Role of Working Capital Efficiency</w:t>
            </w:r>
            <w:r>
              <w:rPr>
                <w:webHidden/>
              </w:rPr>
              <w:tab/>
            </w:r>
            <w:r>
              <w:rPr>
                <w:webHidden/>
              </w:rPr>
              <w:fldChar w:fldCharType="begin"/>
            </w:r>
            <w:r>
              <w:rPr>
                <w:webHidden/>
              </w:rPr>
              <w:instrText xml:space="preserve"> PAGEREF _Toc239204329 \h </w:instrText>
            </w:r>
          </w:ins>
          <w:r>
            <w:rPr>
              <w:webHidden/>
            </w:rPr>
          </w:r>
          <w:ins w:id="287" w:author="JAGADEESHWAR REDDY" w:date="2026-09-02T01:18:00Z" w16du:dateUtc="2026-09-01T19:48:00Z">
            <w:r>
              <w:rPr>
                <w:webHidden/>
              </w:rPr>
              <w:fldChar w:fldCharType="separate"/>
            </w:r>
            <w:r>
              <w:rPr>
                <w:webHidden/>
              </w:rPr>
              <w:t>36</w:t>
            </w:r>
            <w:r>
              <w:rPr>
                <w:webHidden/>
              </w:rPr>
              <w:fldChar w:fldCharType="end"/>
            </w:r>
            <w:r w:rsidRPr="0034473A">
              <w:rPr>
                <w:rStyle w:val="Hyperlink"/>
              </w:rPr>
              <w:fldChar w:fldCharType="end"/>
            </w:r>
          </w:ins>
        </w:p>
        <w:p w14:paraId="76BF0BE1" w14:textId="4C04B05D" w:rsidR="00977C1C" w:rsidRDefault="00977C1C">
          <w:pPr>
            <w:pStyle w:val="TOC2"/>
            <w:rPr>
              <w:ins w:id="288"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89"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"_Toc239204330"</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5.5. Summary of Hypothesis Testing</w:t>
            </w:r>
            <w:r>
              <w:rPr>
                <w:webHidden/>
              </w:rPr>
              <w:tab/>
            </w:r>
            <w:r>
              <w:rPr>
                <w:webHidden/>
              </w:rPr>
              <w:fldChar w:fldCharType="begin"/>
            </w:r>
            <w:r>
              <w:rPr>
                <w:webHidden/>
              </w:rPr>
              <w:instrText xml:space="preserve"> PAGEREF _Toc239204330 \h </w:instrText>
            </w:r>
          </w:ins>
          <w:r>
            <w:rPr>
              <w:webHidden/>
            </w:rPr>
          </w:r>
          <w:ins w:id="290" w:author="JAGADEESHWAR REDDY" w:date="2026-09-02T01:18:00Z" w16du:dateUtc="2026-09-01T19:48:00Z">
            <w:r>
              <w:rPr>
                <w:webHidden/>
              </w:rPr>
              <w:fldChar w:fldCharType="separate"/>
            </w:r>
            <w:r>
              <w:rPr>
                <w:webHidden/>
              </w:rPr>
              <w:t>37</w:t>
            </w:r>
            <w:r>
              <w:rPr>
                <w:webHidden/>
              </w:rPr>
              <w:fldChar w:fldCharType="end"/>
            </w:r>
            <w:r w:rsidRPr="0034473A">
              <w:rPr>
                <w:rStyle w:val="Hyperlink"/>
              </w:rPr>
              <w:fldChar w:fldCharType="end"/>
            </w:r>
          </w:ins>
        </w:p>
        <w:p w14:paraId="1A37A7A8" w14:textId="63094428" w:rsidR="00977C1C" w:rsidRDefault="00977C1C">
          <w:pPr>
            <w:pStyle w:val="TOC1"/>
            <w:rPr>
              <w:ins w:id="291"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292"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"_Toc239204331"</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6. Discussion</w:t>
            </w:r>
            <w:r>
              <w:rPr>
                <w:webHidden/>
              </w:rPr>
              <w:tab/>
            </w:r>
            <w:r>
              <w:rPr>
                <w:webHidden/>
              </w:rPr>
              <w:fldChar w:fldCharType="begin"/>
            </w:r>
            <w:r>
              <w:rPr>
                <w:webHidden/>
              </w:rPr>
              <w:instrText xml:space="preserve"> PAGEREF _Toc239204331 \h </w:instrText>
            </w:r>
          </w:ins>
          <w:r>
            <w:rPr>
              <w:webHidden/>
            </w:rPr>
          </w:r>
          <w:ins w:id="293" w:author="JAGADEESHWAR REDDY" w:date="2026-09-02T01:18:00Z" w16du:dateUtc="2026-09-01T19:48:00Z">
            <w:r>
              <w:rPr>
                <w:webHidden/>
              </w:rPr>
              <w:fldChar w:fldCharType="separate"/>
            </w:r>
            <w:r>
              <w:rPr>
                <w:webHidden/>
              </w:rPr>
              <w:t>39</w:t>
            </w:r>
            <w:r>
              <w:rPr>
                <w:webHidden/>
              </w:rPr>
              <w:fldChar w:fldCharType="end"/>
            </w:r>
            <w:r w:rsidRPr="0034473A">
              <w:rPr>
                <w:rStyle w:val="Hyperlink"/>
              </w:rPr>
              <w:fldChar w:fldCharType="end"/>
            </w:r>
          </w:ins>
        </w:p>
        <w:p w14:paraId="6427A7AE" w14:textId="16FBB675" w:rsidR="00977C1C" w:rsidRDefault="00977C1C">
          <w:pPr>
            <w:pStyle w:val="TOC2"/>
            <w:rPr>
              <w:ins w:id="294"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95"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"_Toc239204332"</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6.1. Discussion of H1: Inventory Management Efficiency and Working Capital Efficiency</w:t>
            </w:r>
            <w:r>
              <w:rPr>
                <w:webHidden/>
              </w:rPr>
              <w:tab/>
            </w:r>
            <w:r>
              <w:rPr>
                <w:webHidden/>
              </w:rPr>
              <w:fldChar w:fldCharType="begin"/>
            </w:r>
            <w:r>
              <w:rPr>
                <w:webHidden/>
              </w:rPr>
              <w:instrText xml:space="preserve"> PAGEREF _Toc239204332 \h </w:instrText>
            </w:r>
          </w:ins>
          <w:r>
            <w:rPr>
              <w:webHidden/>
            </w:rPr>
          </w:r>
          <w:ins w:id="296" w:author="JAGADEESHWAR REDDY" w:date="2026-09-02T01:18:00Z" w16du:dateUtc="2026-09-01T19:48:00Z">
            <w:r>
              <w:rPr>
                <w:webHidden/>
              </w:rPr>
              <w:fldChar w:fldCharType="separate"/>
            </w:r>
            <w:r>
              <w:rPr>
                <w:webHidden/>
              </w:rPr>
              <w:t>39</w:t>
            </w:r>
            <w:r>
              <w:rPr>
                <w:webHidden/>
              </w:rPr>
              <w:fldChar w:fldCharType="end"/>
            </w:r>
            <w:r w:rsidRPr="0034473A">
              <w:rPr>
                <w:rStyle w:val="Hyperlink"/>
              </w:rPr>
              <w:fldChar w:fldCharType="end"/>
            </w:r>
          </w:ins>
        </w:p>
        <w:p w14:paraId="60589B45" w14:textId="1D12424E" w:rsidR="00977C1C" w:rsidRDefault="00977C1C">
          <w:pPr>
            <w:pStyle w:val="TOC2"/>
            <w:rPr>
              <w:ins w:id="297"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298"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"_Toc239204333"</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6.2 Discussion of H2: Inventory Management Efficiency and Firm Financial Performance</w:t>
            </w:r>
            <w:r>
              <w:rPr>
                <w:webHidden/>
              </w:rPr>
              <w:tab/>
            </w:r>
            <w:r>
              <w:rPr>
                <w:webHidden/>
              </w:rPr>
              <w:fldChar w:fldCharType="begin"/>
            </w:r>
            <w:r>
              <w:rPr>
                <w:webHidden/>
              </w:rPr>
              <w:instrText xml:space="preserve"> PAGEREF _Toc239204333 \h </w:instrText>
            </w:r>
          </w:ins>
          <w:r>
            <w:rPr>
              <w:webHidden/>
            </w:rPr>
          </w:r>
          <w:ins w:id="299" w:author="JAGADEESHWAR REDDY" w:date="2026-09-02T01:18:00Z" w16du:dateUtc="2026-09-01T19:48:00Z">
            <w:r>
              <w:rPr>
                <w:webHidden/>
              </w:rPr>
              <w:fldChar w:fldCharType="separate"/>
            </w:r>
            <w:r>
              <w:rPr>
                <w:webHidden/>
              </w:rPr>
              <w:t>39</w:t>
            </w:r>
            <w:r>
              <w:rPr>
                <w:webHidden/>
              </w:rPr>
              <w:fldChar w:fldCharType="end"/>
            </w:r>
            <w:r w:rsidRPr="0034473A">
              <w:rPr>
                <w:rStyle w:val="Hyperlink"/>
              </w:rPr>
              <w:fldChar w:fldCharType="end"/>
            </w:r>
          </w:ins>
        </w:p>
        <w:p w14:paraId="424996D5" w14:textId="21CED7F0" w:rsidR="00977C1C" w:rsidRDefault="00977C1C">
          <w:pPr>
            <w:pStyle w:val="TOC2"/>
            <w:rPr>
              <w:ins w:id="300"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01"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"_Toc239204334"</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6.3.  Discussion of H3: Working Capital Efficiency and Firm Financial Performance</w:t>
            </w:r>
            <w:r>
              <w:rPr>
                <w:webHidden/>
              </w:rPr>
              <w:tab/>
            </w:r>
            <w:r>
              <w:rPr>
                <w:webHidden/>
              </w:rPr>
              <w:fldChar w:fldCharType="begin"/>
            </w:r>
            <w:r>
              <w:rPr>
                <w:webHidden/>
              </w:rPr>
              <w:instrText xml:space="preserve"> PAGEREF _Toc239204334 \h </w:instrText>
            </w:r>
          </w:ins>
          <w:r>
            <w:rPr>
              <w:webHidden/>
            </w:rPr>
          </w:r>
          <w:ins w:id="302" w:author="JAGADEESHWAR REDDY" w:date="2026-09-02T01:18:00Z" w16du:dateUtc="2026-09-01T19:48:00Z">
            <w:r>
              <w:rPr>
                <w:webHidden/>
              </w:rPr>
              <w:fldChar w:fldCharType="separate"/>
            </w:r>
            <w:r>
              <w:rPr>
                <w:webHidden/>
              </w:rPr>
              <w:t>40</w:t>
            </w:r>
            <w:r>
              <w:rPr>
                <w:webHidden/>
              </w:rPr>
              <w:fldChar w:fldCharType="end"/>
            </w:r>
            <w:r w:rsidRPr="0034473A">
              <w:rPr>
                <w:rStyle w:val="Hyperlink"/>
              </w:rPr>
              <w:fldChar w:fldCharType="end"/>
            </w:r>
          </w:ins>
        </w:p>
        <w:p w14:paraId="1C2C5162" w14:textId="613FB940" w:rsidR="00977C1C" w:rsidRDefault="00977C1C">
          <w:pPr>
            <w:pStyle w:val="TOC2"/>
            <w:rPr>
              <w:ins w:id="303"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04"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"_Toc239204335"</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6.4. Discussion of H4: The Mediating Role of Working Capital Efficiency</w:t>
            </w:r>
            <w:r>
              <w:rPr>
                <w:webHidden/>
              </w:rPr>
              <w:tab/>
            </w:r>
            <w:r>
              <w:rPr>
                <w:webHidden/>
              </w:rPr>
              <w:fldChar w:fldCharType="begin"/>
            </w:r>
            <w:r>
              <w:rPr>
                <w:webHidden/>
              </w:rPr>
              <w:instrText xml:space="preserve"> PAGEREF _Toc239204335 \h </w:instrText>
            </w:r>
          </w:ins>
          <w:r>
            <w:rPr>
              <w:webHidden/>
            </w:rPr>
          </w:r>
          <w:ins w:id="305" w:author="JAGADEESHWAR REDDY" w:date="2026-09-02T01:18:00Z" w16du:dateUtc="2026-09-01T19:48:00Z">
            <w:r>
              <w:rPr>
                <w:webHidden/>
              </w:rPr>
              <w:fldChar w:fldCharType="separate"/>
            </w:r>
            <w:r>
              <w:rPr>
                <w:webHidden/>
              </w:rPr>
              <w:t>41</w:t>
            </w:r>
            <w:r>
              <w:rPr>
                <w:webHidden/>
              </w:rPr>
              <w:fldChar w:fldCharType="end"/>
            </w:r>
            <w:r w:rsidRPr="0034473A">
              <w:rPr>
                <w:rStyle w:val="Hyperlink"/>
              </w:rPr>
              <w:fldChar w:fldCharType="end"/>
            </w:r>
          </w:ins>
        </w:p>
        <w:p w14:paraId="6B3AD492" w14:textId="39071F13" w:rsidR="00977C1C" w:rsidRDefault="00977C1C">
          <w:pPr>
            <w:pStyle w:val="TOC2"/>
            <w:rPr>
              <w:ins w:id="306"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07"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"_Toc239204336"</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6.5 Overall Discussion of Findings</w:t>
            </w:r>
            <w:r>
              <w:rPr>
                <w:webHidden/>
              </w:rPr>
              <w:tab/>
            </w:r>
            <w:r>
              <w:rPr>
                <w:webHidden/>
              </w:rPr>
              <w:fldChar w:fldCharType="begin"/>
            </w:r>
            <w:r>
              <w:rPr>
                <w:webHidden/>
              </w:rPr>
              <w:instrText xml:space="preserve"> PAGEREF _Toc239204336 \h </w:instrText>
            </w:r>
          </w:ins>
          <w:r>
            <w:rPr>
              <w:webHidden/>
            </w:rPr>
          </w:r>
          <w:ins w:id="308" w:author="JAGADEESHWAR REDDY" w:date="2026-09-02T01:18:00Z" w16du:dateUtc="2026-09-01T19:48:00Z">
            <w:r>
              <w:rPr>
                <w:webHidden/>
              </w:rPr>
              <w:fldChar w:fldCharType="separate"/>
            </w:r>
            <w:r>
              <w:rPr>
                <w:webHidden/>
              </w:rPr>
              <w:t>41</w:t>
            </w:r>
            <w:r>
              <w:rPr>
                <w:webHidden/>
              </w:rPr>
              <w:fldChar w:fldCharType="end"/>
            </w:r>
            <w:r w:rsidRPr="0034473A">
              <w:rPr>
                <w:rStyle w:val="Hyperlink"/>
              </w:rPr>
              <w:fldChar w:fldCharType="end"/>
            </w:r>
          </w:ins>
        </w:p>
        <w:p w14:paraId="4AF9D92D" w14:textId="6BD4E1F0" w:rsidR="00977C1C" w:rsidRDefault="00977C1C">
          <w:pPr>
            <w:pStyle w:val="TOC1"/>
            <w:rPr>
              <w:ins w:id="309"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31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7. Conclusion</w:t>
            </w:r>
            <w:r>
              <w:rPr>
                <w:webHidden/>
              </w:rPr>
              <w:tab/>
            </w:r>
            <w:r>
              <w:rPr>
                <w:webHidden/>
              </w:rPr>
              <w:fldChar w:fldCharType="begin"/>
            </w:r>
            <w:r>
              <w:rPr>
                <w:webHidden/>
              </w:rPr>
              <w:instrText xml:space="preserve"> PAGEREF _Toc239204337 \h </w:instrText>
            </w:r>
          </w:ins>
          <w:r>
            <w:rPr>
              <w:webHidden/>
            </w:rPr>
          </w:r>
          <w:ins w:id="311" w:author="JAGADEESHWAR REDDY" w:date="2026-09-02T01:18:00Z" w16du:dateUtc="2026-09-01T19:48:00Z">
            <w:r>
              <w:rPr>
                <w:webHidden/>
              </w:rPr>
              <w:fldChar w:fldCharType="separate"/>
            </w:r>
            <w:r>
              <w:rPr>
                <w:webHidden/>
              </w:rPr>
              <w:t>42</w:t>
            </w:r>
            <w:r>
              <w:rPr>
                <w:webHidden/>
              </w:rPr>
              <w:fldChar w:fldCharType="end"/>
            </w:r>
            <w:r w:rsidRPr="0034473A">
              <w:rPr>
                <w:rStyle w:val="Hyperlink"/>
              </w:rPr>
              <w:fldChar w:fldCharType="end"/>
            </w:r>
          </w:ins>
        </w:p>
        <w:p w14:paraId="6E0D822A" w14:textId="70BD9582" w:rsidR="00977C1C" w:rsidRDefault="00977C1C">
          <w:pPr>
            <w:pStyle w:val="TOC2"/>
            <w:rPr>
              <w:ins w:id="312"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13"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"_Toc239204338"</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7.1 Summary of Findings</w:t>
            </w:r>
            <w:r>
              <w:rPr>
                <w:webHidden/>
              </w:rPr>
              <w:tab/>
            </w:r>
            <w:r>
              <w:rPr>
                <w:webHidden/>
              </w:rPr>
              <w:fldChar w:fldCharType="begin"/>
            </w:r>
            <w:r>
              <w:rPr>
                <w:webHidden/>
              </w:rPr>
              <w:instrText xml:space="preserve"> PAGEREF _Toc239204338 \h </w:instrText>
            </w:r>
          </w:ins>
          <w:r>
            <w:rPr>
              <w:webHidden/>
            </w:rPr>
          </w:r>
          <w:ins w:id="314" w:author="JAGADEESHWAR REDDY" w:date="2026-09-02T01:18:00Z" w16du:dateUtc="2026-09-01T19:48:00Z">
            <w:r>
              <w:rPr>
                <w:webHidden/>
              </w:rPr>
              <w:fldChar w:fldCharType="separate"/>
            </w:r>
            <w:r>
              <w:rPr>
                <w:webHidden/>
              </w:rPr>
              <w:t>42</w:t>
            </w:r>
            <w:r>
              <w:rPr>
                <w:webHidden/>
              </w:rPr>
              <w:fldChar w:fldCharType="end"/>
            </w:r>
            <w:r w:rsidRPr="0034473A">
              <w:rPr>
                <w:rStyle w:val="Hyperlink"/>
              </w:rPr>
              <w:fldChar w:fldCharType="end"/>
            </w:r>
          </w:ins>
        </w:p>
        <w:p w14:paraId="174777E7" w14:textId="6CBF73E2" w:rsidR="00977C1C" w:rsidRDefault="00977C1C">
          <w:pPr>
            <w:pStyle w:val="TOC2"/>
            <w:rPr>
              <w:ins w:id="315"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16"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"_Toc239204339"</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7.2 Theoretical Implications</w:t>
            </w:r>
            <w:r>
              <w:rPr>
                <w:webHidden/>
              </w:rPr>
              <w:tab/>
            </w:r>
            <w:r>
              <w:rPr>
                <w:webHidden/>
              </w:rPr>
              <w:fldChar w:fldCharType="begin"/>
            </w:r>
            <w:r>
              <w:rPr>
                <w:webHidden/>
              </w:rPr>
              <w:instrText xml:space="preserve"> PAGEREF _Toc239204339 \h </w:instrText>
            </w:r>
          </w:ins>
          <w:r>
            <w:rPr>
              <w:webHidden/>
            </w:rPr>
          </w:r>
          <w:ins w:id="317" w:author="JAGADEESHWAR REDDY" w:date="2026-09-02T01:18:00Z" w16du:dateUtc="2026-09-01T19:48:00Z">
            <w:r>
              <w:rPr>
                <w:webHidden/>
              </w:rPr>
              <w:fldChar w:fldCharType="separate"/>
            </w:r>
            <w:r>
              <w:rPr>
                <w:webHidden/>
              </w:rPr>
              <w:t>43</w:t>
            </w:r>
            <w:r>
              <w:rPr>
                <w:webHidden/>
              </w:rPr>
              <w:fldChar w:fldCharType="end"/>
            </w:r>
            <w:r w:rsidRPr="0034473A">
              <w:rPr>
                <w:rStyle w:val="Hyperlink"/>
              </w:rPr>
              <w:fldChar w:fldCharType="end"/>
            </w:r>
          </w:ins>
        </w:p>
        <w:p w14:paraId="2BCF8919" w14:textId="761DA0BC" w:rsidR="00977C1C" w:rsidRDefault="00977C1C">
          <w:pPr>
            <w:pStyle w:val="TOC2"/>
            <w:rPr>
              <w:ins w:id="318"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19"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"_Toc239204340"</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7.3 Practical Implications</w:t>
            </w:r>
            <w:r>
              <w:rPr>
                <w:webHidden/>
              </w:rPr>
              <w:tab/>
            </w:r>
            <w:r>
              <w:rPr>
                <w:webHidden/>
              </w:rPr>
              <w:fldChar w:fldCharType="begin"/>
            </w:r>
            <w:r>
              <w:rPr>
                <w:webHidden/>
              </w:rPr>
              <w:instrText xml:space="preserve"> PAGEREF _Toc239204340 \h </w:instrText>
            </w:r>
          </w:ins>
          <w:r>
            <w:rPr>
              <w:webHidden/>
            </w:rPr>
          </w:r>
          <w:ins w:id="320" w:author="JAGADEESHWAR REDDY" w:date="2026-09-02T01:18:00Z" w16du:dateUtc="2026-09-01T19:48:00Z">
            <w:r>
              <w:rPr>
                <w:webHidden/>
              </w:rPr>
              <w:fldChar w:fldCharType="separate"/>
            </w:r>
            <w:r>
              <w:rPr>
                <w:webHidden/>
              </w:rPr>
              <w:t>44</w:t>
            </w:r>
            <w:r>
              <w:rPr>
                <w:webHidden/>
              </w:rPr>
              <w:fldChar w:fldCharType="end"/>
            </w:r>
            <w:r w:rsidRPr="0034473A">
              <w:rPr>
                <w:rStyle w:val="Hyperlink"/>
              </w:rPr>
              <w:fldChar w:fldCharType="end"/>
            </w:r>
          </w:ins>
        </w:p>
        <w:p w14:paraId="53CB560D" w14:textId="0FE054C4" w:rsidR="00977C1C" w:rsidRDefault="00977C1C">
          <w:pPr>
            <w:pStyle w:val="TOC2"/>
            <w:rPr>
              <w:ins w:id="321"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22"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"_Toc239204341"</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7.4 Limitations of the Study</w:t>
            </w:r>
            <w:r>
              <w:rPr>
                <w:webHidden/>
              </w:rPr>
              <w:tab/>
            </w:r>
            <w:r>
              <w:rPr>
                <w:webHidden/>
              </w:rPr>
              <w:fldChar w:fldCharType="begin"/>
            </w:r>
            <w:r>
              <w:rPr>
                <w:webHidden/>
              </w:rPr>
              <w:instrText xml:space="preserve"> PAGEREF _Toc239204341 \h </w:instrText>
            </w:r>
          </w:ins>
          <w:r>
            <w:rPr>
              <w:webHidden/>
            </w:rPr>
          </w:r>
          <w:ins w:id="323" w:author="JAGADEESHWAR REDDY" w:date="2026-09-02T01:18:00Z" w16du:dateUtc="2026-09-01T19:48:00Z">
            <w:r>
              <w:rPr>
                <w:webHidden/>
              </w:rPr>
              <w:fldChar w:fldCharType="separate"/>
            </w:r>
            <w:r>
              <w:rPr>
                <w:webHidden/>
              </w:rPr>
              <w:t>45</w:t>
            </w:r>
            <w:r>
              <w:rPr>
                <w:webHidden/>
              </w:rPr>
              <w:fldChar w:fldCharType="end"/>
            </w:r>
            <w:r w:rsidRPr="0034473A">
              <w:rPr>
                <w:rStyle w:val="Hyperlink"/>
              </w:rPr>
              <w:fldChar w:fldCharType="end"/>
            </w:r>
          </w:ins>
        </w:p>
        <w:p w14:paraId="3AB125FC" w14:textId="7D04578E" w:rsidR="00977C1C" w:rsidRDefault="00977C1C">
          <w:pPr>
            <w:pStyle w:val="TOC2"/>
            <w:rPr>
              <w:ins w:id="324"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25"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"_Toc239204342"</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7.5 Recommendations for Future Research</w:t>
            </w:r>
            <w:r>
              <w:rPr>
                <w:webHidden/>
              </w:rPr>
              <w:tab/>
            </w:r>
            <w:r>
              <w:rPr>
                <w:webHidden/>
              </w:rPr>
              <w:fldChar w:fldCharType="begin"/>
            </w:r>
            <w:r>
              <w:rPr>
                <w:webHidden/>
              </w:rPr>
              <w:instrText xml:space="preserve"> PAGEREF _Toc239204342 \h </w:instrText>
            </w:r>
          </w:ins>
          <w:r>
            <w:rPr>
              <w:webHidden/>
            </w:rPr>
          </w:r>
          <w:ins w:id="326" w:author="JAGADEESHWAR REDDY" w:date="2026-09-02T01:18:00Z" w16du:dateUtc="2026-09-01T19:48:00Z">
            <w:r>
              <w:rPr>
                <w:webHidden/>
              </w:rPr>
              <w:fldChar w:fldCharType="separate"/>
            </w:r>
            <w:r>
              <w:rPr>
                <w:webHidden/>
              </w:rPr>
              <w:t>45</w:t>
            </w:r>
            <w:r>
              <w:rPr>
                <w:webHidden/>
              </w:rPr>
              <w:fldChar w:fldCharType="end"/>
            </w:r>
            <w:r w:rsidRPr="0034473A">
              <w:rPr>
                <w:rStyle w:val="Hyperlink"/>
              </w:rPr>
              <w:fldChar w:fldCharType="end"/>
            </w:r>
          </w:ins>
        </w:p>
        <w:p w14:paraId="390B18A7" w14:textId="52CF10ED" w:rsidR="00977C1C" w:rsidRDefault="00977C1C">
          <w:pPr>
            <w:pStyle w:val="TOC1"/>
            <w:rPr>
              <w:ins w:id="327"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328"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"_Toc239204343"</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References :</w:t>
            </w:r>
            <w:r>
              <w:rPr>
                <w:webHidden/>
              </w:rPr>
              <w:tab/>
            </w:r>
            <w:r>
              <w:rPr>
                <w:webHidden/>
              </w:rPr>
              <w:fldChar w:fldCharType="begin"/>
            </w:r>
            <w:r>
              <w:rPr>
                <w:webHidden/>
              </w:rPr>
              <w:instrText xml:space="preserve"> PAGEREF _Toc239204343 \h </w:instrText>
            </w:r>
          </w:ins>
          <w:r>
            <w:rPr>
              <w:webHidden/>
            </w:rPr>
          </w:r>
          <w:ins w:id="329" w:author="JAGADEESHWAR REDDY" w:date="2026-09-02T01:18:00Z" w16du:dateUtc="2026-09-01T19:48:00Z">
            <w:r>
              <w:rPr>
                <w:webHidden/>
              </w:rPr>
              <w:fldChar w:fldCharType="separate"/>
            </w:r>
            <w:r>
              <w:rPr>
                <w:webHidden/>
              </w:rPr>
              <w:t>47</w:t>
            </w:r>
            <w:r>
              <w:rPr>
                <w:webHidden/>
              </w:rPr>
              <w:fldChar w:fldCharType="end"/>
            </w:r>
            <w:r w:rsidRPr="0034473A">
              <w:rPr>
                <w:rStyle w:val="Hyperlink"/>
              </w:rPr>
              <w:fldChar w:fldCharType="end"/>
            </w:r>
          </w:ins>
        </w:p>
        <w:p w14:paraId="79BD8BEA" w14:textId="7C44C9BF" w:rsidR="00977C1C" w:rsidRDefault="00977C1C">
          <w:pPr>
            <w:pStyle w:val="TOC1"/>
            <w:rPr>
              <w:ins w:id="330" w:author="JAGADEESHWAR REDDY" w:date="2026-09-02T01:18:00Z" w16du:dateUtc="2026-09-01T19:48:00Z"/>
              <w:rFonts w:asciiTheme="minorHAnsi" w:eastAsiaTheme="minorEastAsia" w:hAnsiTheme="minorHAnsi" w:cstheme="minorBidi"/>
              <w:b w:val="0"/>
              <w:bCs w:val="0"/>
              <w:kern w:val="2"/>
              <w:lang w:val="en-IN" w:eastAsia="en-IN"/>
              <w14:ligatures w14:val="standardContextual"/>
            </w:rPr>
          </w:pPr>
          <w:ins w:id="331"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"_Toc239204344"</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rPr>
              <w:t>Appendices:</w:t>
            </w:r>
            <w:r>
              <w:rPr>
                <w:webHidden/>
              </w:rPr>
              <w:tab/>
            </w:r>
            <w:r>
              <w:rPr>
                <w:webHidden/>
              </w:rPr>
              <w:fldChar w:fldCharType="begin"/>
            </w:r>
            <w:r>
              <w:rPr>
                <w:webHidden/>
              </w:rPr>
              <w:instrText xml:space="preserve"> PAGEREF _Toc239204344 \h </w:instrText>
            </w:r>
          </w:ins>
          <w:r>
            <w:rPr>
              <w:webHidden/>
            </w:rPr>
          </w:r>
          <w:ins w:id="332" w:author="JAGADEESHWAR REDDY" w:date="2026-09-02T01:18:00Z" w16du:dateUtc="2026-09-01T19:48:00Z">
            <w:r>
              <w:rPr>
                <w:webHidden/>
              </w:rPr>
              <w:fldChar w:fldCharType="separate"/>
            </w:r>
            <w:r>
              <w:rPr>
                <w:webHidden/>
              </w:rPr>
              <w:t>49</w:t>
            </w:r>
            <w:r>
              <w:rPr>
                <w:webHidden/>
              </w:rPr>
              <w:fldChar w:fldCharType="end"/>
            </w:r>
            <w:r w:rsidRPr="0034473A">
              <w:rPr>
                <w:rStyle w:val="Hyperlink"/>
              </w:rPr>
              <w:fldChar w:fldCharType="end"/>
            </w:r>
          </w:ins>
        </w:p>
        <w:p w14:paraId="77AD9A9F" w14:textId="75A264DD" w:rsidR="00977C1C" w:rsidRDefault="00977C1C">
          <w:pPr>
            <w:pStyle w:val="TOC2"/>
            <w:rPr>
              <w:ins w:id="333"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34"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"_Toc239204345"</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Appendix A: Company Sample and Data Sources</w:t>
            </w:r>
            <w:r>
              <w:rPr>
                <w:webHidden/>
              </w:rPr>
              <w:tab/>
            </w:r>
            <w:r>
              <w:rPr>
                <w:webHidden/>
              </w:rPr>
              <w:fldChar w:fldCharType="begin"/>
            </w:r>
            <w:r>
              <w:rPr>
                <w:webHidden/>
              </w:rPr>
              <w:instrText xml:space="preserve"> PAGEREF _Toc239204345 \h </w:instrText>
            </w:r>
          </w:ins>
          <w:r>
            <w:rPr>
              <w:webHidden/>
            </w:rPr>
          </w:r>
          <w:ins w:id="335" w:author="JAGADEESHWAR REDDY" w:date="2026-09-02T01:18:00Z" w16du:dateUtc="2026-09-01T19:48:00Z">
            <w:r>
              <w:rPr>
                <w:webHidden/>
              </w:rPr>
              <w:fldChar w:fldCharType="separate"/>
            </w:r>
            <w:r>
              <w:rPr>
                <w:webHidden/>
              </w:rPr>
              <w:t>49</w:t>
            </w:r>
            <w:r>
              <w:rPr>
                <w:webHidden/>
              </w:rPr>
              <w:fldChar w:fldCharType="end"/>
            </w:r>
            <w:r w:rsidRPr="0034473A">
              <w:rPr>
                <w:rStyle w:val="Hyperlink"/>
              </w:rPr>
              <w:fldChar w:fldCharType="end"/>
            </w:r>
          </w:ins>
        </w:p>
        <w:p w14:paraId="5A11C776" w14:textId="2BAF64F1" w:rsidR="00977C1C" w:rsidRDefault="00977C1C">
          <w:pPr>
            <w:pStyle w:val="TOC2"/>
            <w:rPr>
              <w:ins w:id="336"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37"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"_Toc239204346"</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Appendix B: Supporting Dataset and Variable Calculations</w:t>
            </w:r>
            <w:r>
              <w:rPr>
                <w:webHidden/>
              </w:rPr>
              <w:tab/>
            </w:r>
            <w:r>
              <w:rPr>
                <w:webHidden/>
              </w:rPr>
              <w:fldChar w:fldCharType="begin"/>
            </w:r>
            <w:r>
              <w:rPr>
                <w:webHidden/>
              </w:rPr>
              <w:instrText xml:space="preserve"> PAGEREF _Toc239204346 \h </w:instrText>
            </w:r>
          </w:ins>
          <w:r>
            <w:rPr>
              <w:webHidden/>
            </w:rPr>
          </w:r>
          <w:ins w:id="338" w:author="JAGADEESHWAR REDDY" w:date="2026-09-02T01:18:00Z" w16du:dateUtc="2026-09-01T19:48:00Z">
            <w:r>
              <w:rPr>
                <w:webHidden/>
              </w:rPr>
              <w:fldChar w:fldCharType="separate"/>
            </w:r>
            <w:r>
              <w:rPr>
                <w:webHidden/>
              </w:rPr>
              <w:t>50</w:t>
            </w:r>
            <w:r>
              <w:rPr>
                <w:webHidden/>
              </w:rPr>
              <w:fldChar w:fldCharType="end"/>
            </w:r>
            <w:r w:rsidRPr="0034473A">
              <w:rPr>
                <w:rStyle w:val="Hyperlink"/>
              </w:rPr>
              <w:fldChar w:fldCharType="end"/>
            </w:r>
          </w:ins>
        </w:p>
        <w:p w14:paraId="771DE3E3" w14:textId="217E8207" w:rsidR="00977C1C" w:rsidRDefault="00977C1C">
          <w:pPr>
            <w:pStyle w:val="TOC2"/>
            <w:rPr>
              <w:ins w:id="339" w:author="JAGADEESHWAR REDDY" w:date="2026-09-02T01:18:00Z" w16du:dateUtc="2026-09-01T19:48:00Z"/>
              <w:rFonts w:asciiTheme="minorHAnsi" w:eastAsiaTheme="minorEastAsia" w:hAnsiTheme="minorHAnsi" w:cstheme="minorBidi"/>
              <w:color w:val="auto"/>
              <w:kern w:val="2"/>
              <w:lang w:val="en-IN" w:eastAsia="en-IN"/>
              <w14:ligatures w14:val="standardContextual"/>
            </w:rPr>
          </w:pPr>
          <w:ins w:id="340" w:author="JAGADEESHWAR REDDY" w:date="2026-09-02T01:18:00Z" w16du:dateUtc="2026-09-01T19:48:00Z">
            <w:r w:rsidRPr="0034473A">
              <w:rPr>
                <w:rStyle w:val="Hyperlink"/>
              </w:rPr>
              <w:fldChar w:fldCharType="begin"/>
            </w:r>
            <w:r w:rsidRPr="0034473A">
              <w:rPr>
                <w:rStyle w:val="Hyperlink"/>
              </w:rPr>
              <w:instrText xml:space="preserve"> </w:instrText>
            </w:r>
            <w:r>
              <w:instrText>HYPERLINK \l "_Toc239204347"</w:instrText>
            </w:r>
            <w:r w:rsidRPr="0034473A">
              <w:rPr>
                <w:rStyle w:val="Hyperlink"/>
              </w:rPr>
              <w:instrText xml:space="preserve"> </w:instrText>
            </w:r>
            <w:r w:rsidRPr="0034473A">
              <w:rPr>
                <w:rStyle w:val="Hyperlink"/>
              </w:rPr>
            </w:r>
            <w:r w:rsidRPr="0034473A">
              <w:rPr>
                <w:rStyle w:val="Hyperlink"/>
              </w:rPr>
              <w:fldChar w:fldCharType="separate"/>
            </w:r>
            <w:r w:rsidRPr="0034473A">
              <w:rPr>
                <w:rStyle w:val="Hyperlink"/>
                <w:b/>
                <w:bCs/>
              </w:rPr>
              <w:t>Appendix C: SPSS Statistical Output</w:t>
            </w:r>
            <w:r>
              <w:rPr>
                <w:webHidden/>
              </w:rPr>
              <w:tab/>
            </w:r>
            <w:r>
              <w:rPr>
                <w:webHidden/>
              </w:rPr>
              <w:fldChar w:fldCharType="begin"/>
            </w:r>
            <w:r>
              <w:rPr>
                <w:webHidden/>
              </w:rPr>
              <w:instrText xml:space="preserve"> PAGEREF _Toc239204347 \h </w:instrText>
            </w:r>
          </w:ins>
          <w:r>
            <w:rPr>
              <w:webHidden/>
            </w:rPr>
          </w:r>
          <w:ins w:id="341" w:author="JAGADEESHWAR REDDY" w:date="2026-09-02T01:18:00Z" w16du:dateUtc="2026-09-01T19:48:00Z">
            <w:r>
              <w:rPr>
                <w:webHidden/>
              </w:rPr>
              <w:fldChar w:fldCharType="separate"/>
            </w:r>
            <w:r>
              <w:rPr>
                <w:webHidden/>
              </w:rPr>
              <w:t>50</w:t>
            </w:r>
            <w:r>
              <w:rPr>
                <w:webHidden/>
              </w:rPr>
              <w:fldChar w:fldCharType="end"/>
            </w:r>
            <w:r w:rsidRPr="0034473A">
              <w:rPr>
                <w:rStyle w:val="Hyperlink"/>
              </w:rPr>
              <w:fldChar w:fldCharType="end"/>
            </w:r>
          </w:ins>
        </w:p>
        <w:p w14:paraId="3ACEB19F" w14:textId="50BC7C7E" w:rsidR="009D7C7E" w:rsidRPr="00B65417" w:rsidDel="00C8331D" w:rsidRDefault="009D7C7E" w:rsidP="00B65417">
          <w:pPr>
            <w:pStyle w:val="TOC1"/>
            <w:spacing w:line="276" w:lineRule="auto"/>
            <w:rPr>
              <w:del w:id="342" w:author="JAGADEESHWAR REDDY" w:date="2026-08-26T00:53:00Z" w16du:dateUtc="2026-08-25T19:23:00Z"/>
              <w:rFonts w:eastAsiaTheme="minorEastAsia"/>
              <w:color w:val="000000" w:themeColor="text1"/>
              <w:kern w:val="2"/>
              <w:lang w:val="en-IN" w:eastAsia="en-IN"/>
              <w14:ligatures w14:val="standardContextual"/>
            </w:rPr>
          </w:pPr>
          <w:del w:id="343" w:author="JAGADEESHWAR REDDY" w:date="2026-08-26T00:53:00Z" w16du:dateUtc="2026-08-25T19:23:00Z">
            <w:r w:rsidRPr="00C8331D" w:rsidDel="00C8331D">
              <w:rPr>
                <w:rPrChange w:id="344"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1. Introduction</w:delText>
            </w:r>
            <w:r w:rsidRPr="00B65417" w:rsidDel="00C8331D">
              <w:rPr>
                <w:webHidden/>
                <w:color w:val="000000" w:themeColor="text1"/>
              </w:rPr>
              <w:tab/>
            </w:r>
            <w:r w:rsidR="005F280C" w:rsidRPr="00B65417" w:rsidDel="00C8331D">
              <w:rPr>
                <w:webHidden/>
                <w:color w:val="000000" w:themeColor="text1"/>
              </w:rPr>
              <w:delText>3</w:delText>
            </w:r>
          </w:del>
        </w:p>
        <w:p w14:paraId="2680F3B6" w14:textId="23A87C29" w:rsidR="009D7C7E" w:rsidRPr="00B65417" w:rsidDel="00C8331D" w:rsidRDefault="009D7C7E" w:rsidP="00B65417">
          <w:pPr>
            <w:pStyle w:val="TOC2"/>
            <w:spacing w:line="276" w:lineRule="auto"/>
            <w:rPr>
              <w:del w:id="345" w:author="JAGADEESHWAR REDDY" w:date="2026-08-26T00:53:00Z" w16du:dateUtc="2026-08-25T19:23:00Z"/>
              <w:rFonts w:eastAsiaTheme="minorEastAsia"/>
              <w:kern w:val="2"/>
              <w:lang w:val="en-IN" w:eastAsia="en-IN"/>
              <w14:ligatures w14:val="standardContextual"/>
            </w:rPr>
          </w:pPr>
          <w:del w:id="346" w:author="JAGADEESHWAR REDDY" w:date="2026-08-26T00:53:00Z" w16du:dateUtc="2026-08-25T19:23:00Z">
            <w:r w:rsidRPr="00C8331D" w:rsidDel="00C8331D">
              <w:rPr>
                <w:rPrChange w:id="347" w:author="JAGADEESHWAR REDDY" w:date="2026-08-26T00:53:00Z" w16du:dateUtc="2026-08-25T19:23:00Z">
                  <w:rPr>
                    <w:rStyle w:val="Hyperlink"/>
                    <w:color w:val="000000" w:themeColor="text1"/>
                  </w:rPr>
                </w:rPrChange>
              </w:rPr>
              <w:delText>1.1 Context of the Study:</w:delText>
            </w:r>
            <w:r w:rsidRPr="00B65417" w:rsidDel="00C8331D">
              <w:rPr>
                <w:webHidden/>
              </w:rPr>
              <w:tab/>
            </w:r>
            <w:r w:rsidR="005F280C" w:rsidRPr="00B65417" w:rsidDel="00C8331D">
              <w:rPr>
                <w:webHidden/>
              </w:rPr>
              <w:delText>4</w:delText>
            </w:r>
          </w:del>
        </w:p>
        <w:p w14:paraId="3C124384" w14:textId="449637BC" w:rsidR="009D7C7E" w:rsidRPr="00B65417" w:rsidDel="00C8331D" w:rsidRDefault="009D7C7E" w:rsidP="00B65417">
          <w:pPr>
            <w:pStyle w:val="TOC2"/>
            <w:spacing w:line="276" w:lineRule="auto"/>
            <w:rPr>
              <w:del w:id="348" w:author="JAGADEESHWAR REDDY" w:date="2026-08-26T00:53:00Z" w16du:dateUtc="2026-08-25T19:23:00Z"/>
              <w:rFonts w:eastAsiaTheme="minorEastAsia"/>
              <w:kern w:val="2"/>
              <w:lang w:val="en-IN" w:eastAsia="en-IN"/>
              <w14:ligatures w14:val="standardContextual"/>
            </w:rPr>
          </w:pPr>
          <w:del w:id="349" w:author="JAGADEESHWAR REDDY" w:date="2026-08-26T00:53:00Z" w16du:dateUtc="2026-08-25T19:23:00Z">
            <w:r w:rsidRPr="00C8331D" w:rsidDel="00C8331D">
              <w:rPr>
                <w:rPrChange w:id="350" w:author="JAGADEESHWAR REDDY" w:date="2026-08-26T00:53:00Z" w16du:dateUtc="2026-08-25T19:23:00Z">
                  <w:rPr>
                    <w:rStyle w:val="Hyperlink"/>
                    <w:color w:val="000000" w:themeColor="text1"/>
                  </w:rPr>
                </w:rPrChange>
              </w:rPr>
              <w:delText>1.2 Motivation Of the Study :</w:delText>
            </w:r>
            <w:r w:rsidRPr="00B65417" w:rsidDel="00C8331D">
              <w:rPr>
                <w:webHidden/>
              </w:rPr>
              <w:tab/>
            </w:r>
            <w:r w:rsidR="005F280C" w:rsidRPr="00B65417" w:rsidDel="00C8331D">
              <w:rPr>
                <w:webHidden/>
              </w:rPr>
              <w:delText>4</w:delText>
            </w:r>
          </w:del>
        </w:p>
        <w:p w14:paraId="23B4F3D9" w14:textId="6D44B30D" w:rsidR="009D7C7E" w:rsidRPr="00B65417" w:rsidDel="00C8331D" w:rsidRDefault="009D7C7E" w:rsidP="00B65417">
          <w:pPr>
            <w:pStyle w:val="TOC2"/>
            <w:spacing w:line="276" w:lineRule="auto"/>
            <w:rPr>
              <w:del w:id="351" w:author="JAGADEESHWAR REDDY" w:date="2026-08-26T00:53:00Z" w16du:dateUtc="2026-08-25T19:23:00Z"/>
              <w:rFonts w:eastAsiaTheme="minorEastAsia"/>
              <w:kern w:val="2"/>
              <w:lang w:val="en-IN" w:eastAsia="en-IN"/>
              <w14:ligatures w14:val="standardContextual"/>
            </w:rPr>
          </w:pPr>
          <w:del w:id="352" w:author="JAGADEESHWAR REDDY" w:date="2026-08-26T00:53:00Z" w16du:dateUtc="2026-08-25T19:23:00Z">
            <w:r w:rsidRPr="00C8331D" w:rsidDel="00C8331D">
              <w:rPr>
                <w:rPrChange w:id="353" w:author="JAGADEESHWAR REDDY" w:date="2026-08-26T00:53:00Z" w16du:dateUtc="2026-08-25T19:23:00Z">
                  <w:rPr>
                    <w:rStyle w:val="Hyperlink"/>
                    <w:color w:val="000000" w:themeColor="text1"/>
                  </w:rPr>
                </w:rPrChange>
              </w:rPr>
              <w:delText>1.3 Research Questions :</w:delText>
            </w:r>
            <w:r w:rsidRPr="00B65417" w:rsidDel="00C8331D">
              <w:rPr>
                <w:webHidden/>
              </w:rPr>
              <w:tab/>
            </w:r>
            <w:r w:rsidR="005F280C" w:rsidRPr="00B65417" w:rsidDel="00C8331D">
              <w:rPr>
                <w:webHidden/>
              </w:rPr>
              <w:delText>5</w:delText>
            </w:r>
          </w:del>
        </w:p>
        <w:p w14:paraId="6FFB9DF3" w14:textId="3D3948D1" w:rsidR="009D7C7E" w:rsidRPr="00B65417" w:rsidDel="00C8331D" w:rsidRDefault="009D7C7E" w:rsidP="00B65417">
          <w:pPr>
            <w:pStyle w:val="TOC1"/>
            <w:spacing w:line="276" w:lineRule="auto"/>
            <w:rPr>
              <w:del w:id="354" w:author="JAGADEESHWAR REDDY" w:date="2026-08-26T00:53:00Z" w16du:dateUtc="2026-08-25T19:23:00Z"/>
              <w:rFonts w:eastAsiaTheme="minorEastAsia"/>
              <w:color w:val="000000" w:themeColor="text1"/>
              <w:kern w:val="2"/>
              <w:lang w:val="en-IN" w:eastAsia="en-IN"/>
              <w14:ligatures w14:val="standardContextual"/>
            </w:rPr>
          </w:pPr>
          <w:del w:id="355" w:author="JAGADEESHWAR REDDY" w:date="2026-08-26T00:53:00Z" w16du:dateUtc="2026-08-25T19:23:00Z">
            <w:r w:rsidRPr="00C8331D" w:rsidDel="00C8331D">
              <w:rPr>
                <w:rPrChange w:id="356"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2. Literature Review</w:delText>
            </w:r>
            <w:r w:rsidRPr="00B65417" w:rsidDel="00C8331D">
              <w:rPr>
                <w:webHidden/>
                <w:color w:val="000000" w:themeColor="text1"/>
              </w:rPr>
              <w:tab/>
            </w:r>
            <w:r w:rsidR="005F280C" w:rsidRPr="00B65417" w:rsidDel="00C8331D">
              <w:rPr>
                <w:webHidden/>
                <w:color w:val="000000" w:themeColor="text1"/>
              </w:rPr>
              <w:delText>5</w:delText>
            </w:r>
          </w:del>
        </w:p>
        <w:p w14:paraId="22E7767B" w14:textId="3A7C8FC9" w:rsidR="009D7C7E" w:rsidRPr="00B65417" w:rsidDel="00C8331D" w:rsidRDefault="009D7C7E" w:rsidP="00B65417">
          <w:pPr>
            <w:pStyle w:val="TOC2"/>
            <w:spacing w:line="276" w:lineRule="auto"/>
            <w:rPr>
              <w:del w:id="357" w:author="JAGADEESHWAR REDDY" w:date="2026-08-26T00:53:00Z" w16du:dateUtc="2026-08-25T19:23:00Z"/>
              <w:rFonts w:eastAsiaTheme="minorEastAsia"/>
              <w:kern w:val="2"/>
              <w:lang w:val="en-IN" w:eastAsia="en-IN"/>
              <w14:ligatures w14:val="standardContextual"/>
            </w:rPr>
          </w:pPr>
          <w:del w:id="358" w:author="JAGADEESHWAR REDDY" w:date="2026-08-26T00:53:00Z" w16du:dateUtc="2026-08-25T19:23:00Z">
            <w:r w:rsidRPr="00C8331D" w:rsidDel="00C8331D">
              <w:rPr>
                <w:rPrChange w:id="359" w:author="JAGADEESHWAR REDDY" w:date="2026-08-26T00:53:00Z" w16du:dateUtc="2026-08-25T19:23:00Z">
                  <w:rPr>
                    <w:rStyle w:val="Hyperlink"/>
                    <w:color w:val="000000" w:themeColor="text1"/>
                  </w:rPr>
                </w:rPrChange>
              </w:rPr>
              <w:delText>2.1 Inventory Management Efficiency and Operational Performance</w:delText>
            </w:r>
            <w:r w:rsidRPr="00B65417" w:rsidDel="00C8331D">
              <w:rPr>
                <w:webHidden/>
              </w:rPr>
              <w:tab/>
            </w:r>
            <w:r w:rsidR="005F280C" w:rsidRPr="00B65417" w:rsidDel="00C8331D">
              <w:rPr>
                <w:webHidden/>
              </w:rPr>
              <w:delText>5</w:delText>
            </w:r>
          </w:del>
        </w:p>
        <w:p w14:paraId="24B90242" w14:textId="4C98B000" w:rsidR="009D7C7E" w:rsidRPr="00B65417" w:rsidDel="00C8331D" w:rsidRDefault="009D7C7E" w:rsidP="00B65417">
          <w:pPr>
            <w:pStyle w:val="TOC2"/>
            <w:spacing w:line="276" w:lineRule="auto"/>
            <w:rPr>
              <w:del w:id="360" w:author="JAGADEESHWAR REDDY" w:date="2026-08-26T00:53:00Z" w16du:dateUtc="2026-08-25T19:23:00Z"/>
              <w:rFonts w:eastAsiaTheme="minorEastAsia"/>
              <w:kern w:val="2"/>
              <w:lang w:val="en-IN" w:eastAsia="en-IN"/>
              <w14:ligatures w14:val="standardContextual"/>
            </w:rPr>
          </w:pPr>
          <w:del w:id="361" w:author="JAGADEESHWAR REDDY" w:date="2026-08-26T00:53:00Z" w16du:dateUtc="2026-08-25T19:23:00Z">
            <w:r w:rsidRPr="00C8331D" w:rsidDel="00C8331D">
              <w:rPr>
                <w:rPrChange w:id="362" w:author="JAGADEESHWAR REDDY" w:date="2026-08-26T00:53:00Z" w16du:dateUtc="2026-08-25T19:23:00Z">
                  <w:rPr>
                    <w:rStyle w:val="Hyperlink"/>
                    <w:color w:val="000000" w:themeColor="text1"/>
                  </w:rPr>
                </w:rPrChange>
              </w:rPr>
              <w:delText>2.2 Working Capital Management and Firm Profitability</w:delText>
            </w:r>
            <w:r w:rsidRPr="00B65417" w:rsidDel="00C8331D">
              <w:rPr>
                <w:webHidden/>
              </w:rPr>
              <w:tab/>
            </w:r>
            <w:r w:rsidR="005F280C" w:rsidRPr="00B65417" w:rsidDel="00C8331D">
              <w:rPr>
                <w:webHidden/>
              </w:rPr>
              <w:delText>6</w:delText>
            </w:r>
          </w:del>
        </w:p>
        <w:p w14:paraId="689872F1" w14:textId="4574105A" w:rsidR="009D7C7E" w:rsidRPr="00B65417" w:rsidDel="00C8331D" w:rsidRDefault="009D7C7E" w:rsidP="00B65417">
          <w:pPr>
            <w:pStyle w:val="TOC2"/>
            <w:spacing w:line="276" w:lineRule="auto"/>
            <w:rPr>
              <w:del w:id="363" w:author="JAGADEESHWAR REDDY" w:date="2026-08-26T00:53:00Z" w16du:dateUtc="2026-08-25T19:23:00Z"/>
              <w:rFonts w:eastAsiaTheme="minorEastAsia"/>
              <w:kern w:val="2"/>
              <w:lang w:val="en-IN" w:eastAsia="en-IN"/>
              <w14:ligatures w14:val="standardContextual"/>
            </w:rPr>
          </w:pPr>
          <w:del w:id="364" w:author="JAGADEESHWAR REDDY" w:date="2026-08-26T00:53:00Z" w16du:dateUtc="2026-08-25T19:23:00Z">
            <w:r w:rsidRPr="00C8331D" w:rsidDel="00C8331D">
              <w:rPr>
                <w:rPrChange w:id="365" w:author="JAGADEESHWAR REDDY" w:date="2026-08-26T00:53:00Z" w16du:dateUtc="2026-08-25T19:23:00Z">
                  <w:rPr>
                    <w:rStyle w:val="Hyperlink"/>
                    <w:color w:val="000000" w:themeColor="text1"/>
                  </w:rPr>
                </w:rPrChange>
              </w:rPr>
              <w:delText>2.3 Supply Chain Finance and Financial Risk Dynamics</w:delText>
            </w:r>
            <w:r w:rsidRPr="00B65417" w:rsidDel="00C8331D">
              <w:rPr>
                <w:webHidden/>
              </w:rPr>
              <w:tab/>
            </w:r>
            <w:r w:rsidR="005F280C" w:rsidRPr="00B65417" w:rsidDel="00C8331D">
              <w:rPr>
                <w:webHidden/>
              </w:rPr>
              <w:delText>6</w:delText>
            </w:r>
          </w:del>
        </w:p>
        <w:p w14:paraId="3B7E8701" w14:textId="19F9F4F2" w:rsidR="009D7C7E" w:rsidRPr="00B65417" w:rsidDel="00C8331D" w:rsidRDefault="009D7C7E" w:rsidP="00B65417">
          <w:pPr>
            <w:pStyle w:val="TOC2"/>
            <w:spacing w:line="276" w:lineRule="auto"/>
            <w:rPr>
              <w:del w:id="366" w:author="JAGADEESHWAR REDDY" w:date="2026-08-26T00:53:00Z" w16du:dateUtc="2026-08-25T19:23:00Z"/>
              <w:rFonts w:eastAsiaTheme="minorEastAsia"/>
              <w:kern w:val="2"/>
              <w:lang w:val="en-IN" w:eastAsia="en-IN"/>
              <w14:ligatures w14:val="standardContextual"/>
            </w:rPr>
          </w:pPr>
          <w:del w:id="367" w:author="JAGADEESHWAR REDDY" w:date="2026-08-26T00:53:00Z" w16du:dateUtc="2026-08-25T19:23:00Z">
            <w:r w:rsidRPr="00C8331D" w:rsidDel="00C8331D">
              <w:rPr>
                <w:rPrChange w:id="368" w:author="JAGADEESHWAR REDDY" w:date="2026-08-26T00:53:00Z" w16du:dateUtc="2026-08-25T19:23:00Z">
                  <w:rPr>
                    <w:rStyle w:val="Hyperlink"/>
                    <w:color w:val="000000" w:themeColor="text1"/>
                  </w:rPr>
                </w:rPrChange>
              </w:rPr>
              <w:delText>2.4 Technological Advancements in Supply Chain Financial Risk Management</w:delText>
            </w:r>
            <w:r w:rsidRPr="00B65417" w:rsidDel="00C8331D">
              <w:rPr>
                <w:webHidden/>
              </w:rPr>
              <w:tab/>
            </w:r>
            <w:r w:rsidR="005F280C" w:rsidRPr="00B65417" w:rsidDel="00C8331D">
              <w:rPr>
                <w:webHidden/>
              </w:rPr>
              <w:delText>7</w:delText>
            </w:r>
          </w:del>
        </w:p>
        <w:p w14:paraId="000E0A15" w14:textId="3FEFFB7F" w:rsidR="009D7C7E" w:rsidRPr="00B65417" w:rsidDel="00C8331D" w:rsidRDefault="009D7C7E" w:rsidP="00B65417">
          <w:pPr>
            <w:pStyle w:val="TOC2"/>
            <w:spacing w:line="276" w:lineRule="auto"/>
            <w:rPr>
              <w:del w:id="369" w:author="JAGADEESHWAR REDDY" w:date="2026-08-26T00:53:00Z" w16du:dateUtc="2026-08-25T19:23:00Z"/>
              <w:rFonts w:eastAsiaTheme="minorEastAsia"/>
              <w:kern w:val="2"/>
              <w:lang w:val="en-IN" w:eastAsia="en-IN"/>
              <w14:ligatures w14:val="standardContextual"/>
            </w:rPr>
          </w:pPr>
          <w:del w:id="370" w:author="JAGADEESHWAR REDDY" w:date="2026-08-26T00:53:00Z" w16du:dateUtc="2026-08-25T19:23:00Z">
            <w:r w:rsidRPr="00C8331D" w:rsidDel="00C8331D">
              <w:rPr>
                <w:rPrChange w:id="371" w:author="JAGADEESHWAR REDDY" w:date="2026-08-26T00:53:00Z" w16du:dateUtc="2026-08-25T19:23:00Z">
                  <w:rPr>
                    <w:rStyle w:val="Hyperlink"/>
                    <w:color w:val="000000" w:themeColor="text1"/>
                  </w:rPr>
                </w:rPrChange>
              </w:rPr>
              <w:delText>2.5 Supply Chain Capabilities and Financing Performance</w:delText>
            </w:r>
            <w:r w:rsidRPr="00B65417" w:rsidDel="00C8331D">
              <w:rPr>
                <w:webHidden/>
              </w:rPr>
              <w:tab/>
            </w:r>
            <w:r w:rsidR="005F280C" w:rsidRPr="00B65417" w:rsidDel="00C8331D">
              <w:rPr>
                <w:webHidden/>
              </w:rPr>
              <w:delText>7</w:delText>
            </w:r>
          </w:del>
        </w:p>
        <w:p w14:paraId="35A57D81" w14:textId="5AA5EBEB" w:rsidR="009D7C7E" w:rsidRPr="00B65417" w:rsidDel="00C8331D" w:rsidRDefault="009D7C7E" w:rsidP="00B65417">
          <w:pPr>
            <w:pStyle w:val="TOC2"/>
            <w:spacing w:line="276" w:lineRule="auto"/>
            <w:rPr>
              <w:del w:id="372" w:author="JAGADEESHWAR REDDY" w:date="2026-08-26T00:53:00Z" w16du:dateUtc="2026-08-25T19:23:00Z"/>
              <w:rFonts w:eastAsiaTheme="minorEastAsia"/>
              <w:kern w:val="2"/>
              <w:lang w:val="en-IN" w:eastAsia="en-IN"/>
              <w14:ligatures w14:val="standardContextual"/>
            </w:rPr>
          </w:pPr>
          <w:del w:id="373" w:author="JAGADEESHWAR REDDY" w:date="2026-08-26T00:53:00Z" w16du:dateUtc="2026-08-25T19:23:00Z">
            <w:r w:rsidRPr="00C8331D" w:rsidDel="00C8331D">
              <w:rPr>
                <w:rPrChange w:id="374" w:author="JAGADEESHWAR REDDY" w:date="2026-08-26T00:53:00Z" w16du:dateUtc="2026-08-25T19:23:00Z">
                  <w:rPr>
                    <w:rStyle w:val="Hyperlink"/>
                    <w:color w:val="000000" w:themeColor="text1"/>
                  </w:rPr>
                </w:rPrChange>
              </w:rPr>
              <w:delText>2.6 Research Gap</w:delText>
            </w:r>
            <w:r w:rsidRPr="00B65417" w:rsidDel="00C8331D">
              <w:rPr>
                <w:webHidden/>
              </w:rPr>
              <w:tab/>
            </w:r>
            <w:r w:rsidR="005F280C" w:rsidRPr="00B65417" w:rsidDel="00C8331D">
              <w:rPr>
                <w:webHidden/>
              </w:rPr>
              <w:delText>7</w:delText>
            </w:r>
          </w:del>
        </w:p>
        <w:p w14:paraId="28CC8858" w14:textId="60FC3FEA" w:rsidR="009D7C7E" w:rsidRPr="00B65417" w:rsidDel="00C8331D" w:rsidRDefault="009D7C7E" w:rsidP="00B65417">
          <w:pPr>
            <w:pStyle w:val="TOC1"/>
            <w:spacing w:line="276" w:lineRule="auto"/>
            <w:rPr>
              <w:del w:id="375" w:author="JAGADEESHWAR REDDY" w:date="2026-08-26T00:53:00Z" w16du:dateUtc="2026-08-25T19:23:00Z"/>
              <w:rFonts w:eastAsiaTheme="minorEastAsia"/>
              <w:color w:val="000000" w:themeColor="text1"/>
              <w:kern w:val="2"/>
              <w:lang w:val="en-IN" w:eastAsia="en-IN"/>
              <w14:ligatures w14:val="standardContextual"/>
            </w:rPr>
          </w:pPr>
          <w:del w:id="376" w:author="JAGADEESHWAR REDDY" w:date="2026-08-26T00:53:00Z" w16du:dateUtc="2026-08-25T19:23:00Z">
            <w:r w:rsidRPr="00C8331D" w:rsidDel="00C8331D">
              <w:rPr>
                <w:rPrChange w:id="377"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3. Theoretical Motivation :</w:delText>
            </w:r>
            <w:r w:rsidRPr="00B65417" w:rsidDel="00C8331D">
              <w:rPr>
                <w:webHidden/>
                <w:color w:val="000000" w:themeColor="text1"/>
              </w:rPr>
              <w:tab/>
            </w:r>
            <w:r w:rsidR="005F280C" w:rsidRPr="00B65417" w:rsidDel="00C8331D">
              <w:rPr>
                <w:webHidden/>
                <w:color w:val="000000" w:themeColor="text1"/>
              </w:rPr>
              <w:delText>8</w:delText>
            </w:r>
          </w:del>
        </w:p>
        <w:p w14:paraId="49976E36" w14:textId="39F7BD60" w:rsidR="009D7C7E" w:rsidRPr="00B65417" w:rsidDel="00C8331D" w:rsidRDefault="009D7C7E" w:rsidP="00B65417">
          <w:pPr>
            <w:pStyle w:val="TOC2"/>
            <w:spacing w:line="276" w:lineRule="auto"/>
            <w:rPr>
              <w:del w:id="378" w:author="JAGADEESHWAR REDDY" w:date="2026-08-26T00:53:00Z" w16du:dateUtc="2026-08-25T19:23:00Z"/>
              <w:rFonts w:eastAsiaTheme="minorEastAsia"/>
              <w:kern w:val="2"/>
              <w:lang w:val="en-IN" w:eastAsia="en-IN"/>
              <w14:ligatures w14:val="standardContextual"/>
            </w:rPr>
          </w:pPr>
          <w:del w:id="379" w:author="JAGADEESHWAR REDDY" w:date="2026-08-26T00:53:00Z" w16du:dateUtc="2026-08-25T19:23:00Z">
            <w:r w:rsidRPr="00C8331D" w:rsidDel="00C8331D">
              <w:rPr>
                <w:rPrChange w:id="380" w:author="JAGADEESHWAR REDDY" w:date="2026-08-26T00:53:00Z" w16du:dateUtc="2026-08-25T19:23:00Z">
                  <w:rPr>
                    <w:rStyle w:val="Hyperlink"/>
                    <w:color w:val="000000" w:themeColor="text1"/>
                  </w:rPr>
                </w:rPrChange>
              </w:rPr>
              <w:delText>3.1 Hypotheses Development</w:delText>
            </w:r>
            <w:r w:rsidRPr="00B65417" w:rsidDel="00C8331D">
              <w:rPr>
                <w:webHidden/>
              </w:rPr>
              <w:tab/>
            </w:r>
            <w:r w:rsidR="005F280C" w:rsidRPr="00B65417" w:rsidDel="00C8331D">
              <w:rPr>
                <w:webHidden/>
              </w:rPr>
              <w:delText>9</w:delText>
            </w:r>
          </w:del>
        </w:p>
        <w:p w14:paraId="516BEA14" w14:textId="13B11D4B" w:rsidR="009D7C7E" w:rsidRPr="00B65417" w:rsidDel="00C8331D" w:rsidRDefault="009D7C7E" w:rsidP="00B65417">
          <w:pPr>
            <w:pStyle w:val="TOC1"/>
            <w:spacing w:line="276" w:lineRule="auto"/>
            <w:rPr>
              <w:del w:id="381" w:author="JAGADEESHWAR REDDY" w:date="2026-08-26T00:53:00Z" w16du:dateUtc="2026-08-25T19:23:00Z"/>
              <w:rFonts w:eastAsiaTheme="minorEastAsia"/>
              <w:color w:val="000000" w:themeColor="text1"/>
              <w:kern w:val="2"/>
              <w:lang w:val="en-IN" w:eastAsia="en-IN"/>
              <w14:ligatures w14:val="standardContextual"/>
            </w:rPr>
          </w:pPr>
          <w:del w:id="382" w:author="JAGADEESHWAR REDDY" w:date="2026-08-26T00:53:00Z" w16du:dateUtc="2026-08-25T19:23:00Z">
            <w:r w:rsidRPr="00C8331D" w:rsidDel="00C8331D">
              <w:rPr>
                <w:rPrChange w:id="383"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4. Research Methodology and Research Design :</w:delText>
            </w:r>
            <w:r w:rsidRPr="00B65417" w:rsidDel="00C8331D">
              <w:rPr>
                <w:webHidden/>
                <w:color w:val="000000" w:themeColor="text1"/>
              </w:rPr>
              <w:tab/>
            </w:r>
            <w:r w:rsidR="005F280C" w:rsidRPr="00B65417" w:rsidDel="00C8331D">
              <w:rPr>
                <w:webHidden/>
                <w:color w:val="000000" w:themeColor="text1"/>
              </w:rPr>
              <w:delText>10</w:delText>
            </w:r>
          </w:del>
        </w:p>
        <w:p w14:paraId="33FFE0A7" w14:textId="67AAD56D" w:rsidR="009D7C7E" w:rsidRPr="00B65417" w:rsidDel="00C8331D" w:rsidRDefault="009D7C7E" w:rsidP="00B65417">
          <w:pPr>
            <w:pStyle w:val="TOC2"/>
            <w:spacing w:line="276" w:lineRule="auto"/>
            <w:rPr>
              <w:del w:id="384" w:author="JAGADEESHWAR REDDY" w:date="2026-08-26T00:53:00Z" w16du:dateUtc="2026-08-25T19:23:00Z"/>
              <w:rFonts w:eastAsiaTheme="minorEastAsia"/>
              <w:kern w:val="2"/>
              <w:lang w:val="en-IN" w:eastAsia="en-IN"/>
              <w14:ligatures w14:val="standardContextual"/>
            </w:rPr>
          </w:pPr>
          <w:del w:id="385" w:author="JAGADEESHWAR REDDY" w:date="2026-08-26T00:53:00Z" w16du:dateUtc="2026-08-25T19:23:00Z">
            <w:r w:rsidRPr="00C8331D" w:rsidDel="00C8331D">
              <w:rPr>
                <w:rPrChange w:id="386" w:author="JAGADEESHWAR REDDY" w:date="2026-08-26T00:53:00Z" w16du:dateUtc="2026-08-25T19:23:00Z">
                  <w:rPr>
                    <w:rStyle w:val="Hyperlink"/>
                    <w:color w:val="000000" w:themeColor="text1"/>
                  </w:rPr>
                </w:rPrChange>
              </w:rPr>
              <w:delText>4.1 Introduction</w:delText>
            </w:r>
            <w:r w:rsidRPr="00B65417" w:rsidDel="00C8331D">
              <w:rPr>
                <w:webHidden/>
              </w:rPr>
              <w:tab/>
            </w:r>
            <w:r w:rsidR="005F280C" w:rsidRPr="00B65417" w:rsidDel="00C8331D">
              <w:rPr>
                <w:webHidden/>
              </w:rPr>
              <w:delText>10</w:delText>
            </w:r>
          </w:del>
        </w:p>
        <w:p w14:paraId="7A5A22E8" w14:textId="49593548" w:rsidR="009D7C7E" w:rsidRPr="00B65417" w:rsidDel="00C8331D" w:rsidRDefault="009D7C7E" w:rsidP="00B65417">
          <w:pPr>
            <w:pStyle w:val="TOC2"/>
            <w:spacing w:line="276" w:lineRule="auto"/>
            <w:rPr>
              <w:del w:id="387" w:author="JAGADEESHWAR REDDY" w:date="2026-08-26T00:53:00Z" w16du:dateUtc="2026-08-25T19:23:00Z"/>
              <w:rFonts w:eastAsiaTheme="minorEastAsia"/>
              <w:kern w:val="2"/>
              <w:lang w:val="en-IN" w:eastAsia="en-IN"/>
              <w14:ligatures w14:val="standardContextual"/>
            </w:rPr>
          </w:pPr>
          <w:del w:id="388" w:author="JAGADEESHWAR REDDY" w:date="2026-08-26T00:53:00Z" w16du:dateUtc="2026-08-25T19:23:00Z">
            <w:r w:rsidRPr="00C8331D" w:rsidDel="00C8331D">
              <w:rPr>
                <w:rPrChange w:id="389" w:author="JAGADEESHWAR REDDY" w:date="2026-08-26T00:53:00Z" w16du:dateUtc="2026-08-25T19:23:00Z">
                  <w:rPr>
                    <w:rStyle w:val="Hyperlink"/>
                    <w:color w:val="000000" w:themeColor="text1"/>
                  </w:rPr>
                </w:rPrChange>
              </w:rPr>
              <w:delText>4.2 Research Philosophy</w:delText>
            </w:r>
            <w:r w:rsidRPr="00B65417" w:rsidDel="00C8331D">
              <w:rPr>
                <w:webHidden/>
              </w:rPr>
              <w:tab/>
            </w:r>
            <w:r w:rsidR="005F280C" w:rsidRPr="00B65417" w:rsidDel="00C8331D">
              <w:rPr>
                <w:webHidden/>
              </w:rPr>
              <w:delText>10</w:delText>
            </w:r>
          </w:del>
        </w:p>
        <w:p w14:paraId="6EFA1FFB" w14:textId="42F0404E" w:rsidR="009D7C7E" w:rsidRPr="00B65417" w:rsidDel="00C8331D" w:rsidRDefault="009D7C7E" w:rsidP="00B65417">
          <w:pPr>
            <w:pStyle w:val="TOC2"/>
            <w:spacing w:line="276" w:lineRule="auto"/>
            <w:rPr>
              <w:del w:id="390" w:author="JAGADEESHWAR REDDY" w:date="2026-08-26T00:53:00Z" w16du:dateUtc="2026-08-25T19:23:00Z"/>
              <w:rFonts w:eastAsiaTheme="minorEastAsia"/>
              <w:kern w:val="2"/>
              <w:lang w:val="en-IN" w:eastAsia="en-IN"/>
              <w14:ligatures w14:val="standardContextual"/>
            </w:rPr>
          </w:pPr>
          <w:del w:id="391" w:author="JAGADEESHWAR REDDY" w:date="2026-08-26T00:53:00Z" w16du:dateUtc="2026-08-25T19:23:00Z">
            <w:r w:rsidRPr="00C8331D" w:rsidDel="00C8331D">
              <w:rPr>
                <w:rPrChange w:id="392" w:author="JAGADEESHWAR REDDY" w:date="2026-08-26T00:53:00Z" w16du:dateUtc="2026-08-25T19:23:00Z">
                  <w:rPr>
                    <w:rStyle w:val="Hyperlink"/>
                    <w:color w:val="000000" w:themeColor="text1"/>
                  </w:rPr>
                </w:rPrChange>
              </w:rPr>
              <w:delText>4.3 Research Approach</w:delText>
            </w:r>
            <w:r w:rsidRPr="00B65417" w:rsidDel="00C8331D">
              <w:rPr>
                <w:webHidden/>
              </w:rPr>
              <w:tab/>
            </w:r>
            <w:r w:rsidR="005F280C" w:rsidRPr="00B65417" w:rsidDel="00C8331D">
              <w:rPr>
                <w:webHidden/>
              </w:rPr>
              <w:delText>11</w:delText>
            </w:r>
          </w:del>
        </w:p>
        <w:p w14:paraId="0CA9CA36" w14:textId="42B0D4B2" w:rsidR="009D7C7E" w:rsidRPr="00B65417" w:rsidDel="00C8331D" w:rsidRDefault="009D7C7E" w:rsidP="00B65417">
          <w:pPr>
            <w:pStyle w:val="TOC2"/>
            <w:spacing w:line="276" w:lineRule="auto"/>
            <w:rPr>
              <w:del w:id="393" w:author="JAGADEESHWAR REDDY" w:date="2026-08-26T00:53:00Z" w16du:dateUtc="2026-08-25T19:23:00Z"/>
              <w:rFonts w:eastAsiaTheme="minorEastAsia"/>
              <w:kern w:val="2"/>
              <w:lang w:val="en-IN" w:eastAsia="en-IN"/>
              <w14:ligatures w14:val="standardContextual"/>
            </w:rPr>
          </w:pPr>
          <w:del w:id="394" w:author="JAGADEESHWAR REDDY" w:date="2026-08-26T00:53:00Z" w16du:dateUtc="2026-08-25T19:23:00Z">
            <w:r w:rsidRPr="00C8331D" w:rsidDel="00C8331D">
              <w:rPr>
                <w:rPrChange w:id="395" w:author="JAGADEESHWAR REDDY" w:date="2026-08-26T00:53:00Z" w16du:dateUtc="2026-08-25T19:23:00Z">
                  <w:rPr>
                    <w:rStyle w:val="Hyperlink"/>
                    <w:color w:val="000000" w:themeColor="text1"/>
                  </w:rPr>
                </w:rPrChange>
              </w:rPr>
              <w:delText>4.4 Research Design</w:delText>
            </w:r>
            <w:r w:rsidRPr="00B65417" w:rsidDel="00C8331D">
              <w:rPr>
                <w:webHidden/>
              </w:rPr>
              <w:tab/>
            </w:r>
            <w:r w:rsidR="005F280C" w:rsidRPr="00B65417" w:rsidDel="00C8331D">
              <w:rPr>
                <w:webHidden/>
              </w:rPr>
              <w:delText>11</w:delText>
            </w:r>
          </w:del>
        </w:p>
        <w:p w14:paraId="68BF2DFD" w14:textId="480A49FD" w:rsidR="009D7C7E" w:rsidRPr="00B65417" w:rsidDel="00C8331D" w:rsidRDefault="009D7C7E" w:rsidP="00B65417">
          <w:pPr>
            <w:pStyle w:val="TOC2"/>
            <w:spacing w:line="276" w:lineRule="auto"/>
            <w:rPr>
              <w:del w:id="396" w:author="JAGADEESHWAR REDDY" w:date="2026-08-26T00:53:00Z" w16du:dateUtc="2026-08-25T19:23:00Z"/>
              <w:rFonts w:eastAsiaTheme="minorEastAsia"/>
              <w:kern w:val="2"/>
              <w:lang w:val="en-IN" w:eastAsia="en-IN"/>
              <w14:ligatures w14:val="standardContextual"/>
            </w:rPr>
          </w:pPr>
          <w:del w:id="397" w:author="JAGADEESHWAR REDDY" w:date="2026-08-26T00:53:00Z" w16du:dateUtc="2026-08-25T19:23:00Z">
            <w:r w:rsidRPr="00C8331D" w:rsidDel="00C8331D">
              <w:rPr>
                <w:rPrChange w:id="398" w:author="JAGADEESHWAR REDDY" w:date="2026-08-26T00:53:00Z" w16du:dateUtc="2026-08-25T19:23:00Z">
                  <w:rPr>
                    <w:rStyle w:val="Hyperlink"/>
                    <w:color w:val="000000" w:themeColor="text1"/>
                  </w:rPr>
                </w:rPrChange>
              </w:rPr>
              <w:delText>4.5 Data Collection Method</w:delText>
            </w:r>
            <w:r w:rsidRPr="00B65417" w:rsidDel="00C8331D">
              <w:rPr>
                <w:webHidden/>
              </w:rPr>
              <w:tab/>
            </w:r>
            <w:r w:rsidR="005F280C" w:rsidRPr="00B65417" w:rsidDel="00C8331D">
              <w:rPr>
                <w:webHidden/>
              </w:rPr>
              <w:delText>13</w:delText>
            </w:r>
          </w:del>
        </w:p>
        <w:p w14:paraId="095441D8" w14:textId="68641BC0" w:rsidR="009D7C7E" w:rsidRPr="00B65417" w:rsidDel="00C8331D" w:rsidRDefault="009D7C7E" w:rsidP="00B65417">
          <w:pPr>
            <w:pStyle w:val="TOC2"/>
            <w:spacing w:line="276" w:lineRule="auto"/>
            <w:rPr>
              <w:del w:id="399" w:author="JAGADEESHWAR REDDY" w:date="2026-08-26T00:53:00Z" w16du:dateUtc="2026-08-25T19:23:00Z"/>
              <w:rFonts w:eastAsiaTheme="minorEastAsia"/>
              <w:kern w:val="2"/>
              <w:lang w:val="en-IN" w:eastAsia="en-IN"/>
              <w14:ligatures w14:val="standardContextual"/>
            </w:rPr>
          </w:pPr>
          <w:del w:id="400" w:author="JAGADEESHWAR REDDY" w:date="2026-08-26T00:53:00Z" w16du:dateUtc="2026-08-25T19:23:00Z">
            <w:r w:rsidRPr="00C8331D" w:rsidDel="00C8331D">
              <w:rPr>
                <w:rPrChange w:id="401" w:author="JAGADEESHWAR REDDY" w:date="2026-08-26T00:53:00Z" w16du:dateUtc="2026-08-25T19:23:00Z">
                  <w:rPr>
                    <w:rStyle w:val="Hyperlink"/>
                    <w:color w:val="000000" w:themeColor="text1"/>
                  </w:rPr>
                </w:rPrChange>
              </w:rPr>
              <w:delText>4.6 Sample Selection</w:delText>
            </w:r>
            <w:r w:rsidRPr="00B65417" w:rsidDel="00C8331D">
              <w:rPr>
                <w:webHidden/>
              </w:rPr>
              <w:tab/>
            </w:r>
            <w:r w:rsidR="005F280C" w:rsidRPr="00B65417" w:rsidDel="00C8331D">
              <w:rPr>
                <w:webHidden/>
              </w:rPr>
              <w:delText>14</w:delText>
            </w:r>
          </w:del>
        </w:p>
        <w:p w14:paraId="006EA369" w14:textId="70DB94F0" w:rsidR="009D7C7E" w:rsidRPr="00B65417" w:rsidDel="00C8331D" w:rsidRDefault="009D7C7E" w:rsidP="00B65417">
          <w:pPr>
            <w:pStyle w:val="TOC2"/>
            <w:spacing w:line="276" w:lineRule="auto"/>
            <w:rPr>
              <w:del w:id="402" w:author="JAGADEESHWAR REDDY" w:date="2026-08-26T00:53:00Z" w16du:dateUtc="2026-08-25T19:23:00Z"/>
              <w:rFonts w:eastAsiaTheme="minorEastAsia"/>
              <w:kern w:val="2"/>
              <w:lang w:val="en-IN" w:eastAsia="en-IN"/>
              <w14:ligatures w14:val="standardContextual"/>
            </w:rPr>
          </w:pPr>
          <w:del w:id="403" w:author="JAGADEESHWAR REDDY" w:date="2026-08-26T00:53:00Z" w16du:dateUtc="2026-08-25T19:23:00Z">
            <w:r w:rsidRPr="00C8331D" w:rsidDel="00C8331D">
              <w:rPr>
                <w:rPrChange w:id="404" w:author="JAGADEESHWAR REDDY" w:date="2026-08-26T00:53:00Z" w16du:dateUtc="2026-08-25T19:23:00Z">
                  <w:rPr>
                    <w:rStyle w:val="Hyperlink"/>
                    <w:color w:val="000000" w:themeColor="text1"/>
                  </w:rPr>
                </w:rPrChange>
              </w:rPr>
              <w:delText>4.7 Variable Measurement</w:delText>
            </w:r>
            <w:r w:rsidRPr="00B65417" w:rsidDel="00C8331D">
              <w:rPr>
                <w:webHidden/>
              </w:rPr>
              <w:tab/>
            </w:r>
            <w:r w:rsidR="005F280C" w:rsidRPr="00B65417" w:rsidDel="00C8331D">
              <w:rPr>
                <w:webHidden/>
              </w:rPr>
              <w:delText>14</w:delText>
            </w:r>
          </w:del>
        </w:p>
        <w:p w14:paraId="2F7F9F81" w14:textId="4EB6A266" w:rsidR="009D7C7E" w:rsidRPr="00B65417" w:rsidDel="00C8331D" w:rsidRDefault="009D7C7E" w:rsidP="00B65417">
          <w:pPr>
            <w:pStyle w:val="TOC2"/>
            <w:spacing w:line="276" w:lineRule="auto"/>
            <w:rPr>
              <w:del w:id="405" w:author="JAGADEESHWAR REDDY" w:date="2026-08-26T00:53:00Z" w16du:dateUtc="2026-08-25T19:23:00Z"/>
              <w:rFonts w:eastAsiaTheme="minorEastAsia"/>
              <w:kern w:val="2"/>
              <w:lang w:val="en-IN" w:eastAsia="en-IN"/>
              <w14:ligatures w14:val="standardContextual"/>
            </w:rPr>
          </w:pPr>
          <w:del w:id="406" w:author="JAGADEESHWAR REDDY" w:date="2026-08-26T00:53:00Z" w16du:dateUtc="2026-08-25T19:23:00Z">
            <w:r w:rsidRPr="00C8331D" w:rsidDel="00C8331D">
              <w:rPr>
                <w:rPrChange w:id="407" w:author="JAGADEESHWAR REDDY" w:date="2026-08-26T00:53:00Z" w16du:dateUtc="2026-08-25T19:23:00Z">
                  <w:rPr>
                    <w:rStyle w:val="Hyperlink"/>
                    <w:color w:val="000000" w:themeColor="text1"/>
                  </w:rPr>
                </w:rPrChange>
              </w:rPr>
              <w:delText>4.8 Data Analysis Techniques</w:delText>
            </w:r>
            <w:r w:rsidRPr="00B65417" w:rsidDel="00C8331D">
              <w:rPr>
                <w:webHidden/>
              </w:rPr>
              <w:tab/>
            </w:r>
            <w:r w:rsidR="005F280C" w:rsidRPr="00B65417" w:rsidDel="00C8331D">
              <w:rPr>
                <w:webHidden/>
              </w:rPr>
              <w:delText>16</w:delText>
            </w:r>
          </w:del>
        </w:p>
        <w:p w14:paraId="4E16DFB8" w14:textId="22ECBC78" w:rsidR="009D7C7E" w:rsidRPr="00B65417" w:rsidDel="00C8331D" w:rsidRDefault="009D7C7E" w:rsidP="00B65417">
          <w:pPr>
            <w:pStyle w:val="TOC2"/>
            <w:spacing w:line="276" w:lineRule="auto"/>
            <w:rPr>
              <w:del w:id="408" w:author="JAGADEESHWAR REDDY" w:date="2026-08-26T00:53:00Z" w16du:dateUtc="2026-08-25T19:23:00Z"/>
              <w:rFonts w:eastAsiaTheme="minorEastAsia"/>
              <w:kern w:val="2"/>
              <w:lang w:val="en-IN" w:eastAsia="en-IN"/>
              <w14:ligatures w14:val="standardContextual"/>
            </w:rPr>
          </w:pPr>
          <w:del w:id="409" w:author="JAGADEESHWAR REDDY" w:date="2026-08-26T00:53:00Z" w16du:dateUtc="2026-08-25T19:23:00Z">
            <w:r w:rsidRPr="00C8331D" w:rsidDel="00C8331D">
              <w:rPr>
                <w:rPrChange w:id="410" w:author="JAGADEESHWAR REDDY" w:date="2026-08-26T00:53:00Z" w16du:dateUtc="2026-08-25T19:23:00Z">
                  <w:rPr>
                    <w:rStyle w:val="Hyperlink"/>
                    <w:color w:val="000000" w:themeColor="text1"/>
                  </w:rPr>
                </w:rPrChange>
              </w:rPr>
              <w:delText>4.9 Reliability and Validity</w:delText>
            </w:r>
            <w:r w:rsidRPr="00B65417" w:rsidDel="00C8331D">
              <w:rPr>
                <w:webHidden/>
              </w:rPr>
              <w:tab/>
            </w:r>
            <w:r w:rsidR="005F280C" w:rsidRPr="00B65417" w:rsidDel="00C8331D">
              <w:rPr>
                <w:webHidden/>
              </w:rPr>
              <w:delText>16</w:delText>
            </w:r>
          </w:del>
        </w:p>
        <w:p w14:paraId="5E91829A" w14:textId="529225A8" w:rsidR="009D7C7E" w:rsidRPr="00B65417" w:rsidDel="00C8331D" w:rsidRDefault="009D7C7E" w:rsidP="00B65417">
          <w:pPr>
            <w:pStyle w:val="TOC2"/>
            <w:spacing w:line="276" w:lineRule="auto"/>
            <w:rPr>
              <w:del w:id="411" w:author="JAGADEESHWAR REDDY" w:date="2026-08-26T00:53:00Z" w16du:dateUtc="2026-08-25T19:23:00Z"/>
              <w:rFonts w:eastAsiaTheme="minorEastAsia"/>
              <w:kern w:val="2"/>
              <w:lang w:val="en-IN" w:eastAsia="en-IN"/>
              <w14:ligatures w14:val="standardContextual"/>
            </w:rPr>
          </w:pPr>
          <w:del w:id="412" w:author="JAGADEESHWAR REDDY" w:date="2026-08-26T00:53:00Z" w16du:dateUtc="2026-08-25T19:23:00Z">
            <w:r w:rsidRPr="00C8331D" w:rsidDel="00C8331D">
              <w:rPr>
                <w:rPrChange w:id="413" w:author="JAGADEESHWAR REDDY" w:date="2026-08-26T00:53:00Z" w16du:dateUtc="2026-08-25T19:23:00Z">
                  <w:rPr>
                    <w:rStyle w:val="Hyperlink"/>
                    <w:color w:val="000000" w:themeColor="text1"/>
                  </w:rPr>
                </w:rPrChange>
              </w:rPr>
              <w:delText>4.10 Ethical Considerations</w:delText>
            </w:r>
            <w:r w:rsidRPr="00B65417" w:rsidDel="00C8331D">
              <w:rPr>
                <w:webHidden/>
              </w:rPr>
              <w:tab/>
            </w:r>
            <w:r w:rsidR="005F280C" w:rsidRPr="00B65417" w:rsidDel="00C8331D">
              <w:rPr>
                <w:webHidden/>
              </w:rPr>
              <w:delText>17</w:delText>
            </w:r>
          </w:del>
        </w:p>
        <w:p w14:paraId="0F4C2D8F" w14:textId="6C5E5DE7" w:rsidR="009D7C7E" w:rsidRPr="00B65417" w:rsidDel="00C8331D" w:rsidRDefault="009D7C7E" w:rsidP="00B65417">
          <w:pPr>
            <w:pStyle w:val="TOC2"/>
            <w:spacing w:line="276" w:lineRule="auto"/>
            <w:rPr>
              <w:del w:id="414" w:author="JAGADEESHWAR REDDY" w:date="2026-08-26T00:53:00Z" w16du:dateUtc="2026-08-25T19:23:00Z"/>
              <w:rFonts w:eastAsiaTheme="minorEastAsia"/>
              <w:kern w:val="2"/>
              <w:lang w:val="en-IN" w:eastAsia="en-IN"/>
              <w14:ligatures w14:val="standardContextual"/>
            </w:rPr>
          </w:pPr>
          <w:del w:id="415" w:author="JAGADEESHWAR REDDY" w:date="2026-08-26T00:53:00Z" w16du:dateUtc="2026-08-25T19:23:00Z">
            <w:r w:rsidRPr="00C8331D" w:rsidDel="00C8331D">
              <w:rPr>
                <w:rPrChange w:id="416" w:author="JAGADEESHWAR REDDY" w:date="2026-08-26T00:53:00Z" w16du:dateUtc="2026-08-25T19:23:00Z">
                  <w:rPr>
                    <w:rStyle w:val="Hyperlink"/>
                    <w:color w:val="000000" w:themeColor="text1"/>
                  </w:rPr>
                </w:rPrChange>
              </w:rPr>
              <w:delText>4.11 Chapter Summary</w:delText>
            </w:r>
            <w:r w:rsidRPr="00B65417" w:rsidDel="00C8331D">
              <w:rPr>
                <w:webHidden/>
              </w:rPr>
              <w:tab/>
            </w:r>
            <w:r w:rsidR="005F280C" w:rsidRPr="00B65417" w:rsidDel="00C8331D">
              <w:rPr>
                <w:webHidden/>
              </w:rPr>
              <w:delText>17</w:delText>
            </w:r>
          </w:del>
        </w:p>
        <w:p w14:paraId="787C71BB" w14:textId="6D8BE46F" w:rsidR="009D7C7E" w:rsidRPr="00B65417" w:rsidDel="00C8331D" w:rsidRDefault="009D7C7E" w:rsidP="00B65417">
          <w:pPr>
            <w:pStyle w:val="TOC1"/>
            <w:spacing w:line="276" w:lineRule="auto"/>
            <w:rPr>
              <w:del w:id="417" w:author="JAGADEESHWAR REDDY" w:date="2026-08-26T00:53:00Z" w16du:dateUtc="2026-08-25T19:23:00Z"/>
              <w:rFonts w:eastAsiaTheme="minorEastAsia"/>
              <w:color w:val="000000" w:themeColor="text1"/>
              <w:kern w:val="2"/>
              <w:lang w:val="en-IN" w:eastAsia="en-IN"/>
              <w14:ligatures w14:val="standardContextual"/>
            </w:rPr>
          </w:pPr>
          <w:del w:id="418" w:author="JAGADEESHWAR REDDY" w:date="2026-08-26T00:53:00Z" w16du:dateUtc="2026-08-25T19:23:00Z">
            <w:r w:rsidRPr="00C8331D" w:rsidDel="00C8331D">
              <w:rPr>
                <w:rPrChange w:id="419"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5  Final Dissertation Plan</w:delText>
            </w:r>
            <w:r w:rsidRPr="00B65417" w:rsidDel="00C8331D">
              <w:rPr>
                <w:webHidden/>
                <w:color w:val="000000" w:themeColor="text1"/>
              </w:rPr>
              <w:tab/>
            </w:r>
            <w:r w:rsidR="005F280C" w:rsidRPr="00B65417" w:rsidDel="00C8331D">
              <w:rPr>
                <w:webHidden/>
                <w:color w:val="000000" w:themeColor="text1"/>
              </w:rPr>
              <w:delText>17</w:delText>
            </w:r>
          </w:del>
        </w:p>
        <w:p w14:paraId="59240845" w14:textId="5CF0A453" w:rsidR="009D7C7E" w:rsidRPr="00B65417" w:rsidDel="00C8331D" w:rsidRDefault="009D7C7E" w:rsidP="00B65417">
          <w:pPr>
            <w:pStyle w:val="TOC2"/>
            <w:spacing w:line="276" w:lineRule="auto"/>
            <w:rPr>
              <w:del w:id="420" w:author="JAGADEESHWAR REDDY" w:date="2026-08-26T00:53:00Z" w16du:dateUtc="2026-08-25T19:23:00Z"/>
              <w:rFonts w:eastAsiaTheme="minorEastAsia"/>
              <w:kern w:val="2"/>
              <w:lang w:val="en-IN" w:eastAsia="en-IN"/>
              <w14:ligatures w14:val="standardContextual"/>
            </w:rPr>
          </w:pPr>
          <w:del w:id="421" w:author="JAGADEESHWAR REDDY" w:date="2026-08-26T00:53:00Z" w16du:dateUtc="2026-08-25T19:23:00Z">
            <w:r w:rsidRPr="00C8331D" w:rsidDel="00C8331D">
              <w:rPr>
                <w:rPrChange w:id="422" w:author="JAGADEESHWAR REDDY" w:date="2026-08-26T00:53:00Z" w16du:dateUtc="2026-08-25T19:23:00Z">
                  <w:rPr>
                    <w:rStyle w:val="Hyperlink"/>
                    <w:color w:val="000000" w:themeColor="text1"/>
                  </w:rPr>
                </w:rPrChange>
              </w:rPr>
              <w:delText>5.1 Current Progress</w:delText>
            </w:r>
            <w:r w:rsidRPr="00B65417" w:rsidDel="00C8331D">
              <w:rPr>
                <w:webHidden/>
              </w:rPr>
              <w:tab/>
            </w:r>
            <w:r w:rsidR="005F280C" w:rsidRPr="00B65417" w:rsidDel="00C8331D">
              <w:rPr>
                <w:webHidden/>
              </w:rPr>
              <w:delText>17</w:delText>
            </w:r>
          </w:del>
        </w:p>
        <w:p w14:paraId="565E2A4A" w14:textId="061CC207" w:rsidR="009D7C7E" w:rsidRPr="00B65417" w:rsidDel="00C8331D" w:rsidRDefault="009D7C7E" w:rsidP="00B65417">
          <w:pPr>
            <w:pStyle w:val="TOC2"/>
            <w:spacing w:line="276" w:lineRule="auto"/>
            <w:rPr>
              <w:del w:id="423" w:author="JAGADEESHWAR REDDY" w:date="2026-08-26T00:53:00Z" w16du:dateUtc="2026-08-25T19:23:00Z"/>
              <w:rFonts w:eastAsiaTheme="minorEastAsia"/>
              <w:kern w:val="2"/>
              <w:lang w:val="en-IN" w:eastAsia="en-IN"/>
              <w14:ligatures w14:val="standardContextual"/>
            </w:rPr>
          </w:pPr>
          <w:del w:id="424" w:author="JAGADEESHWAR REDDY" w:date="2026-08-26T00:53:00Z" w16du:dateUtc="2026-08-25T19:23:00Z">
            <w:r w:rsidRPr="00C8331D" w:rsidDel="00C8331D">
              <w:rPr>
                <w:rPrChange w:id="425" w:author="JAGADEESHWAR REDDY" w:date="2026-08-26T00:53:00Z" w16du:dateUtc="2026-08-25T19:23:00Z">
                  <w:rPr>
                    <w:rStyle w:val="Hyperlink"/>
                    <w:color w:val="000000" w:themeColor="text1"/>
                  </w:rPr>
                </w:rPrChange>
              </w:rPr>
              <w:delText>5.2 Remaining Activities</w:delText>
            </w:r>
            <w:r w:rsidRPr="00B65417" w:rsidDel="00C8331D">
              <w:rPr>
                <w:webHidden/>
              </w:rPr>
              <w:tab/>
            </w:r>
            <w:r w:rsidR="005F280C" w:rsidRPr="00B65417" w:rsidDel="00C8331D">
              <w:rPr>
                <w:webHidden/>
              </w:rPr>
              <w:delText>18</w:delText>
            </w:r>
          </w:del>
        </w:p>
        <w:p w14:paraId="75892FF2" w14:textId="298AAAFA" w:rsidR="009D7C7E" w:rsidRPr="00B65417" w:rsidDel="00C8331D" w:rsidRDefault="009D7C7E" w:rsidP="00B65417">
          <w:pPr>
            <w:pStyle w:val="TOC1"/>
            <w:spacing w:line="276" w:lineRule="auto"/>
            <w:rPr>
              <w:del w:id="426" w:author="JAGADEESHWAR REDDY" w:date="2026-08-26T00:53:00Z" w16du:dateUtc="2026-08-25T19:23:00Z"/>
              <w:rFonts w:eastAsiaTheme="minorEastAsia"/>
              <w:color w:val="000000" w:themeColor="text1"/>
              <w:kern w:val="2"/>
              <w:lang w:val="en-IN" w:eastAsia="en-IN"/>
              <w14:ligatures w14:val="standardContextual"/>
            </w:rPr>
          </w:pPr>
          <w:del w:id="427" w:author="JAGADEESHWAR REDDY" w:date="2026-08-26T00:53:00Z" w16du:dateUtc="2026-08-25T19:23:00Z">
            <w:r w:rsidRPr="00C8331D" w:rsidDel="00C8331D">
              <w:rPr>
                <w:rPrChange w:id="428" w:author="JAGADEESHWAR REDDY" w:date="2026-08-26T00:53:00Z" w16du:dateUtc="2026-08-25T19:23:00Z">
                  <w:rPr>
                    <w:rStyle w:val="Hyperlink"/>
                    <w:rFonts w:ascii="Times New Roman" w:hAnsi="Times New Roman" w:cs="Times New Roman"/>
                    <w:b/>
                    <w:bCs/>
                    <w:noProof/>
                    <w:color w:val="000000" w:themeColor="text1"/>
                    <w:sz w:val="24"/>
                    <w:szCs w:val="24"/>
                  </w:rPr>
                </w:rPrChange>
              </w:rPr>
              <w:delText>References :</w:delText>
            </w:r>
            <w:r w:rsidRPr="00B65417" w:rsidDel="00C8331D">
              <w:rPr>
                <w:webHidden/>
                <w:color w:val="000000" w:themeColor="text1"/>
              </w:rPr>
              <w:tab/>
            </w:r>
            <w:r w:rsidR="005F280C" w:rsidRPr="00B65417" w:rsidDel="00C8331D">
              <w:rPr>
                <w:webHidden/>
                <w:color w:val="000000" w:themeColor="text1"/>
              </w:rPr>
              <w:delText>19</w:delText>
            </w:r>
          </w:del>
        </w:p>
        <w:p w14:paraId="63345983" w14:textId="548FB2CD" w:rsidR="009D7C7E" w:rsidRPr="00B65417" w:rsidRDefault="009D7C7E" w:rsidP="00B65417">
          <w:pPr>
            <w:spacing w:line="276" w:lineRule="auto"/>
            <w:rPr>
              <w:rFonts w:ascii="Times New Roman" w:hAnsi="Times New Roman" w:cs="Times New Roman"/>
              <w:color w:val="000000" w:themeColor="text1"/>
              <w:sz w:val="24"/>
              <w:szCs w:val="24"/>
            </w:rPr>
          </w:pPr>
          <w:r w:rsidRPr="00B65417">
            <w:rPr>
              <w:rFonts w:ascii="Times New Roman" w:hAnsi="Times New Roman" w:cs="Times New Roman"/>
              <w:noProof/>
              <w:color w:val="000000" w:themeColor="text1"/>
              <w:sz w:val="24"/>
              <w:szCs w:val="24"/>
            </w:rPr>
            <w:fldChar w:fldCharType="end"/>
          </w:r>
        </w:p>
      </w:sdtContent>
    </w:sdt>
    <w:p w14:paraId="0AECB578" w14:textId="77777777" w:rsidR="009D7C7E" w:rsidRDefault="009D7C7E" w:rsidP="000C2251">
      <w:pPr>
        <w:pStyle w:val="ListParagraph"/>
        <w:spacing w:after="0" w:line="240" w:lineRule="auto"/>
        <w:ind w:left="142"/>
        <w:jc w:val="both"/>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1F4FEFD9" w14:textId="77777777" w:rsidR="007D08F4" w:rsidRDefault="007D08F4" w:rsidP="000C2251">
      <w:pPr>
        <w:pStyle w:val="ListParagraph"/>
        <w:spacing w:after="0" w:line="240" w:lineRule="auto"/>
        <w:ind w:left="142"/>
        <w:jc w:val="both"/>
        <w:rPr>
          <w:ins w:id="429"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155973F" w14:textId="77777777" w:rsidR="001A2AA9" w:rsidRDefault="001A2AA9" w:rsidP="000C2251">
      <w:pPr>
        <w:pStyle w:val="ListParagraph"/>
        <w:spacing w:after="0" w:line="240" w:lineRule="auto"/>
        <w:ind w:left="142"/>
        <w:jc w:val="both"/>
        <w:rPr>
          <w:ins w:id="430"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E5FEAE9" w14:textId="77777777" w:rsidR="001A2AA9" w:rsidRDefault="001A2AA9" w:rsidP="000C2251">
      <w:pPr>
        <w:pStyle w:val="ListParagraph"/>
        <w:spacing w:after="0" w:line="240" w:lineRule="auto"/>
        <w:ind w:left="142"/>
        <w:jc w:val="both"/>
        <w:rPr>
          <w:ins w:id="431"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68CDB43" w14:textId="77777777" w:rsidR="001A2AA9" w:rsidRDefault="001A2AA9" w:rsidP="000C2251">
      <w:pPr>
        <w:pStyle w:val="ListParagraph"/>
        <w:spacing w:after="0" w:line="240" w:lineRule="auto"/>
        <w:ind w:left="142"/>
        <w:jc w:val="both"/>
        <w:rPr>
          <w:ins w:id="432"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711E4C05" w14:textId="77777777" w:rsidR="001A2AA9" w:rsidRDefault="001A2AA9" w:rsidP="000C2251">
      <w:pPr>
        <w:pStyle w:val="ListParagraph"/>
        <w:spacing w:after="0" w:line="240" w:lineRule="auto"/>
        <w:ind w:left="142"/>
        <w:jc w:val="both"/>
        <w:rPr>
          <w:ins w:id="433"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6096BB9" w14:textId="77777777" w:rsidR="001A2AA9" w:rsidRDefault="001A2AA9" w:rsidP="000C2251">
      <w:pPr>
        <w:pStyle w:val="ListParagraph"/>
        <w:spacing w:after="0" w:line="240" w:lineRule="auto"/>
        <w:ind w:left="142"/>
        <w:jc w:val="both"/>
        <w:rPr>
          <w:ins w:id="434"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19DA3655" w14:textId="77777777" w:rsidR="001A2AA9" w:rsidRDefault="001A2AA9" w:rsidP="000C2251">
      <w:pPr>
        <w:pStyle w:val="ListParagraph"/>
        <w:spacing w:after="0" w:line="240" w:lineRule="auto"/>
        <w:ind w:left="142"/>
        <w:jc w:val="both"/>
        <w:rPr>
          <w:ins w:id="435"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CB359DB" w14:textId="77777777" w:rsidR="008D7DC0" w:rsidRDefault="008D7DC0" w:rsidP="000C2251">
      <w:pPr>
        <w:pStyle w:val="ListParagraph"/>
        <w:spacing w:after="0" w:line="240" w:lineRule="auto"/>
        <w:ind w:left="142"/>
        <w:jc w:val="both"/>
        <w:rPr>
          <w:ins w:id="436"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64120D9" w14:textId="77777777" w:rsidR="008D7DC0" w:rsidRDefault="008D7DC0" w:rsidP="000C2251">
      <w:pPr>
        <w:pStyle w:val="ListParagraph"/>
        <w:spacing w:after="0" w:line="240" w:lineRule="auto"/>
        <w:ind w:left="142"/>
        <w:jc w:val="both"/>
        <w:rPr>
          <w:ins w:id="437"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38032B4B" w14:textId="77777777" w:rsidR="008D7DC0" w:rsidRDefault="008D7DC0" w:rsidP="000C2251">
      <w:pPr>
        <w:pStyle w:val="ListParagraph"/>
        <w:spacing w:after="0" w:line="240" w:lineRule="auto"/>
        <w:ind w:left="142"/>
        <w:jc w:val="both"/>
        <w:rPr>
          <w:ins w:id="438"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A854CE3" w14:textId="77777777" w:rsidR="008D7DC0" w:rsidRDefault="008D7DC0" w:rsidP="000C2251">
      <w:pPr>
        <w:pStyle w:val="ListParagraph"/>
        <w:spacing w:after="0" w:line="240" w:lineRule="auto"/>
        <w:ind w:left="142"/>
        <w:jc w:val="both"/>
        <w:rPr>
          <w:ins w:id="439"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32B00317" w14:textId="77777777" w:rsidR="008D7DC0" w:rsidRDefault="008D7DC0" w:rsidP="000C2251">
      <w:pPr>
        <w:pStyle w:val="ListParagraph"/>
        <w:spacing w:after="0" w:line="240" w:lineRule="auto"/>
        <w:ind w:left="142"/>
        <w:jc w:val="both"/>
        <w:rPr>
          <w:ins w:id="440"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9228D9A" w14:textId="77777777" w:rsidR="008D7DC0" w:rsidRDefault="008D7DC0" w:rsidP="000C2251">
      <w:pPr>
        <w:pStyle w:val="ListParagraph"/>
        <w:spacing w:after="0" w:line="240" w:lineRule="auto"/>
        <w:ind w:left="142"/>
        <w:jc w:val="both"/>
        <w:rPr>
          <w:ins w:id="441"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92A9209" w14:textId="77777777" w:rsidR="008D7DC0" w:rsidRDefault="008D7DC0" w:rsidP="000C2251">
      <w:pPr>
        <w:pStyle w:val="ListParagraph"/>
        <w:spacing w:after="0" w:line="240" w:lineRule="auto"/>
        <w:ind w:left="142"/>
        <w:jc w:val="both"/>
        <w:rPr>
          <w:ins w:id="442"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61525D12" w14:textId="77777777" w:rsidR="008D7DC0" w:rsidRDefault="008D7DC0" w:rsidP="000C2251">
      <w:pPr>
        <w:pStyle w:val="ListParagraph"/>
        <w:spacing w:after="0" w:line="240" w:lineRule="auto"/>
        <w:ind w:left="142"/>
        <w:jc w:val="both"/>
        <w:rPr>
          <w:ins w:id="443"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5919571" w14:textId="77777777" w:rsidR="008D7DC0" w:rsidRDefault="008D7DC0" w:rsidP="000C2251">
      <w:pPr>
        <w:pStyle w:val="ListParagraph"/>
        <w:spacing w:after="0" w:line="240" w:lineRule="auto"/>
        <w:ind w:left="142"/>
        <w:jc w:val="both"/>
        <w:rPr>
          <w:ins w:id="444" w:author="JAGADEESHWAR REDDY" w:date="2026-08-31T00:39:00Z" w16du:dateUtc="2026-08-30T19:09: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8023C1D" w14:textId="77777777" w:rsidR="008D7DC0" w:rsidRDefault="008D7DC0" w:rsidP="000C2251">
      <w:pPr>
        <w:pStyle w:val="ListParagraph"/>
        <w:spacing w:after="0" w:line="240" w:lineRule="auto"/>
        <w:ind w:left="142"/>
        <w:jc w:val="both"/>
        <w:rPr>
          <w:ins w:id="445"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0B43D4E3" w14:textId="77777777" w:rsidR="001A2AA9" w:rsidRPr="00C07D01" w:rsidRDefault="001A2AA9">
      <w:pPr>
        <w:spacing w:after="0" w:line="240" w:lineRule="auto"/>
        <w:jc w:val="both"/>
        <w:rPr>
          <w:ins w:id="446"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Change w:id="447" w:author="JAGADEESHWAR REDDY" w:date="2026-08-31T00:30:00Z" w16du:dateUtc="2026-08-30T19:00:00Z">
            <w:rPr>
              <w:ins w:id="448" w:author="JAGADEESHWAR REDDY" w:date="2026-08-26T00:53:00Z" w16du:dateUtc="2026-08-25T19:23:00Z"/>
            </w:rPr>
          </w:rPrChange>
        </w:rPr>
        <w:pPrChange w:id="449" w:author="JAGADEESHWAR REDDY" w:date="2026-08-31T00:30:00Z" w16du:dateUtc="2026-08-30T19:00:00Z">
          <w:pPr>
            <w:pStyle w:val="ListParagraph"/>
            <w:spacing w:after="0" w:line="240" w:lineRule="auto"/>
            <w:ind w:left="142"/>
            <w:jc w:val="both"/>
          </w:pPr>
        </w:pPrChange>
      </w:pPr>
    </w:p>
    <w:p w14:paraId="0315B0D9" w14:textId="77777777" w:rsidR="001A2AA9" w:rsidRDefault="001A2AA9" w:rsidP="000C2251">
      <w:pPr>
        <w:pStyle w:val="ListParagraph"/>
        <w:spacing w:after="0" w:line="240" w:lineRule="auto"/>
        <w:ind w:left="142"/>
        <w:jc w:val="both"/>
        <w:rPr>
          <w:ins w:id="450" w:author="JAGADEESHWAR REDDY" w:date="2026-08-26T00:53:00Z" w16du:dateUtc="2026-08-25T19:23:00Z"/>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7473A53E" w14:textId="77777777" w:rsidR="001A2AA9" w:rsidRPr="00073667" w:rsidRDefault="001A2AA9">
      <w:pPr>
        <w:pStyle w:val="ListParagraph"/>
        <w:spacing w:after="0" w:line="360" w:lineRule="auto"/>
        <w:ind w:left="142"/>
        <w:jc w:val="both"/>
        <w:rPr>
          <w:rFonts w:ascii="Times New Roman" w:hAnsi="Times New Roman" w:cs="Times New Roman"/>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Change w:id="451" w:author="JAGADEESHWAR REDDY" w:date="2026-08-31T00:04:00Z" w16du:dateUtc="2026-08-30T18:34:00Z">
            <w:rPr>
              <w:b/>
              <w:i/>
              <w:i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rPrChange>
        </w:rPr>
        <w:pPrChange w:id="452" w:author="JAGADEESHWAR REDDY" w:date="2026-08-31T00:04:00Z" w16du:dateUtc="2026-08-30T18:34:00Z">
          <w:pPr>
            <w:pStyle w:val="ListParagraph"/>
            <w:spacing w:after="0" w:line="240" w:lineRule="auto"/>
            <w:ind w:left="142"/>
            <w:jc w:val="both"/>
          </w:pPr>
        </w:pPrChange>
      </w:pPr>
    </w:p>
    <w:p w14:paraId="2E9A7726" w14:textId="48A2302A" w:rsidR="00B95AD8" w:rsidRDefault="00DD018F" w:rsidP="00073667">
      <w:pPr>
        <w:pStyle w:val="Heading1"/>
        <w:spacing w:line="360" w:lineRule="auto"/>
        <w:jc w:val="center"/>
        <w:rPr>
          <w:ins w:id="453" w:author="JAGADEESHWAR REDDY" w:date="2026-08-31T00:05:00Z" w16du:dateUtc="2026-08-30T18:35:00Z"/>
          <w:rFonts w:ascii="Times New Roman" w:hAnsi="Times New Roman" w:cs="Times New Roman"/>
          <w:b/>
          <w:bCs/>
          <w:color w:val="000000" w:themeColor="text1"/>
          <w:sz w:val="32"/>
          <w:szCs w:val="32"/>
          <w:lang w:val="en-GB"/>
        </w:rPr>
      </w:pPr>
      <w:bookmarkStart w:id="454" w:name="_Toc239204296"/>
      <w:ins w:id="455" w:author="JAGADEESHWAR REDDY" w:date="2026-08-31T00:02:00Z">
        <w:r w:rsidRPr="00073667">
          <w:rPr>
            <w:rFonts w:ascii="Times New Roman" w:hAnsi="Times New Roman" w:cs="Times New Roman"/>
            <w:b/>
            <w:bCs/>
            <w:color w:val="000000" w:themeColor="text1"/>
            <w:sz w:val="32"/>
            <w:szCs w:val="32"/>
            <w:lang w:val="en-GB"/>
          </w:rPr>
          <w:t>LIST OF TABLES</w:t>
        </w:r>
      </w:ins>
      <w:bookmarkEnd w:id="454"/>
    </w:p>
    <w:p w14:paraId="2E617806" w14:textId="77777777" w:rsidR="008F4CB3" w:rsidRPr="008F4CB3" w:rsidRDefault="008F4CB3">
      <w:pPr>
        <w:rPr>
          <w:ins w:id="456" w:author="JAGADEESHWAR REDDY" w:date="2026-08-31T00:01:00Z" w16du:dateUtc="2026-08-30T18:31:00Z"/>
          <w:rPrChange w:id="457" w:author="JAGADEESHWAR REDDY" w:date="2026-08-31T00:05:00Z" w16du:dateUtc="2026-08-30T18:35:00Z">
            <w:rPr>
              <w:ins w:id="458" w:author="JAGADEESHWAR REDDY" w:date="2026-08-31T00:01:00Z" w16du:dateUtc="2026-08-30T18:31:00Z"/>
              <w:rFonts w:ascii="Times New Roman" w:hAnsi="Times New Roman" w:cs="Times New Roman"/>
              <w:b/>
              <w:bCs/>
              <w:color w:val="000000" w:themeColor="text1"/>
              <w:sz w:val="32"/>
              <w:szCs w:val="32"/>
            </w:rPr>
          </w:rPrChange>
        </w:rPr>
        <w:pPrChange w:id="459" w:author="JAGADEESHWAR REDDY" w:date="2026-08-31T00:05:00Z" w16du:dateUtc="2026-08-30T18:35:00Z">
          <w:pPr>
            <w:pStyle w:val="Heading1"/>
          </w:pPr>
        </w:pPrChange>
      </w:pPr>
    </w:p>
    <w:p w14:paraId="6F20473E" w14:textId="0439C5B8" w:rsidR="002D34E2" w:rsidRPr="008F4CB3" w:rsidRDefault="002D34E2">
      <w:pPr>
        <w:pStyle w:val="TableofFigures"/>
        <w:tabs>
          <w:tab w:val="right" w:leader="dot" w:pos="9016"/>
        </w:tabs>
        <w:spacing w:line="360" w:lineRule="auto"/>
        <w:rPr>
          <w:ins w:id="460" w:author="JAGADEESHWAR REDDY" w:date="2026-08-31T00:04:00Z" w16du:dateUtc="2026-08-30T18:34:00Z"/>
          <w:rFonts w:ascii="Times New Roman" w:hAnsi="Times New Roman" w:cs="Times New Roman"/>
          <w:noProof/>
          <w:sz w:val="24"/>
          <w:szCs w:val="24"/>
          <w:rPrChange w:id="461" w:author="JAGADEESHWAR REDDY" w:date="2026-08-31T00:05:00Z" w16du:dateUtc="2026-08-30T18:35:00Z">
            <w:rPr>
              <w:ins w:id="462" w:author="JAGADEESHWAR REDDY" w:date="2026-08-31T00:04:00Z" w16du:dateUtc="2026-08-30T18:34:00Z"/>
              <w:noProof/>
            </w:rPr>
          </w:rPrChange>
        </w:rPr>
        <w:pPrChange w:id="463" w:author="JAGADEESHWAR REDDY" w:date="2026-08-31T00:04:00Z" w16du:dateUtc="2026-08-30T18:34:00Z">
          <w:pPr>
            <w:pStyle w:val="TableofFigures"/>
            <w:tabs>
              <w:tab w:val="right" w:leader="dot" w:pos="9016"/>
            </w:tabs>
          </w:pPr>
        </w:pPrChange>
      </w:pPr>
      <w:ins w:id="464" w:author="JAGADEESHWAR REDDY" w:date="2026-08-31T00:04:00Z" w16du:dateUtc="2026-08-30T18:34:00Z">
        <w:r w:rsidRPr="00073667">
          <w:rPr>
            <w:rFonts w:ascii="Times New Roman" w:hAnsi="Times New Roman" w:cs="Times New Roman"/>
            <w:b/>
            <w:bCs/>
            <w:color w:val="000000" w:themeColor="text1"/>
            <w:sz w:val="32"/>
            <w:szCs w:val="32"/>
          </w:rPr>
          <w:fldChar w:fldCharType="begin"/>
        </w:r>
        <w:r w:rsidRPr="00073667">
          <w:rPr>
            <w:rFonts w:ascii="Times New Roman" w:hAnsi="Times New Roman" w:cs="Times New Roman"/>
            <w:b/>
            <w:bCs/>
            <w:color w:val="000000" w:themeColor="text1"/>
            <w:sz w:val="32"/>
            <w:szCs w:val="32"/>
          </w:rPr>
          <w:instrText xml:space="preserve"> TOC \h \z \c "Table" </w:instrText>
        </w:r>
        <w:r w:rsidRPr="00073667">
          <w:rPr>
            <w:rFonts w:ascii="Times New Roman" w:hAnsi="Times New Roman" w:cs="Times New Roman"/>
            <w:b/>
            <w:bCs/>
            <w:color w:val="000000" w:themeColor="text1"/>
            <w:sz w:val="32"/>
            <w:szCs w:val="32"/>
          </w:rPr>
          <w:fldChar w:fldCharType="separate"/>
        </w:r>
        <w:r w:rsidRPr="008F4CB3">
          <w:rPr>
            <w:rStyle w:val="Hyperlink"/>
            <w:rFonts w:ascii="Times New Roman" w:hAnsi="Times New Roman" w:cs="Times New Roman"/>
            <w:noProof/>
            <w:sz w:val="24"/>
            <w:szCs w:val="24"/>
            <w:rPrChange w:id="465"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466"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467" w:author="JAGADEESHWAR REDDY" w:date="2026-08-31T00:05:00Z" w16du:dateUtc="2026-08-30T18:35:00Z">
              <w:rPr>
                <w:noProof/>
              </w:rPr>
            </w:rPrChange>
          </w:rPr>
          <w:instrText>HYPERLINK \l "_Toc239027061"</w:instrText>
        </w:r>
        <w:r w:rsidRPr="008F4CB3">
          <w:rPr>
            <w:rStyle w:val="Hyperlink"/>
            <w:rFonts w:ascii="Times New Roman" w:hAnsi="Times New Roman" w:cs="Times New Roman"/>
            <w:noProof/>
            <w:sz w:val="24"/>
            <w:szCs w:val="24"/>
            <w:rPrChange w:id="468"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469"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470" w:author="JAGADEESHWAR REDDY" w:date="2026-08-31T00:05:00Z" w16du:dateUtc="2026-08-30T18:35:00Z">
              <w:rPr>
                <w:rStyle w:val="Hyperlink"/>
                <w:rFonts w:ascii="Times New Roman" w:hAnsi="Times New Roman" w:cs="Times New Roman"/>
                <w:noProof/>
              </w:rPr>
            </w:rPrChange>
          </w:rPr>
          <w:t>Table 1 - 5.1 Descriptive Statistics</w:t>
        </w:r>
        <w:r w:rsidRPr="008F4CB3">
          <w:rPr>
            <w:rFonts w:ascii="Times New Roman" w:hAnsi="Times New Roman" w:cs="Times New Roman"/>
            <w:noProof/>
            <w:webHidden/>
            <w:sz w:val="24"/>
            <w:szCs w:val="24"/>
            <w:rPrChange w:id="471"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472"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473" w:author="JAGADEESHWAR REDDY" w:date="2026-08-31T00:05:00Z" w16du:dateUtc="2026-08-30T18:35:00Z">
              <w:rPr>
                <w:noProof/>
                <w:webHidden/>
              </w:rPr>
            </w:rPrChange>
          </w:rPr>
          <w:instrText xml:space="preserve"> PAGEREF _Toc239027061 \h </w:instrText>
        </w:r>
      </w:ins>
      <w:r w:rsidRPr="00112D7C">
        <w:rPr>
          <w:rFonts w:ascii="Times New Roman" w:hAnsi="Times New Roman" w:cs="Times New Roman"/>
          <w:noProof/>
          <w:webHidden/>
          <w:sz w:val="24"/>
          <w:szCs w:val="24"/>
        </w:rPr>
      </w:r>
      <w:ins w:id="474" w:author="JAGADEESHWAR REDDY" w:date="2026-08-31T00:04:00Z" w16du:dateUtc="2026-08-30T18:34:00Z">
        <w:r w:rsidRPr="008F4CB3">
          <w:rPr>
            <w:rFonts w:ascii="Times New Roman" w:hAnsi="Times New Roman" w:cs="Times New Roman"/>
            <w:noProof/>
            <w:webHidden/>
            <w:sz w:val="24"/>
            <w:szCs w:val="24"/>
            <w:rPrChange w:id="475"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476" w:author="JAGADEESHWAR REDDY" w:date="2026-08-31T00:05:00Z" w16du:dateUtc="2026-08-30T18:35:00Z">
              <w:rPr>
                <w:noProof/>
                <w:webHidden/>
              </w:rPr>
            </w:rPrChange>
          </w:rPr>
          <w:t>23</w:t>
        </w:r>
        <w:r w:rsidRPr="008F4CB3">
          <w:rPr>
            <w:rFonts w:ascii="Times New Roman" w:hAnsi="Times New Roman" w:cs="Times New Roman"/>
            <w:noProof/>
            <w:webHidden/>
            <w:sz w:val="24"/>
            <w:szCs w:val="24"/>
            <w:rPrChange w:id="477"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478" w:author="JAGADEESHWAR REDDY" w:date="2026-08-31T00:05:00Z" w16du:dateUtc="2026-08-30T18:35:00Z">
              <w:rPr>
                <w:rStyle w:val="Hyperlink"/>
                <w:noProof/>
              </w:rPr>
            </w:rPrChange>
          </w:rPr>
          <w:fldChar w:fldCharType="end"/>
        </w:r>
      </w:ins>
    </w:p>
    <w:p w14:paraId="4459FB0D" w14:textId="650540CE" w:rsidR="002D34E2" w:rsidRPr="008F4CB3" w:rsidRDefault="002D34E2">
      <w:pPr>
        <w:pStyle w:val="TableofFigures"/>
        <w:tabs>
          <w:tab w:val="right" w:leader="dot" w:pos="9016"/>
        </w:tabs>
        <w:spacing w:line="360" w:lineRule="auto"/>
        <w:rPr>
          <w:ins w:id="479" w:author="JAGADEESHWAR REDDY" w:date="2026-08-31T00:04:00Z" w16du:dateUtc="2026-08-30T18:34:00Z"/>
          <w:rFonts w:ascii="Times New Roman" w:hAnsi="Times New Roman" w:cs="Times New Roman"/>
          <w:noProof/>
          <w:sz w:val="24"/>
          <w:szCs w:val="24"/>
          <w:rPrChange w:id="480" w:author="JAGADEESHWAR REDDY" w:date="2026-08-31T00:05:00Z" w16du:dateUtc="2026-08-30T18:35:00Z">
            <w:rPr>
              <w:ins w:id="481" w:author="JAGADEESHWAR REDDY" w:date="2026-08-31T00:04:00Z" w16du:dateUtc="2026-08-30T18:34:00Z"/>
              <w:noProof/>
            </w:rPr>
          </w:rPrChange>
        </w:rPr>
        <w:pPrChange w:id="482" w:author="JAGADEESHWAR REDDY" w:date="2026-08-31T00:04:00Z" w16du:dateUtc="2026-08-30T18:34:00Z">
          <w:pPr>
            <w:pStyle w:val="TableofFigures"/>
            <w:tabs>
              <w:tab w:val="right" w:leader="dot" w:pos="9016"/>
            </w:tabs>
          </w:pPr>
        </w:pPrChange>
      </w:pPr>
      <w:ins w:id="483" w:author="JAGADEESHWAR REDDY" w:date="2026-08-31T00:04:00Z" w16du:dateUtc="2026-08-30T18:34:00Z">
        <w:r w:rsidRPr="008F4CB3">
          <w:rPr>
            <w:rStyle w:val="Hyperlink"/>
            <w:rFonts w:ascii="Times New Roman" w:hAnsi="Times New Roman" w:cs="Times New Roman"/>
            <w:noProof/>
            <w:sz w:val="24"/>
            <w:szCs w:val="24"/>
            <w:rPrChange w:id="484"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485"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486" w:author="JAGADEESHWAR REDDY" w:date="2026-08-31T00:05:00Z" w16du:dateUtc="2026-08-30T18:35:00Z">
              <w:rPr>
                <w:noProof/>
              </w:rPr>
            </w:rPrChange>
          </w:rPr>
          <w:instrText>HYPERLINK \l "_Toc239027062"</w:instrText>
        </w:r>
        <w:r w:rsidRPr="008F4CB3">
          <w:rPr>
            <w:rStyle w:val="Hyperlink"/>
            <w:rFonts w:ascii="Times New Roman" w:hAnsi="Times New Roman" w:cs="Times New Roman"/>
            <w:noProof/>
            <w:sz w:val="24"/>
            <w:szCs w:val="24"/>
            <w:rPrChange w:id="487"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488"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489" w:author="JAGADEESHWAR REDDY" w:date="2026-08-31T00:05:00Z" w16du:dateUtc="2026-08-30T18:35:00Z">
              <w:rPr>
                <w:rStyle w:val="Hyperlink"/>
                <w:rFonts w:ascii="Times New Roman" w:hAnsi="Times New Roman" w:cs="Times New Roman"/>
                <w:noProof/>
              </w:rPr>
            </w:rPrChange>
          </w:rPr>
          <w:t>Table 2 -5.2 Pearson Correlation Matrix</w:t>
        </w:r>
        <w:r w:rsidRPr="008F4CB3">
          <w:rPr>
            <w:rFonts w:ascii="Times New Roman" w:hAnsi="Times New Roman" w:cs="Times New Roman"/>
            <w:noProof/>
            <w:webHidden/>
            <w:sz w:val="24"/>
            <w:szCs w:val="24"/>
            <w:rPrChange w:id="490"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491"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492" w:author="JAGADEESHWAR REDDY" w:date="2026-08-31T00:05:00Z" w16du:dateUtc="2026-08-30T18:35:00Z">
              <w:rPr>
                <w:noProof/>
                <w:webHidden/>
              </w:rPr>
            </w:rPrChange>
          </w:rPr>
          <w:instrText xml:space="preserve"> PAGEREF _Toc239027062 \h </w:instrText>
        </w:r>
      </w:ins>
      <w:r w:rsidRPr="00112D7C">
        <w:rPr>
          <w:rFonts w:ascii="Times New Roman" w:hAnsi="Times New Roman" w:cs="Times New Roman"/>
          <w:noProof/>
          <w:webHidden/>
          <w:sz w:val="24"/>
          <w:szCs w:val="24"/>
        </w:rPr>
      </w:r>
      <w:ins w:id="493" w:author="JAGADEESHWAR REDDY" w:date="2026-08-31T00:04:00Z" w16du:dateUtc="2026-08-30T18:34:00Z">
        <w:r w:rsidRPr="008F4CB3">
          <w:rPr>
            <w:rFonts w:ascii="Times New Roman" w:hAnsi="Times New Roman" w:cs="Times New Roman"/>
            <w:noProof/>
            <w:webHidden/>
            <w:sz w:val="24"/>
            <w:szCs w:val="24"/>
            <w:rPrChange w:id="494"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495" w:author="JAGADEESHWAR REDDY" w:date="2026-08-31T00:05:00Z" w16du:dateUtc="2026-08-30T18:35:00Z">
              <w:rPr>
                <w:noProof/>
                <w:webHidden/>
              </w:rPr>
            </w:rPrChange>
          </w:rPr>
          <w:t>24</w:t>
        </w:r>
        <w:r w:rsidRPr="008F4CB3">
          <w:rPr>
            <w:rFonts w:ascii="Times New Roman" w:hAnsi="Times New Roman" w:cs="Times New Roman"/>
            <w:noProof/>
            <w:webHidden/>
            <w:sz w:val="24"/>
            <w:szCs w:val="24"/>
            <w:rPrChange w:id="496"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497" w:author="JAGADEESHWAR REDDY" w:date="2026-08-31T00:05:00Z" w16du:dateUtc="2026-08-30T18:35:00Z">
              <w:rPr>
                <w:rStyle w:val="Hyperlink"/>
                <w:noProof/>
              </w:rPr>
            </w:rPrChange>
          </w:rPr>
          <w:fldChar w:fldCharType="end"/>
        </w:r>
      </w:ins>
    </w:p>
    <w:p w14:paraId="4B01005B" w14:textId="6C106FFA" w:rsidR="002D34E2" w:rsidRPr="008F4CB3" w:rsidRDefault="002D34E2">
      <w:pPr>
        <w:pStyle w:val="TableofFigures"/>
        <w:tabs>
          <w:tab w:val="right" w:leader="dot" w:pos="9016"/>
        </w:tabs>
        <w:spacing w:line="360" w:lineRule="auto"/>
        <w:rPr>
          <w:ins w:id="498" w:author="JAGADEESHWAR REDDY" w:date="2026-08-31T00:04:00Z" w16du:dateUtc="2026-08-30T18:34:00Z"/>
          <w:rFonts w:ascii="Times New Roman" w:hAnsi="Times New Roman" w:cs="Times New Roman"/>
          <w:noProof/>
          <w:sz w:val="24"/>
          <w:szCs w:val="24"/>
          <w:rPrChange w:id="499" w:author="JAGADEESHWAR REDDY" w:date="2026-08-31T00:05:00Z" w16du:dateUtc="2026-08-30T18:35:00Z">
            <w:rPr>
              <w:ins w:id="500" w:author="JAGADEESHWAR REDDY" w:date="2026-08-31T00:04:00Z" w16du:dateUtc="2026-08-30T18:34:00Z"/>
              <w:noProof/>
            </w:rPr>
          </w:rPrChange>
        </w:rPr>
        <w:pPrChange w:id="501" w:author="JAGADEESHWAR REDDY" w:date="2026-08-31T00:04:00Z" w16du:dateUtc="2026-08-30T18:34:00Z">
          <w:pPr>
            <w:pStyle w:val="TableofFigures"/>
            <w:tabs>
              <w:tab w:val="right" w:leader="dot" w:pos="9016"/>
            </w:tabs>
          </w:pPr>
        </w:pPrChange>
      </w:pPr>
      <w:ins w:id="502" w:author="JAGADEESHWAR REDDY" w:date="2026-08-31T00:04:00Z" w16du:dateUtc="2026-08-30T18:34:00Z">
        <w:r w:rsidRPr="008F4CB3">
          <w:rPr>
            <w:rStyle w:val="Hyperlink"/>
            <w:rFonts w:ascii="Times New Roman" w:hAnsi="Times New Roman" w:cs="Times New Roman"/>
            <w:noProof/>
            <w:sz w:val="24"/>
            <w:szCs w:val="24"/>
            <w:rPrChange w:id="503"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504"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505" w:author="JAGADEESHWAR REDDY" w:date="2026-08-31T00:05:00Z" w16du:dateUtc="2026-08-30T18:35:00Z">
              <w:rPr>
                <w:noProof/>
              </w:rPr>
            </w:rPrChange>
          </w:rPr>
          <w:instrText>HYPERLINK \l "_Toc239027063"</w:instrText>
        </w:r>
        <w:r w:rsidRPr="008F4CB3">
          <w:rPr>
            <w:rStyle w:val="Hyperlink"/>
            <w:rFonts w:ascii="Times New Roman" w:hAnsi="Times New Roman" w:cs="Times New Roman"/>
            <w:noProof/>
            <w:sz w:val="24"/>
            <w:szCs w:val="24"/>
            <w:rPrChange w:id="506"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507"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508" w:author="JAGADEESHWAR REDDY" w:date="2026-08-31T00:05:00Z" w16du:dateUtc="2026-08-30T18:35:00Z">
              <w:rPr>
                <w:rStyle w:val="Hyperlink"/>
                <w:rFonts w:ascii="Times New Roman" w:hAnsi="Times New Roman" w:cs="Times New Roman"/>
                <w:noProof/>
              </w:rPr>
            </w:rPrChange>
          </w:rPr>
          <w:t>Table 3 - 5.3 H1 Regression Results</w:t>
        </w:r>
        <w:r w:rsidRPr="008F4CB3">
          <w:rPr>
            <w:rFonts w:ascii="Times New Roman" w:hAnsi="Times New Roman" w:cs="Times New Roman"/>
            <w:noProof/>
            <w:webHidden/>
            <w:sz w:val="24"/>
            <w:szCs w:val="24"/>
            <w:rPrChange w:id="509"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510"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511" w:author="JAGADEESHWAR REDDY" w:date="2026-08-31T00:05:00Z" w16du:dateUtc="2026-08-30T18:35:00Z">
              <w:rPr>
                <w:noProof/>
                <w:webHidden/>
              </w:rPr>
            </w:rPrChange>
          </w:rPr>
          <w:instrText xml:space="preserve"> PAGEREF _Toc239027063 \h </w:instrText>
        </w:r>
      </w:ins>
      <w:r w:rsidRPr="00112D7C">
        <w:rPr>
          <w:rFonts w:ascii="Times New Roman" w:hAnsi="Times New Roman" w:cs="Times New Roman"/>
          <w:noProof/>
          <w:webHidden/>
          <w:sz w:val="24"/>
          <w:szCs w:val="24"/>
        </w:rPr>
      </w:r>
      <w:ins w:id="512" w:author="JAGADEESHWAR REDDY" w:date="2026-08-31T00:04:00Z" w16du:dateUtc="2026-08-30T18:34:00Z">
        <w:r w:rsidRPr="008F4CB3">
          <w:rPr>
            <w:rFonts w:ascii="Times New Roman" w:hAnsi="Times New Roman" w:cs="Times New Roman"/>
            <w:noProof/>
            <w:webHidden/>
            <w:sz w:val="24"/>
            <w:szCs w:val="24"/>
            <w:rPrChange w:id="513"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514" w:author="JAGADEESHWAR REDDY" w:date="2026-08-31T00:05:00Z" w16du:dateUtc="2026-08-30T18:35:00Z">
              <w:rPr>
                <w:noProof/>
                <w:webHidden/>
              </w:rPr>
            </w:rPrChange>
          </w:rPr>
          <w:t>26</w:t>
        </w:r>
        <w:r w:rsidRPr="008F4CB3">
          <w:rPr>
            <w:rFonts w:ascii="Times New Roman" w:hAnsi="Times New Roman" w:cs="Times New Roman"/>
            <w:noProof/>
            <w:webHidden/>
            <w:sz w:val="24"/>
            <w:szCs w:val="24"/>
            <w:rPrChange w:id="515"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516" w:author="JAGADEESHWAR REDDY" w:date="2026-08-31T00:05:00Z" w16du:dateUtc="2026-08-30T18:35:00Z">
              <w:rPr>
                <w:rStyle w:val="Hyperlink"/>
                <w:noProof/>
              </w:rPr>
            </w:rPrChange>
          </w:rPr>
          <w:fldChar w:fldCharType="end"/>
        </w:r>
      </w:ins>
    </w:p>
    <w:p w14:paraId="00778CB6" w14:textId="45C49B7A" w:rsidR="002D34E2" w:rsidRPr="008F4CB3" w:rsidRDefault="002D34E2">
      <w:pPr>
        <w:pStyle w:val="TableofFigures"/>
        <w:tabs>
          <w:tab w:val="right" w:leader="dot" w:pos="9016"/>
        </w:tabs>
        <w:spacing w:line="360" w:lineRule="auto"/>
        <w:rPr>
          <w:ins w:id="517" w:author="JAGADEESHWAR REDDY" w:date="2026-08-31T00:04:00Z" w16du:dateUtc="2026-08-30T18:34:00Z"/>
          <w:rFonts w:ascii="Times New Roman" w:hAnsi="Times New Roman" w:cs="Times New Roman"/>
          <w:noProof/>
          <w:sz w:val="24"/>
          <w:szCs w:val="24"/>
          <w:rPrChange w:id="518" w:author="JAGADEESHWAR REDDY" w:date="2026-08-31T00:05:00Z" w16du:dateUtc="2026-08-30T18:35:00Z">
            <w:rPr>
              <w:ins w:id="519" w:author="JAGADEESHWAR REDDY" w:date="2026-08-31T00:04:00Z" w16du:dateUtc="2026-08-30T18:34:00Z"/>
              <w:noProof/>
            </w:rPr>
          </w:rPrChange>
        </w:rPr>
        <w:pPrChange w:id="520" w:author="JAGADEESHWAR REDDY" w:date="2026-08-31T00:04:00Z" w16du:dateUtc="2026-08-30T18:34:00Z">
          <w:pPr>
            <w:pStyle w:val="TableofFigures"/>
            <w:tabs>
              <w:tab w:val="right" w:leader="dot" w:pos="9016"/>
            </w:tabs>
          </w:pPr>
        </w:pPrChange>
      </w:pPr>
      <w:ins w:id="521" w:author="JAGADEESHWAR REDDY" w:date="2026-08-31T00:04:00Z" w16du:dateUtc="2026-08-30T18:34:00Z">
        <w:r w:rsidRPr="008F4CB3">
          <w:rPr>
            <w:rStyle w:val="Hyperlink"/>
            <w:rFonts w:ascii="Times New Roman" w:hAnsi="Times New Roman" w:cs="Times New Roman"/>
            <w:noProof/>
            <w:sz w:val="24"/>
            <w:szCs w:val="24"/>
            <w:rPrChange w:id="522"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523"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524" w:author="JAGADEESHWAR REDDY" w:date="2026-08-31T00:05:00Z" w16du:dateUtc="2026-08-30T18:35:00Z">
              <w:rPr>
                <w:noProof/>
              </w:rPr>
            </w:rPrChange>
          </w:rPr>
          <w:instrText>HYPERLINK \l "_Toc239027064"</w:instrText>
        </w:r>
        <w:r w:rsidRPr="008F4CB3">
          <w:rPr>
            <w:rStyle w:val="Hyperlink"/>
            <w:rFonts w:ascii="Times New Roman" w:hAnsi="Times New Roman" w:cs="Times New Roman"/>
            <w:noProof/>
            <w:sz w:val="24"/>
            <w:szCs w:val="24"/>
            <w:rPrChange w:id="525"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526"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527" w:author="JAGADEESHWAR REDDY" w:date="2026-08-31T00:05:00Z" w16du:dateUtc="2026-08-30T18:35:00Z">
              <w:rPr>
                <w:rStyle w:val="Hyperlink"/>
                <w:rFonts w:ascii="Times New Roman" w:hAnsi="Times New Roman" w:cs="Times New Roman"/>
                <w:noProof/>
              </w:rPr>
            </w:rPrChange>
          </w:rPr>
          <w:t>Table 4 -5.4 H2 Regression Results</w:t>
        </w:r>
        <w:r w:rsidRPr="008F4CB3">
          <w:rPr>
            <w:rFonts w:ascii="Times New Roman" w:hAnsi="Times New Roman" w:cs="Times New Roman"/>
            <w:noProof/>
            <w:webHidden/>
            <w:sz w:val="24"/>
            <w:szCs w:val="24"/>
            <w:rPrChange w:id="528"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529"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530" w:author="JAGADEESHWAR REDDY" w:date="2026-08-31T00:05:00Z" w16du:dateUtc="2026-08-30T18:35:00Z">
              <w:rPr>
                <w:noProof/>
                <w:webHidden/>
              </w:rPr>
            </w:rPrChange>
          </w:rPr>
          <w:instrText xml:space="preserve"> PAGEREF _Toc239027064 \h </w:instrText>
        </w:r>
      </w:ins>
      <w:r w:rsidRPr="00112D7C">
        <w:rPr>
          <w:rFonts w:ascii="Times New Roman" w:hAnsi="Times New Roman" w:cs="Times New Roman"/>
          <w:noProof/>
          <w:webHidden/>
          <w:sz w:val="24"/>
          <w:szCs w:val="24"/>
        </w:rPr>
      </w:r>
      <w:ins w:id="531" w:author="JAGADEESHWAR REDDY" w:date="2026-08-31T00:04:00Z" w16du:dateUtc="2026-08-30T18:34:00Z">
        <w:r w:rsidRPr="008F4CB3">
          <w:rPr>
            <w:rFonts w:ascii="Times New Roman" w:hAnsi="Times New Roman" w:cs="Times New Roman"/>
            <w:noProof/>
            <w:webHidden/>
            <w:sz w:val="24"/>
            <w:szCs w:val="24"/>
            <w:rPrChange w:id="532"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533" w:author="JAGADEESHWAR REDDY" w:date="2026-08-31T00:05:00Z" w16du:dateUtc="2026-08-30T18:35:00Z">
              <w:rPr>
                <w:noProof/>
                <w:webHidden/>
              </w:rPr>
            </w:rPrChange>
          </w:rPr>
          <w:t>28</w:t>
        </w:r>
        <w:r w:rsidRPr="008F4CB3">
          <w:rPr>
            <w:rFonts w:ascii="Times New Roman" w:hAnsi="Times New Roman" w:cs="Times New Roman"/>
            <w:noProof/>
            <w:webHidden/>
            <w:sz w:val="24"/>
            <w:szCs w:val="24"/>
            <w:rPrChange w:id="534"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535" w:author="JAGADEESHWAR REDDY" w:date="2026-08-31T00:05:00Z" w16du:dateUtc="2026-08-30T18:35:00Z">
              <w:rPr>
                <w:rStyle w:val="Hyperlink"/>
                <w:noProof/>
              </w:rPr>
            </w:rPrChange>
          </w:rPr>
          <w:fldChar w:fldCharType="end"/>
        </w:r>
      </w:ins>
    </w:p>
    <w:p w14:paraId="055DD9F1" w14:textId="29DE852D" w:rsidR="002D34E2" w:rsidRPr="008F4CB3" w:rsidRDefault="002D34E2">
      <w:pPr>
        <w:pStyle w:val="TableofFigures"/>
        <w:tabs>
          <w:tab w:val="right" w:leader="dot" w:pos="9016"/>
        </w:tabs>
        <w:spacing w:line="360" w:lineRule="auto"/>
        <w:rPr>
          <w:ins w:id="536" w:author="JAGADEESHWAR REDDY" w:date="2026-08-31T00:04:00Z" w16du:dateUtc="2026-08-30T18:34:00Z"/>
          <w:rFonts w:ascii="Times New Roman" w:hAnsi="Times New Roman" w:cs="Times New Roman"/>
          <w:noProof/>
          <w:sz w:val="24"/>
          <w:szCs w:val="24"/>
          <w:rPrChange w:id="537" w:author="JAGADEESHWAR REDDY" w:date="2026-08-31T00:05:00Z" w16du:dateUtc="2026-08-30T18:35:00Z">
            <w:rPr>
              <w:ins w:id="538" w:author="JAGADEESHWAR REDDY" w:date="2026-08-31T00:04:00Z" w16du:dateUtc="2026-08-30T18:34:00Z"/>
              <w:noProof/>
            </w:rPr>
          </w:rPrChange>
        </w:rPr>
        <w:pPrChange w:id="539" w:author="JAGADEESHWAR REDDY" w:date="2026-08-31T00:04:00Z" w16du:dateUtc="2026-08-30T18:34:00Z">
          <w:pPr>
            <w:pStyle w:val="TableofFigures"/>
            <w:tabs>
              <w:tab w:val="right" w:leader="dot" w:pos="9016"/>
            </w:tabs>
          </w:pPr>
        </w:pPrChange>
      </w:pPr>
      <w:ins w:id="540" w:author="JAGADEESHWAR REDDY" w:date="2026-08-31T00:04:00Z" w16du:dateUtc="2026-08-30T18:34:00Z">
        <w:r w:rsidRPr="008F4CB3">
          <w:rPr>
            <w:rStyle w:val="Hyperlink"/>
            <w:rFonts w:ascii="Times New Roman" w:hAnsi="Times New Roman" w:cs="Times New Roman"/>
            <w:noProof/>
            <w:sz w:val="24"/>
            <w:szCs w:val="24"/>
            <w:rPrChange w:id="541"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542"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543" w:author="JAGADEESHWAR REDDY" w:date="2026-08-31T00:05:00Z" w16du:dateUtc="2026-08-30T18:35:00Z">
              <w:rPr>
                <w:noProof/>
              </w:rPr>
            </w:rPrChange>
          </w:rPr>
          <w:instrText>HYPERLINK \l "_Toc239027065"</w:instrText>
        </w:r>
        <w:r w:rsidRPr="008F4CB3">
          <w:rPr>
            <w:rStyle w:val="Hyperlink"/>
            <w:rFonts w:ascii="Times New Roman" w:hAnsi="Times New Roman" w:cs="Times New Roman"/>
            <w:noProof/>
            <w:sz w:val="24"/>
            <w:szCs w:val="24"/>
            <w:rPrChange w:id="544"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545"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546" w:author="JAGADEESHWAR REDDY" w:date="2026-08-31T00:05:00Z" w16du:dateUtc="2026-08-30T18:35:00Z">
              <w:rPr>
                <w:rStyle w:val="Hyperlink"/>
                <w:rFonts w:ascii="Times New Roman" w:hAnsi="Times New Roman" w:cs="Times New Roman"/>
                <w:noProof/>
              </w:rPr>
            </w:rPrChange>
          </w:rPr>
          <w:t>Table 5 - 5.5 H3 Regression Results</w:t>
        </w:r>
        <w:r w:rsidRPr="008F4CB3">
          <w:rPr>
            <w:rFonts w:ascii="Times New Roman" w:hAnsi="Times New Roman" w:cs="Times New Roman"/>
            <w:noProof/>
            <w:webHidden/>
            <w:sz w:val="24"/>
            <w:szCs w:val="24"/>
            <w:rPrChange w:id="547"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548"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549" w:author="JAGADEESHWAR REDDY" w:date="2026-08-31T00:05:00Z" w16du:dateUtc="2026-08-30T18:35:00Z">
              <w:rPr>
                <w:noProof/>
                <w:webHidden/>
              </w:rPr>
            </w:rPrChange>
          </w:rPr>
          <w:instrText xml:space="preserve"> PAGEREF _Toc239027065 \h </w:instrText>
        </w:r>
      </w:ins>
      <w:r w:rsidRPr="00112D7C">
        <w:rPr>
          <w:rFonts w:ascii="Times New Roman" w:hAnsi="Times New Roman" w:cs="Times New Roman"/>
          <w:noProof/>
          <w:webHidden/>
          <w:sz w:val="24"/>
          <w:szCs w:val="24"/>
        </w:rPr>
      </w:r>
      <w:ins w:id="550" w:author="JAGADEESHWAR REDDY" w:date="2026-08-31T00:04:00Z" w16du:dateUtc="2026-08-30T18:34:00Z">
        <w:r w:rsidRPr="008F4CB3">
          <w:rPr>
            <w:rFonts w:ascii="Times New Roman" w:hAnsi="Times New Roman" w:cs="Times New Roman"/>
            <w:noProof/>
            <w:webHidden/>
            <w:sz w:val="24"/>
            <w:szCs w:val="24"/>
            <w:rPrChange w:id="551"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552" w:author="JAGADEESHWAR REDDY" w:date="2026-08-31T00:05:00Z" w16du:dateUtc="2026-08-30T18:35:00Z">
              <w:rPr>
                <w:noProof/>
                <w:webHidden/>
              </w:rPr>
            </w:rPrChange>
          </w:rPr>
          <w:t>29</w:t>
        </w:r>
        <w:r w:rsidRPr="008F4CB3">
          <w:rPr>
            <w:rFonts w:ascii="Times New Roman" w:hAnsi="Times New Roman" w:cs="Times New Roman"/>
            <w:noProof/>
            <w:webHidden/>
            <w:sz w:val="24"/>
            <w:szCs w:val="24"/>
            <w:rPrChange w:id="553"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554" w:author="JAGADEESHWAR REDDY" w:date="2026-08-31T00:05:00Z" w16du:dateUtc="2026-08-30T18:35:00Z">
              <w:rPr>
                <w:rStyle w:val="Hyperlink"/>
                <w:noProof/>
              </w:rPr>
            </w:rPrChange>
          </w:rPr>
          <w:fldChar w:fldCharType="end"/>
        </w:r>
      </w:ins>
    </w:p>
    <w:p w14:paraId="7C7EB263" w14:textId="3B31190D" w:rsidR="002D34E2" w:rsidRPr="008F4CB3" w:rsidRDefault="002D34E2">
      <w:pPr>
        <w:pStyle w:val="TableofFigures"/>
        <w:tabs>
          <w:tab w:val="right" w:leader="dot" w:pos="9016"/>
        </w:tabs>
        <w:spacing w:line="360" w:lineRule="auto"/>
        <w:rPr>
          <w:ins w:id="555" w:author="JAGADEESHWAR REDDY" w:date="2026-08-31T00:04:00Z" w16du:dateUtc="2026-08-30T18:34:00Z"/>
          <w:rFonts w:ascii="Times New Roman" w:hAnsi="Times New Roman" w:cs="Times New Roman"/>
          <w:noProof/>
          <w:sz w:val="24"/>
          <w:szCs w:val="24"/>
          <w:rPrChange w:id="556" w:author="JAGADEESHWAR REDDY" w:date="2026-08-31T00:05:00Z" w16du:dateUtc="2026-08-30T18:35:00Z">
            <w:rPr>
              <w:ins w:id="557" w:author="JAGADEESHWAR REDDY" w:date="2026-08-31T00:04:00Z" w16du:dateUtc="2026-08-30T18:34:00Z"/>
              <w:noProof/>
            </w:rPr>
          </w:rPrChange>
        </w:rPr>
        <w:pPrChange w:id="558" w:author="JAGADEESHWAR REDDY" w:date="2026-08-31T00:04:00Z" w16du:dateUtc="2026-08-30T18:34:00Z">
          <w:pPr>
            <w:pStyle w:val="TableofFigures"/>
            <w:tabs>
              <w:tab w:val="right" w:leader="dot" w:pos="9016"/>
            </w:tabs>
          </w:pPr>
        </w:pPrChange>
      </w:pPr>
      <w:ins w:id="559" w:author="JAGADEESHWAR REDDY" w:date="2026-08-31T00:04:00Z" w16du:dateUtc="2026-08-30T18:34:00Z">
        <w:r w:rsidRPr="008F4CB3">
          <w:rPr>
            <w:rStyle w:val="Hyperlink"/>
            <w:rFonts w:ascii="Times New Roman" w:hAnsi="Times New Roman" w:cs="Times New Roman"/>
            <w:noProof/>
            <w:sz w:val="24"/>
            <w:szCs w:val="24"/>
            <w:rPrChange w:id="560"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561"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562" w:author="JAGADEESHWAR REDDY" w:date="2026-08-31T00:05:00Z" w16du:dateUtc="2026-08-30T18:35:00Z">
              <w:rPr>
                <w:noProof/>
              </w:rPr>
            </w:rPrChange>
          </w:rPr>
          <w:instrText>HYPERLINK \l "_Toc239027066"</w:instrText>
        </w:r>
        <w:r w:rsidRPr="008F4CB3">
          <w:rPr>
            <w:rStyle w:val="Hyperlink"/>
            <w:rFonts w:ascii="Times New Roman" w:hAnsi="Times New Roman" w:cs="Times New Roman"/>
            <w:noProof/>
            <w:sz w:val="24"/>
            <w:szCs w:val="24"/>
            <w:rPrChange w:id="563"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564"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565" w:author="JAGADEESHWAR REDDY" w:date="2026-08-31T00:05:00Z" w16du:dateUtc="2026-08-30T18:35:00Z">
              <w:rPr>
                <w:rStyle w:val="Hyperlink"/>
                <w:rFonts w:ascii="Times New Roman" w:hAnsi="Times New Roman" w:cs="Times New Roman"/>
                <w:noProof/>
              </w:rPr>
            </w:rPrChange>
          </w:rPr>
          <w:t>Table 6 - 5.6 H4 Mediation Analysis</w:t>
        </w:r>
        <w:r w:rsidRPr="008F4CB3">
          <w:rPr>
            <w:rFonts w:ascii="Times New Roman" w:hAnsi="Times New Roman" w:cs="Times New Roman"/>
            <w:noProof/>
            <w:webHidden/>
            <w:sz w:val="24"/>
            <w:szCs w:val="24"/>
            <w:rPrChange w:id="566"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567"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568" w:author="JAGADEESHWAR REDDY" w:date="2026-08-31T00:05:00Z" w16du:dateUtc="2026-08-30T18:35:00Z">
              <w:rPr>
                <w:noProof/>
                <w:webHidden/>
              </w:rPr>
            </w:rPrChange>
          </w:rPr>
          <w:instrText xml:space="preserve"> PAGEREF _Toc239027066 \h </w:instrText>
        </w:r>
      </w:ins>
      <w:r w:rsidRPr="00112D7C">
        <w:rPr>
          <w:rFonts w:ascii="Times New Roman" w:hAnsi="Times New Roman" w:cs="Times New Roman"/>
          <w:noProof/>
          <w:webHidden/>
          <w:sz w:val="24"/>
          <w:szCs w:val="24"/>
        </w:rPr>
      </w:r>
      <w:ins w:id="569" w:author="JAGADEESHWAR REDDY" w:date="2026-08-31T00:04:00Z" w16du:dateUtc="2026-08-30T18:34:00Z">
        <w:r w:rsidRPr="008F4CB3">
          <w:rPr>
            <w:rFonts w:ascii="Times New Roman" w:hAnsi="Times New Roman" w:cs="Times New Roman"/>
            <w:noProof/>
            <w:webHidden/>
            <w:sz w:val="24"/>
            <w:szCs w:val="24"/>
            <w:rPrChange w:id="570"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571" w:author="JAGADEESHWAR REDDY" w:date="2026-08-31T00:05:00Z" w16du:dateUtc="2026-08-30T18:35:00Z">
              <w:rPr>
                <w:noProof/>
                <w:webHidden/>
              </w:rPr>
            </w:rPrChange>
          </w:rPr>
          <w:t>31</w:t>
        </w:r>
        <w:r w:rsidRPr="008F4CB3">
          <w:rPr>
            <w:rFonts w:ascii="Times New Roman" w:hAnsi="Times New Roman" w:cs="Times New Roman"/>
            <w:noProof/>
            <w:webHidden/>
            <w:sz w:val="24"/>
            <w:szCs w:val="24"/>
            <w:rPrChange w:id="572"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573" w:author="JAGADEESHWAR REDDY" w:date="2026-08-31T00:05:00Z" w16du:dateUtc="2026-08-30T18:35:00Z">
              <w:rPr>
                <w:rStyle w:val="Hyperlink"/>
                <w:noProof/>
              </w:rPr>
            </w:rPrChange>
          </w:rPr>
          <w:fldChar w:fldCharType="end"/>
        </w:r>
      </w:ins>
    </w:p>
    <w:p w14:paraId="238E8260" w14:textId="02253EFB" w:rsidR="002D34E2" w:rsidRPr="00073667" w:rsidRDefault="002D34E2">
      <w:pPr>
        <w:pStyle w:val="TableofFigures"/>
        <w:tabs>
          <w:tab w:val="right" w:leader="dot" w:pos="9016"/>
        </w:tabs>
        <w:spacing w:line="360" w:lineRule="auto"/>
        <w:rPr>
          <w:ins w:id="574" w:author="JAGADEESHWAR REDDY" w:date="2026-08-31T00:04:00Z" w16du:dateUtc="2026-08-30T18:34:00Z"/>
          <w:rFonts w:ascii="Times New Roman" w:hAnsi="Times New Roman" w:cs="Times New Roman"/>
          <w:noProof/>
          <w:rPrChange w:id="575" w:author="JAGADEESHWAR REDDY" w:date="2026-08-31T00:04:00Z" w16du:dateUtc="2026-08-30T18:34:00Z">
            <w:rPr>
              <w:ins w:id="576" w:author="JAGADEESHWAR REDDY" w:date="2026-08-31T00:04:00Z" w16du:dateUtc="2026-08-30T18:34:00Z"/>
              <w:noProof/>
            </w:rPr>
          </w:rPrChange>
        </w:rPr>
        <w:pPrChange w:id="577" w:author="JAGADEESHWAR REDDY" w:date="2026-08-31T00:04:00Z" w16du:dateUtc="2026-08-30T18:34:00Z">
          <w:pPr>
            <w:pStyle w:val="TableofFigures"/>
            <w:tabs>
              <w:tab w:val="right" w:leader="dot" w:pos="9016"/>
            </w:tabs>
          </w:pPr>
        </w:pPrChange>
      </w:pPr>
      <w:ins w:id="578" w:author="JAGADEESHWAR REDDY" w:date="2026-08-31T00:04:00Z" w16du:dateUtc="2026-08-30T18:34:00Z">
        <w:r w:rsidRPr="008F4CB3">
          <w:rPr>
            <w:rStyle w:val="Hyperlink"/>
            <w:rFonts w:ascii="Times New Roman" w:hAnsi="Times New Roman" w:cs="Times New Roman"/>
            <w:noProof/>
            <w:sz w:val="24"/>
            <w:szCs w:val="24"/>
            <w:rPrChange w:id="579" w:author="JAGADEESHWAR REDDY" w:date="2026-08-31T00:05:00Z" w16du:dateUtc="2026-08-30T18:35:00Z">
              <w:rPr>
                <w:rStyle w:val="Hyperlink"/>
                <w:noProof/>
              </w:rPr>
            </w:rPrChange>
          </w:rPr>
          <w:fldChar w:fldCharType="begin"/>
        </w:r>
        <w:r w:rsidRPr="008F4CB3">
          <w:rPr>
            <w:rStyle w:val="Hyperlink"/>
            <w:rFonts w:ascii="Times New Roman" w:hAnsi="Times New Roman" w:cs="Times New Roman"/>
            <w:noProof/>
            <w:sz w:val="24"/>
            <w:szCs w:val="24"/>
            <w:rPrChange w:id="580" w:author="JAGADEESHWAR REDDY" w:date="2026-08-31T00:05:00Z" w16du:dateUtc="2026-08-30T18:35:00Z">
              <w:rPr>
                <w:rStyle w:val="Hyperlink"/>
                <w:noProof/>
              </w:rPr>
            </w:rPrChange>
          </w:rPr>
          <w:instrText xml:space="preserve"> </w:instrText>
        </w:r>
        <w:r w:rsidRPr="008F4CB3">
          <w:rPr>
            <w:rFonts w:ascii="Times New Roman" w:hAnsi="Times New Roman" w:cs="Times New Roman"/>
            <w:noProof/>
            <w:sz w:val="24"/>
            <w:szCs w:val="24"/>
            <w:rPrChange w:id="581" w:author="JAGADEESHWAR REDDY" w:date="2026-08-31T00:05:00Z" w16du:dateUtc="2026-08-30T18:35:00Z">
              <w:rPr>
                <w:noProof/>
              </w:rPr>
            </w:rPrChange>
          </w:rPr>
          <w:instrText>HYPERLINK \l "_Toc239027067"</w:instrText>
        </w:r>
        <w:r w:rsidRPr="008F4CB3">
          <w:rPr>
            <w:rStyle w:val="Hyperlink"/>
            <w:rFonts w:ascii="Times New Roman" w:hAnsi="Times New Roman" w:cs="Times New Roman"/>
            <w:noProof/>
            <w:sz w:val="24"/>
            <w:szCs w:val="24"/>
            <w:rPrChange w:id="582" w:author="JAGADEESHWAR REDDY" w:date="2026-08-31T00:05:00Z" w16du:dateUtc="2026-08-30T18:35:00Z">
              <w:rPr>
                <w:rStyle w:val="Hyperlink"/>
                <w:noProof/>
              </w:rPr>
            </w:rPrChange>
          </w:rPr>
          <w:instrText xml:space="preserve"> </w:instrText>
        </w:r>
        <w:r w:rsidRPr="00112D7C">
          <w:rPr>
            <w:rStyle w:val="Hyperlink"/>
            <w:rFonts w:ascii="Times New Roman" w:hAnsi="Times New Roman" w:cs="Times New Roman"/>
            <w:noProof/>
            <w:sz w:val="24"/>
            <w:szCs w:val="24"/>
          </w:rPr>
        </w:r>
        <w:r w:rsidRPr="008F4CB3">
          <w:rPr>
            <w:rStyle w:val="Hyperlink"/>
            <w:rFonts w:ascii="Times New Roman" w:hAnsi="Times New Roman" w:cs="Times New Roman"/>
            <w:noProof/>
            <w:sz w:val="24"/>
            <w:szCs w:val="24"/>
            <w:rPrChange w:id="583" w:author="JAGADEESHWAR REDDY" w:date="2026-08-31T00:05:00Z" w16du:dateUtc="2026-08-30T18:35:00Z">
              <w:rPr>
                <w:rStyle w:val="Hyperlink"/>
                <w:noProof/>
              </w:rPr>
            </w:rPrChange>
          </w:rPr>
          <w:fldChar w:fldCharType="separate"/>
        </w:r>
        <w:r w:rsidRPr="008F4CB3">
          <w:rPr>
            <w:rStyle w:val="Hyperlink"/>
            <w:rFonts w:ascii="Times New Roman" w:hAnsi="Times New Roman" w:cs="Times New Roman"/>
            <w:noProof/>
            <w:sz w:val="24"/>
            <w:szCs w:val="24"/>
            <w:rPrChange w:id="584" w:author="JAGADEESHWAR REDDY" w:date="2026-08-31T00:05:00Z" w16du:dateUtc="2026-08-30T18:35:00Z">
              <w:rPr>
                <w:rStyle w:val="Hyperlink"/>
                <w:rFonts w:ascii="Times New Roman" w:hAnsi="Times New Roman" w:cs="Times New Roman"/>
                <w:noProof/>
              </w:rPr>
            </w:rPrChange>
          </w:rPr>
          <w:t>Table 7 -5.7 Summary of Hypothesis Testing</w:t>
        </w:r>
        <w:r w:rsidRPr="008F4CB3">
          <w:rPr>
            <w:rFonts w:ascii="Times New Roman" w:hAnsi="Times New Roman" w:cs="Times New Roman"/>
            <w:noProof/>
            <w:webHidden/>
            <w:sz w:val="24"/>
            <w:szCs w:val="24"/>
            <w:rPrChange w:id="585" w:author="JAGADEESHWAR REDDY" w:date="2026-08-31T00:05:00Z" w16du:dateUtc="2026-08-30T18:35:00Z">
              <w:rPr>
                <w:noProof/>
                <w:webHidden/>
              </w:rPr>
            </w:rPrChange>
          </w:rPr>
          <w:tab/>
        </w:r>
        <w:r w:rsidRPr="008F4CB3">
          <w:rPr>
            <w:rFonts w:ascii="Times New Roman" w:hAnsi="Times New Roman" w:cs="Times New Roman"/>
            <w:noProof/>
            <w:webHidden/>
            <w:sz w:val="24"/>
            <w:szCs w:val="24"/>
            <w:rPrChange w:id="586" w:author="JAGADEESHWAR REDDY" w:date="2026-08-31T00:05:00Z" w16du:dateUtc="2026-08-30T18:35:00Z">
              <w:rPr>
                <w:noProof/>
                <w:webHidden/>
              </w:rPr>
            </w:rPrChange>
          </w:rPr>
          <w:fldChar w:fldCharType="begin"/>
        </w:r>
        <w:r w:rsidRPr="008F4CB3">
          <w:rPr>
            <w:rFonts w:ascii="Times New Roman" w:hAnsi="Times New Roman" w:cs="Times New Roman"/>
            <w:noProof/>
            <w:webHidden/>
            <w:sz w:val="24"/>
            <w:szCs w:val="24"/>
            <w:rPrChange w:id="587" w:author="JAGADEESHWAR REDDY" w:date="2026-08-31T00:05:00Z" w16du:dateUtc="2026-08-30T18:35:00Z">
              <w:rPr>
                <w:noProof/>
                <w:webHidden/>
              </w:rPr>
            </w:rPrChange>
          </w:rPr>
          <w:instrText xml:space="preserve"> PAGEREF _Toc239027067 \h </w:instrText>
        </w:r>
      </w:ins>
      <w:r w:rsidRPr="00112D7C">
        <w:rPr>
          <w:rFonts w:ascii="Times New Roman" w:hAnsi="Times New Roman" w:cs="Times New Roman"/>
          <w:noProof/>
          <w:webHidden/>
          <w:sz w:val="24"/>
          <w:szCs w:val="24"/>
        </w:rPr>
      </w:r>
      <w:ins w:id="588" w:author="JAGADEESHWAR REDDY" w:date="2026-08-31T00:04:00Z" w16du:dateUtc="2026-08-30T18:34:00Z">
        <w:r w:rsidRPr="008F4CB3">
          <w:rPr>
            <w:rFonts w:ascii="Times New Roman" w:hAnsi="Times New Roman" w:cs="Times New Roman"/>
            <w:noProof/>
            <w:webHidden/>
            <w:sz w:val="24"/>
            <w:szCs w:val="24"/>
            <w:rPrChange w:id="589" w:author="JAGADEESHWAR REDDY" w:date="2026-08-31T00:05:00Z" w16du:dateUtc="2026-08-30T18:35:00Z">
              <w:rPr>
                <w:noProof/>
                <w:webHidden/>
              </w:rPr>
            </w:rPrChange>
          </w:rPr>
          <w:fldChar w:fldCharType="separate"/>
        </w:r>
        <w:r w:rsidRPr="008F4CB3">
          <w:rPr>
            <w:rFonts w:ascii="Times New Roman" w:hAnsi="Times New Roman" w:cs="Times New Roman"/>
            <w:noProof/>
            <w:webHidden/>
            <w:sz w:val="24"/>
            <w:szCs w:val="24"/>
            <w:rPrChange w:id="590" w:author="JAGADEESHWAR REDDY" w:date="2026-08-31T00:05:00Z" w16du:dateUtc="2026-08-30T18:35:00Z">
              <w:rPr>
                <w:noProof/>
                <w:webHidden/>
              </w:rPr>
            </w:rPrChange>
          </w:rPr>
          <w:t>32</w:t>
        </w:r>
        <w:r w:rsidRPr="008F4CB3">
          <w:rPr>
            <w:rFonts w:ascii="Times New Roman" w:hAnsi="Times New Roman" w:cs="Times New Roman"/>
            <w:noProof/>
            <w:webHidden/>
            <w:sz w:val="24"/>
            <w:szCs w:val="24"/>
            <w:rPrChange w:id="591" w:author="JAGADEESHWAR REDDY" w:date="2026-08-31T00:05:00Z" w16du:dateUtc="2026-08-30T18:35:00Z">
              <w:rPr>
                <w:noProof/>
                <w:webHidden/>
              </w:rPr>
            </w:rPrChange>
          </w:rPr>
          <w:fldChar w:fldCharType="end"/>
        </w:r>
        <w:r w:rsidRPr="008F4CB3">
          <w:rPr>
            <w:rStyle w:val="Hyperlink"/>
            <w:rFonts w:ascii="Times New Roman" w:hAnsi="Times New Roman" w:cs="Times New Roman"/>
            <w:noProof/>
            <w:sz w:val="24"/>
            <w:szCs w:val="24"/>
            <w:rPrChange w:id="592" w:author="JAGADEESHWAR REDDY" w:date="2026-08-31T00:05:00Z" w16du:dateUtc="2026-08-30T18:35:00Z">
              <w:rPr>
                <w:rStyle w:val="Hyperlink"/>
                <w:noProof/>
              </w:rPr>
            </w:rPrChange>
          </w:rPr>
          <w:fldChar w:fldCharType="end"/>
        </w:r>
      </w:ins>
    </w:p>
    <w:p w14:paraId="32079A46" w14:textId="2D2C6196" w:rsidR="00B95AD8" w:rsidRDefault="002D34E2">
      <w:pPr>
        <w:pStyle w:val="Heading1"/>
        <w:spacing w:line="360" w:lineRule="auto"/>
        <w:rPr>
          <w:ins w:id="593" w:author="JAGADEESHWAR REDDY" w:date="2026-08-31T00:01:00Z" w16du:dateUtc="2026-08-30T18:31:00Z"/>
          <w:rFonts w:ascii="Times New Roman" w:hAnsi="Times New Roman" w:cs="Times New Roman"/>
          <w:b/>
          <w:bCs/>
          <w:color w:val="000000" w:themeColor="text1"/>
          <w:sz w:val="32"/>
          <w:szCs w:val="32"/>
        </w:rPr>
        <w:pPrChange w:id="594" w:author="JAGADEESHWAR REDDY" w:date="2026-08-31T00:04:00Z" w16du:dateUtc="2026-08-30T18:34:00Z">
          <w:pPr>
            <w:pStyle w:val="Heading1"/>
          </w:pPr>
        </w:pPrChange>
      </w:pPr>
      <w:ins w:id="595" w:author="JAGADEESHWAR REDDY" w:date="2026-08-31T00:04:00Z" w16du:dateUtc="2026-08-30T18:34:00Z">
        <w:r w:rsidRPr="00073667">
          <w:rPr>
            <w:rFonts w:ascii="Times New Roman" w:hAnsi="Times New Roman" w:cs="Times New Roman"/>
            <w:b/>
            <w:bCs/>
            <w:color w:val="000000" w:themeColor="text1"/>
            <w:sz w:val="32"/>
            <w:szCs w:val="32"/>
          </w:rPr>
          <w:fldChar w:fldCharType="end"/>
        </w:r>
      </w:ins>
    </w:p>
    <w:p w14:paraId="150EE434" w14:textId="77777777" w:rsidR="00B95AD8" w:rsidRDefault="00B95AD8" w:rsidP="00391636">
      <w:pPr>
        <w:pStyle w:val="Heading1"/>
        <w:rPr>
          <w:ins w:id="596" w:author="JAGADEESHWAR REDDY" w:date="2026-08-31T00:40:00Z" w16du:dateUtc="2026-08-30T19:10:00Z"/>
          <w:rFonts w:ascii="Times New Roman" w:hAnsi="Times New Roman" w:cs="Times New Roman"/>
          <w:b/>
          <w:bCs/>
          <w:color w:val="000000" w:themeColor="text1"/>
          <w:sz w:val="32"/>
          <w:szCs w:val="32"/>
        </w:rPr>
      </w:pPr>
    </w:p>
    <w:p w14:paraId="43EF55ED" w14:textId="77777777" w:rsidR="008D7DC0" w:rsidRDefault="008D7DC0" w:rsidP="008D7DC0">
      <w:pPr>
        <w:rPr>
          <w:ins w:id="597" w:author="JAGADEESHWAR REDDY" w:date="2026-08-31T00:40:00Z" w16du:dateUtc="2026-08-30T19:10:00Z"/>
          <w:lang w:val="en-IN"/>
        </w:rPr>
      </w:pPr>
    </w:p>
    <w:p w14:paraId="1F40B795" w14:textId="77777777" w:rsidR="008D7DC0" w:rsidRDefault="008D7DC0" w:rsidP="008D7DC0">
      <w:pPr>
        <w:rPr>
          <w:ins w:id="598" w:author="JAGADEESHWAR REDDY" w:date="2026-08-31T00:40:00Z" w16du:dateUtc="2026-08-30T19:10:00Z"/>
          <w:lang w:val="en-IN"/>
        </w:rPr>
      </w:pPr>
    </w:p>
    <w:p w14:paraId="4DA3086B" w14:textId="77777777" w:rsidR="008D7DC0" w:rsidRDefault="008D7DC0" w:rsidP="008D7DC0">
      <w:pPr>
        <w:rPr>
          <w:ins w:id="599" w:author="JAGADEESHWAR REDDY" w:date="2026-08-31T00:40:00Z" w16du:dateUtc="2026-08-30T19:10:00Z"/>
          <w:lang w:val="en-IN"/>
        </w:rPr>
      </w:pPr>
    </w:p>
    <w:p w14:paraId="3F1148D2" w14:textId="77777777" w:rsidR="008D7DC0" w:rsidRDefault="008D7DC0" w:rsidP="008D7DC0">
      <w:pPr>
        <w:rPr>
          <w:ins w:id="600" w:author="JAGADEESHWAR REDDY" w:date="2026-08-31T00:40:00Z" w16du:dateUtc="2026-08-30T19:10:00Z"/>
          <w:lang w:val="en-IN"/>
        </w:rPr>
      </w:pPr>
    </w:p>
    <w:p w14:paraId="100A8B49" w14:textId="77777777" w:rsidR="008D7DC0" w:rsidRDefault="008D7DC0" w:rsidP="008D7DC0">
      <w:pPr>
        <w:rPr>
          <w:ins w:id="601" w:author="JAGADEESHWAR REDDY" w:date="2026-08-31T00:40:00Z" w16du:dateUtc="2026-08-30T19:10:00Z"/>
          <w:lang w:val="en-IN"/>
        </w:rPr>
      </w:pPr>
    </w:p>
    <w:p w14:paraId="67EC2CA2" w14:textId="77777777" w:rsidR="008D7DC0" w:rsidRDefault="008D7DC0" w:rsidP="008D7DC0">
      <w:pPr>
        <w:rPr>
          <w:ins w:id="602" w:author="JAGADEESHWAR REDDY" w:date="2026-08-31T00:40:00Z" w16du:dateUtc="2026-08-30T19:10:00Z"/>
          <w:lang w:val="en-IN"/>
        </w:rPr>
      </w:pPr>
    </w:p>
    <w:p w14:paraId="61440461" w14:textId="77777777" w:rsidR="008D7DC0" w:rsidRDefault="008D7DC0" w:rsidP="008D7DC0">
      <w:pPr>
        <w:rPr>
          <w:ins w:id="603" w:author="JAGADEESHWAR REDDY" w:date="2026-08-31T00:40:00Z" w16du:dateUtc="2026-08-30T19:10:00Z"/>
          <w:lang w:val="en-IN"/>
        </w:rPr>
      </w:pPr>
    </w:p>
    <w:p w14:paraId="46064589" w14:textId="77777777" w:rsidR="008D7DC0" w:rsidRDefault="008D7DC0" w:rsidP="008D7DC0">
      <w:pPr>
        <w:rPr>
          <w:ins w:id="604" w:author="JAGADEESHWAR REDDY" w:date="2026-08-31T00:40:00Z" w16du:dateUtc="2026-08-30T19:10:00Z"/>
          <w:lang w:val="en-IN"/>
        </w:rPr>
      </w:pPr>
    </w:p>
    <w:p w14:paraId="035662BB" w14:textId="77777777" w:rsidR="008D7DC0" w:rsidRDefault="008D7DC0" w:rsidP="008D7DC0">
      <w:pPr>
        <w:rPr>
          <w:ins w:id="605" w:author="JAGADEESHWAR REDDY" w:date="2026-08-31T00:40:00Z" w16du:dateUtc="2026-08-30T19:10:00Z"/>
          <w:lang w:val="en-IN"/>
        </w:rPr>
      </w:pPr>
    </w:p>
    <w:p w14:paraId="3B02BD9C" w14:textId="77777777" w:rsidR="008D7DC0" w:rsidRDefault="008D7DC0" w:rsidP="008D7DC0">
      <w:pPr>
        <w:rPr>
          <w:ins w:id="606" w:author="JAGADEESHWAR REDDY" w:date="2026-08-31T00:40:00Z" w16du:dateUtc="2026-08-30T19:10:00Z"/>
          <w:lang w:val="en-IN"/>
        </w:rPr>
      </w:pPr>
    </w:p>
    <w:p w14:paraId="2144EBDA" w14:textId="77777777" w:rsidR="008D7DC0" w:rsidRDefault="008D7DC0" w:rsidP="008D7DC0">
      <w:pPr>
        <w:rPr>
          <w:ins w:id="607" w:author="JAGADEESHWAR REDDY" w:date="2026-08-31T00:40:00Z" w16du:dateUtc="2026-08-30T19:10:00Z"/>
          <w:lang w:val="en-IN"/>
        </w:rPr>
      </w:pPr>
    </w:p>
    <w:p w14:paraId="5500DBA4" w14:textId="77777777" w:rsidR="008D7DC0" w:rsidRDefault="008D7DC0" w:rsidP="008D7DC0">
      <w:pPr>
        <w:rPr>
          <w:ins w:id="608" w:author="JAGADEESHWAR REDDY" w:date="2026-08-31T00:40:00Z" w16du:dateUtc="2026-08-30T19:10:00Z"/>
          <w:lang w:val="en-IN"/>
        </w:rPr>
      </w:pPr>
    </w:p>
    <w:p w14:paraId="429F4801" w14:textId="77777777" w:rsidR="008D7DC0" w:rsidRDefault="008D7DC0" w:rsidP="008D7DC0">
      <w:pPr>
        <w:rPr>
          <w:ins w:id="609" w:author="JAGADEESHWAR REDDY" w:date="2026-08-31T00:40:00Z" w16du:dateUtc="2026-08-30T19:10:00Z"/>
          <w:lang w:val="en-IN"/>
        </w:rPr>
      </w:pPr>
    </w:p>
    <w:p w14:paraId="0AFCE9CD" w14:textId="77777777" w:rsidR="008D7DC0" w:rsidRDefault="008D7DC0" w:rsidP="008D7DC0">
      <w:pPr>
        <w:rPr>
          <w:ins w:id="610" w:author="JAGADEESHWAR REDDY" w:date="2026-08-31T00:40:00Z" w16du:dateUtc="2026-08-30T19:10:00Z"/>
          <w:lang w:val="en-IN"/>
        </w:rPr>
      </w:pPr>
    </w:p>
    <w:p w14:paraId="7565283E" w14:textId="77777777" w:rsidR="008D7DC0" w:rsidRDefault="008D7DC0" w:rsidP="008D7DC0">
      <w:pPr>
        <w:rPr>
          <w:ins w:id="611" w:author="JAGADEESHWAR REDDY" w:date="2026-08-31T00:40:00Z" w16du:dateUtc="2026-08-30T19:10:00Z"/>
          <w:lang w:val="en-IN"/>
        </w:rPr>
      </w:pPr>
    </w:p>
    <w:p w14:paraId="6FDC8186" w14:textId="77777777" w:rsidR="008D7DC0" w:rsidRPr="008D7DC0" w:rsidRDefault="008D7DC0">
      <w:pPr>
        <w:rPr>
          <w:ins w:id="612" w:author="JAGADEESHWAR REDDY" w:date="2026-08-31T00:01:00Z" w16du:dateUtc="2026-08-30T18:31:00Z"/>
          <w:rPrChange w:id="613" w:author="JAGADEESHWAR REDDY" w:date="2026-08-31T00:40:00Z" w16du:dateUtc="2026-08-30T19:10:00Z">
            <w:rPr>
              <w:ins w:id="614" w:author="JAGADEESHWAR REDDY" w:date="2026-08-31T00:01:00Z" w16du:dateUtc="2026-08-30T18:31:00Z"/>
              <w:rFonts w:ascii="Times New Roman" w:hAnsi="Times New Roman" w:cs="Times New Roman"/>
              <w:b/>
              <w:bCs/>
              <w:color w:val="000000" w:themeColor="text1"/>
              <w:sz w:val="32"/>
              <w:szCs w:val="32"/>
            </w:rPr>
          </w:rPrChange>
        </w:rPr>
        <w:pPrChange w:id="615" w:author="JAGADEESHWAR REDDY" w:date="2026-08-31T00:40:00Z" w16du:dateUtc="2026-08-30T19:10:00Z">
          <w:pPr>
            <w:pStyle w:val="Heading1"/>
          </w:pPr>
        </w:pPrChange>
      </w:pPr>
    </w:p>
    <w:p w14:paraId="06602317" w14:textId="5AD0BDD1" w:rsidR="0054398D" w:rsidRPr="0031041E" w:rsidRDefault="00391636" w:rsidP="00391636">
      <w:pPr>
        <w:pStyle w:val="Heading1"/>
        <w:rPr>
          <w:rFonts w:ascii="Times New Roman" w:hAnsi="Times New Roman" w:cs="Times New Roman"/>
          <w:b/>
          <w:bCs/>
          <w:color w:val="000000" w:themeColor="text1"/>
          <w:sz w:val="32"/>
          <w:szCs w:val="32"/>
        </w:rPr>
      </w:pPr>
      <w:bookmarkStart w:id="616" w:name="_Toc239204297"/>
      <w:r>
        <w:rPr>
          <w:rFonts w:ascii="Times New Roman" w:hAnsi="Times New Roman" w:cs="Times New Roman"/>
          <w:b/>
          <w:bCs/>
          <w:color w:val="000000" w:themeColor="text1"/>
          <w:sz w:val="32"/>
          <w:szCs w:val="32"/>
        </w:rPr>
        <w:t xml:space="preserve">1. </w:t>
      </w:r>
      <w:r w:rsidR="006A6A23" w:rsidRPr="0031041E">
        <w:rPr>
          <w:rFonts w:ascii="Times New Roman" w:hAnsi="Times New Roman" w:cs="Times New Roman"/>
          <w:b/>
          <w:bCs/>
          <w:color w:val="000000" w:themeColor="text1"/>
          <w:sz w:val="32"/>
          <w:szCs w:val="32"/>
        </w:rPr>
        <w:t>Introduction</w:t>
      </w:r>
      <w:bookmarkEnd w:id="616"/>
      <w:r w:rsidR="006A6A23" w:rsidRPr="0031041E">
        <w:rPr>
          <w:rFonts w:ascii="Times New Roman" w:hAnsi="Times New Roman" w:cs="Times New Roman"/>
          <w:b/>
          <w:bCs/>
          <w:color w:val="000000" w:themeColor="text1"/>
          <w:sz w:val="32"/>
          <w:szCs w:val="32"/>
        </w:rPr>
        <w:t xml:space="preserve"> </w:t>
      </w:r>
    </w:p>
    <w:p w14:paraId="74D64D68" w14:textId="231ACF9E" w:rsidR="00434F93" w:rsidRPr="00434F93" w:rsidRDefault="00434F93" w:rsidP="002A7A88">
      <w:pPr>
        <w:spacing w:line="360" w:lineRule="auto"/>
        <w:rPr>
          <w:rFonts w:ascii="Times New Roman" w:hAnsi="Times New Roman" w:cs="Times New Roman"/>
          <w:sz w:val="24"/>
          <w:szCs w:val="24"/>
          <w:lang w:val="en-IN"/>
        </w:rPr>
      </w:pPr>
      <w:r w:rsidRPr="00434F93">
        <w:rPr>
          <w:rFonts w:ascii="Times New Roman" w:hAnsi="Times New Roman" w:cs="Times New Roman"/>
          <w:sz w:val="24"/>
          <w:szCs w:val="24"/>
          <w:lang w:val="en-IN"/>
        </w:rPr>
        <w:t xml:space="preserve">In </w:t>
      </w:r>
      <w:r w:rsidR="00FE4891">
        <w:rPr>
          <w:rFonts w:ascii="Times New Roman" w:hAnsi="Times New Roman" w:cs="Times New Roman"/>
          <w:sz w:val="24"/>
          <w:szCs w:val="24"/>
          <w:lang w:val="en-IN"/>
        </w:rPr>
        <w:t xml:space="preserve">today's business world, companies need to work harder </w:t>
      </w:r>
      <w:r w:rsidRPr="00434F93">
        <w:rPr>
          <w:rFonts w:ascii="Times New Roman" w:hAnsi="Times New Roman" w:cs="Times New Roman"/>
          <w:sz w:val="24"/>
          <w:szCs w:val="24"/>
          <w:lang w:val="en-IN"/>
        </w:rPr>
        <w:t xml:space="preserve">and make more money to keep growing and stay competitive. One </w:t>
      </w:r>
      <w:r w:rsidR="00FE4891">
        <w:rPr>
          <w:rFonts w:ascii="Times New Roman" w:hAnsi="Times New Roman" w:cs="Times New Roman"/>
          <w:sz w:val="24"/>
          <w:szCs w:val="24"/>
          <w:lang w:val="en-IN"/>
        </w:rPr>
        <w:t>key decision that affects a company's financial performance</w:t>
      </w:r>
      <w:r w:rsidRPr="00434F93">
        <w:rPr>
          <w:rFonts w:ascii="Times New Roman" w:hAnsi="Times New Roman" w:cs="Times New Roman"/>
          <w:sz w:val="24"/>
          <w:szCs w:val="24"/>
          <w:lang w:val="en-IN"/>
        </w:rPr>
        <w:t xml:space="preserve"> is how it manages its inventory. For </w:t>
      </w:r>
      <w:r w:rsidR="00FE4891">
        <w:rPr>
          <w:rFonts w:ascii="Times New Roman" w:hAnsi="Times New Roman" w:cs="Times New Roman"/>
          <w:sz w:val="24"/>
          <w:szCs w:val="24"/>
          <w:lang w:val="en-IN"/>
        </w:rPr>
        <w:t>many companies, particularly in retail and fast-moving consumer goods, inventory is a major component</w:t>
      </w:r>
      <w:r w:rsidRPr="00434F93">
        <w:rPr>
          <w:rFonts w:ascii="Times New Roman" w:hAnsi="Times New Roman" w:cs="Times New Roman"/>
          <w:sz w:val="24"/>
          <w:szCs w:val="24"/>
          <w:lang w:val="en-IN"/>
        </w:rPr>
        <w:t xml:space="preserve"> of their current assets. So managing inventory well is very important for having money to pay bills</w:t>
      </w:r>
      <w:r w:rsidR="00FE4891">
        <w:rPr>
          <w:rFonts w:ascii="Times New Roman" w:hAnsi="Times New Roman" w:cs="Times New Roman"/>
          <w:sz w:val="24"/>
          <w:szCs w:val="24"/>
          <w:lang w:val="en-IN"/>
        </w:rPr>
        <w:t>, using working capital wisely,</w:t>
      </w:r>
      <w:r w:rsidRPr="00434F93">
        <w:rPr>
          <w:rFonts w:ascii="Times New Roman" w:hAnsi="Times New Roman" w:cs="Times New Roman"/>
          <w:sz w:val="24"/>
          <w:szCs w:val="24"/>
          <w:lang w:val="en-IN"/>
        </w:rPr>
        <w:t xml:space="preserve"> and doing well overall</w:t>
      </w:r>
      <w:r w:rsidR="004A53BB">
        <w:rPr>
          <w:rFonts w:ascii="Times New Roman" w:hAnsi="Times New Roman" w:cs="Times New Roman"/>
          <w:sz w:val="24"/>
          <w:szCs w:val="24"/>
          <w:lang w:val="en-IN"/>
        </w:rPr>
        <w:t xml:space="preserve"> </w:t>
      </w:r>
      <w:r w:rsidR="006B52C6" w:rsidRPr="001B2CB0">
        <w:rPr>
          <w:rFonts w:ascii="Times New Roman" w:hAnsi="Times New Roman" w:cs="Times New Roman"/>
          <w:color w:val="0B769F" w:themeColor="accent4" w:themeShade="BF"/>
          <w:sz w:val="24"/>
          <w:szCs w:val="24"/>
        </w:rPr>
        <w:t>(Deloof, 2003).</w:t>
      </w:r>
    </w:p>
    <w:p w14:paraId="152AD533" w14:textId="0601952F" w:rsidR="00434F93" w:rsidRPr="00434F93" w:rsidRDefault="00434F93" w:rsidP="002A7A88">
      <w:pPr>
        <w:spacing w:line="360" w:lineRule="auto"/>
        <w:rPr>
          <w:rFonts w:ascii="Times New Roman" w:hAnsi="Times New Roman" w:cs="Times New Roman"/>
          <w:sz w:val="24"/>
          <w:szCs w:val="24"/>
          <w:lang w:val="en-IN"/>
        </w:rPr>
      </w:pPr>
      <w:r w:rsidRPr="00434F93">
        <w:rPr>
          <w:rFonts w:ascii="Times New Roman" w:hAnsi="Times New Roman" w:cs="Times New Roman"/>
          <w:sz w:val="24"/>
          <w:szCs w:val="24"/>
          <w:lang w:val="en-IN"/>
        </w:rPr>
        <w:t xml:space="preserve">Managing inventory well means having the </w:t>
      </w:r>
      <w:r w:rsidR="00FE4891">
        <w:rPr>
          <w:rFonts w:ascii="Times New Roman" w:hAnsi="Times New Roman" w:cs="Times New Roman"/>
          <w:sz w:val="24"/>
          <w:szCs w:val="24"/>
          <w:lang w:val="en-IN"/>
        </w:rPr>
        <w:t xml:space="preserve">right </w:t>
      </w:r>
      <w:r w:rsidRPr="00434F93">
        <w:rPr>
          <w:rFonts w:ascii="Times New Roman" w:hAnsi="Times New Roman" w:cs="Times New Roman"/>
          <w:sz w:val="24"/>
          <w:szCs w:val="24"/>
          <w:lang w:val="en-IN"/>
        </w:rPr>
        <w:t xml:space="preserve">amount of stock so that companies can meet customer demand without wasting money. If a company has </w:t>
      </w:r>
      <w:r w:rsidR="00FE4891">
        <w:rPr>
          <w:rFonts w:ascii="Times New Roman" w:hAnsi="Times New Roman" w:cs="Times New Roman"/>
          <w:sz w:val="24"/>
          <w:szCs w:val="24"/>
          <w:lang w:val="en-IN"/>
        </w:rPr>
        <w:t>a lot of inventory, storing it can be costly,</w:t>
      </w:r>
      <w:r w:rsidRPr="00434F93">
        <w:rPr>
          <w:rFonts w:ascii="Times New Roman" w:hAnsi="Times New Roman" w:cs="Times New Roman"/>
          <w:sz w:val="24"/>
          <w:szCs w:val="24"/>
          <w:lang w:val="en-IN"/>
        </w:rPr>
        <w:t xml:space="preserve"> and the company might not use its money wisely. On the </w:t>
      </w:r>
      <w:r w:rsidR="00FE4891">
        <w:rPr>
          <w:rFonts w:ascii="Times New Roman" w:hAnsi="Times New Roman" w:cs="Times New Roman"/>
          <w:sz w:val="24"/>
          <w:szCs w:val="24"/>
          <w:lang w:val="en-IN"/>
        </w:rPr>
        <w:t>one hand, if a company does not have enough inventory, it might run out of stock, lose sales,</w:t>
      </w:r>
      <w:r w:rsidRPr="00434F93">
        <w:rPr>
          <w:rFonts w:ascii="Times New Roman" w:hAnsi="Times New Roman" w:cs="Times New Roman"/>
          <w:sz w:val="24"/>
          <w:szCs w:val="24"/>
          <w:lang w:val="en-IN"/>
        </w:rPr>
        <w:t xml:space="preserve"> and make customers unhappy</w:t>
      </w:r>
      <w:r w:rsidR="004B0676" w:rsidRPr="004B0676">
        <w:t xml:space="preserve"> </w:t>
      </w:r>
      <w:r w:rsidR="004B0676" w:rsidRPr="001B2CB0">
        <w:rPr>
          <w:rFonts w:ascii="Times New Roman" w:hAnsi="Times New Roman" w:cs="Times New Roman"/>
          <w:color w:val="0B769F" w:themeColor="accent4" w:themeShade="BF"/>
          <w:sz w:val="24"/>
          <w:szCs w:val="24"/>
        </w:rPr>
        <w:t>(Gaur, Fisher &amp; Raman, 2005)</w:t>
      </w:r>
      <w:r w:rsidRPr="001B2CB0">
        <w:rPr>
          <w:rFonts w:ascii="Times New Roman" w:hAnsi="Times New Roman" w:cs="Times New Roman"/>
          <w:color w:val="0B769F" w:themeColor="accent4" w:themeShade="BF"/>
          <w:sz w:val="24"/>
          <w:szCs w:val="24"/>
          <w:lang w:val="en-IN"/>
        </w:rPr>
        <w:t>.</w:t>
      </w:r>
      <w:r w:rsidRPr="00434F93">
        <w:rPr>
          <w:rFonts w:ascii="Times New Roman" w:hAnsi="Times New Roman" w:cs="Times New Roman"/>
          <w:sz w:val="24"/>
          <w:szCs w:val="24"/>
          <w:lang w:val="en-IN"/>
        </w:rPr>
        <w:t xml:space="preserve"> This can hurt a </w:t>
      </w:r>
      <w:r w:rsidR="00FE4891">
        <w:rPr>
          <w:rFonts w:ascii="Times New Roman" w:hAnsi="Times New Roman" w:cs="Times New Roman"/>
          <w:sz w:val="24"/>
          <w:szCs w:val="24"/>
          <w:lang w:val="en-IN"/>
        </w:rPr>
        <w:t>company's</w:t>
      </w:r>
      <w:r w:rsidR="00FE4891" w:rsidRPr="00434F93">
        <w:rPr>
          <w:rFonts w:ascii="Times New Roman" w:hAnsi="Times New Roman" w:cs="Times New Roman"/>
          <w:sz w:val="24"/>
          <w:szCs w:val="24"/>
          <w:lang w:val="en-IN"/>
        </w:rPr>
        <w:t xml:space="preserve"> </w:t>
      </w:r>
      <w:r w:rsidRPr="00434F93">
        <w:rPr>
          <w:rFonts w:ascii="Times New Roman" w:hAnsi="Times New Roman" w:cs="Times New Roman"/>
          <w:sz w:val="24"/>
          <w:szCs w:val="24"/>
          <w:lang w:val="en-IN"/>
        </w:rPr>
        <w:t>performance by limiting the money it has to invest in good opportunities.</w:t>
      </w:r>
    </w:p>
    <w:p w14:paraId="1F3DCEB8" w14:textId="194FB917" w:rsidR="00434F93" w:rsidRPr="00434F93" w:rsidRDefault="00434F93" w:rsidP="002A7A88">
      <w:pPr>
        <w:spacing w:line="360" w:lineRule="auto"/>
        <w:rPr>
          <w:rFonts w:ascii="Times New Roman" w:hAnsi="Times New Roman" w:cs="Times New Roman"/>
          <w:sz w:val="24"/>
          <w:szCs w:val="24"/>
          <w:lang w:val="en-IN"/>
        </w:rPr>
      </w:pPr>
      <w:r w:rsidRPr="00434F93">
        <w:rPr>
          <w:rFonts w:ascii="Times New Roman" w:hAnsi="Times New Roman" w:cs="Times New Roman"/>
          <w:sz w:val="24"/>
          <w:szCs w:val="24"/>
          <w:lang w:val="en-IN"/>
        </w:rPr>
        <w:t>From a money management point of view</w:t>
      </w:r>
      <w:r w:rsidR="00FE4891">
        <w:rPr>
          <w:rFonts w:ascii="Times New Roman" w:hAnsi="Times New Roman" w:cs="Times New Roman"/>
          <w:sz w:val="24"/>
          <w:szCs w:val="24"/>
          <w:lang w:val="en-IN"/>
        </w:rPr>
        <w:t>, inventory is very important for managing working capital, which involves using short-term assets and liabilities</w:t>
      </w:r>
      <w:r w:rsidRPr="00434F93">
        <w:rPr>
          <w:rFonts w:ascii="Times New Roman" w:hAnsi="Times New Roman" w:cs="Times New Roman"/>
          <w:sz w:val="24"/>
          <w:szCs w:val="24"/>
          <w:lang w:val="en-IN"/>
        </w:rPr>
        <w:t xml:space="preserve"> wisely. Managing working capital well is crucial for day-to-day operations. Staying financially stable. Research has shown that improving working capital efficiency can </w:t>
      </w:r>
      <w:r w:rsidR="00FE4891">
        <w:rPr>
          <w:rFonts w:ascii="Times New Roman" w:hAnsi="Times New Roman" w:cs="Times New Roman"/>
          <w:sz w:val="24"/>
          <w:szCs w:val="24"/>
          <w:lang w:val="en-IN"/>
        </w:rPr>
        <w:t>positively impact a company's financial performance and the</w:t>
      </w:r>
      <w:r w:rsidRPr="00434F93">
        <w:rPr>
          <w:rFonts w:ascii="Times New Roman" w:hAnsi="Times New Roman" w:cs="Times New Roman"/>
          <w:sz w:val="24"/>
          <w:szCs w:val="24"/>
          <w:lang w:val="en-IN"/>
        </w:rPr>
        <w:t xml:space="preserve"> value it creates</w:t>
      </w:r>
      <w:r w:rsidR="00FF0EF3" w:rsidRPr="00FF0EF3">
        <w:t xml:space="preserve"> </w:t>
      </w:r>
      <w:r w:rsidR="00FF0EF3" w:rsidRPr="00FF0EF3">
        <w:rPr>
          <w:rFonts w:ascii="Times New Roman" w:hAnsi="Times New Roman" w:cs="Times New Roman"/>
          <w:color w:val="0B769F" w:themeColor="accent4" w:themeShade="BF"/>
          <w:sz w:val="24"/>
          <w:szCs w:val="24"/>
        </w:rPr>
        <w:t>(Deloof, 2003)</w:t>
      </w:r>
      <w:r w:rsidRPr="00FF0EF3">
        <w:rPr>
          <w:rFonts w:ascii="Times New Roman" w:hAnsi="Times New Roman" w:cs="Times New Roman"/>
          <w:color w:val="0B769F" w:themeColor="accent4" w:themeShade="BF"/>
          <w:sz w:val="24"/>
          <w:szCs w:val="24"/>
          <w:lang w:val="en-IN"/>
        </w:rPr>
        <w:t xml:space="preserve">. </w:t>
      </w:r>
      <w:r w:rsidRPr="00434F93">
        <w:rPr>
          <w:rFonts w:ascii="Times New Roman" w:hAnsi="Times New Roman" w:cs="Times New Roman"/>
          <w:sz w:val="24"/>
          <w:szCs w:val="24"/>
          <w:lang w:val="en-IN"/>
        </w:rPr>
        <w:t xml:space="preserve">Since inventory is </w:t>
      </w:r>
      <w:r w:rsidR="00FE4891">
        <w:rPr>
          <w:rFonts w:ascii="Times New Roman" w:hAnsi="Times New Roman" w:cs="Times New Roman"/>
          <w:sz w:val="24"/>
          <w:szCs w:val="24"/>
          <w:lang w:val="en-IN"/>
        </w:rPr>
        <w:t xml:space="preserve">part of working capital, improving inventory management </w:t>
      </w:r>
      <w:r w:rsidRPr="00434F93">
        <w:rPr>
          <w:rFonts w:ascii="Times New Roman" w:hAnsi="Times New Roman" w:cs="Times New Roman"/>
          <w:sz w:val="24"/>
          <w:szCs w:val="24"/>
          <w:lang w:val="en-IN"/>
        </w:rPr>
        <w:t>can help companies have more money and do better financially.</w:t>
      </w:r>
    </w:p>
    <w:p w14:paraId="162EA190" w14:textId="587768E5" w:rsidR="006B4B86" w:rsidRDefault="00434F93" w:rsidP="002A7A88">
      <w:pPr>
        <w:spacing w:line="360" w:lineRule="auto"/>
        <w:rPr>
          <w:rFonts w:ascii="Times New Roman" w:hAnsi="Times New Roman" w:cs="Times New Roman"/>
          <w:sz w:val="24"/>
          <w:szCs w:val="24"/>
          <w:lang w:val="en-IN"/>
        </w:rPr>
      </w:pPr>
      <w:r w:rsidRPr="00434F93">
        <w:rPr>
          <w:rFonts w:ascii="Times New Roman" w:hAnsi="Times New Roman" w:cs="Times New Roman"/>
          <w:sz w:val="24"/>
          <w:szCs w:val="24"/>
          <w:lang w:val="en-IN"/>
        </w:rPr>
        <w:t>Also</w:t>
      </w:r>
      <w:r w:rsidR="00FE4891">
        <w:rPr>
          <w:rFonts w:ascii="Times New Roman" w:hAnsi="Times New Roman" w:cs="Times New Roman"/>
          <w:sz w:val="24"/>
          <w:szCs w:val="24"/>
          <w:lang w:val="en-IN"/>
        </w:rPr>
        <w:t>,</w:t>
      </w:r>
      <w:r w:rsidRPr="00434F93">
        <w:rPr>
          <w:rFonts w:ascii="Times New Roman" w:hAnsi="Times New Roman" w:cs="Times New Roman"/>
          <w:sz w:val="24"/>
          <w:szCs w:val="24"/>
          <w:lang w:val="en-IN"/>
        </w:rPr>
        <w:t xml:space="preserve"> decisions about inventory management directly affect how quickly a company can turn its inventory into cash. Companies that sell their inventory faster and do not hold onto it for long are generally better at using their assets and doing well financially. So managing inventory should not just be seen as something that needs to be done. Also</w:t>
      </w:r>
      <w:r w:rsidR="00FE4891">
        <w:rPr>
          <w:rFonts w:ascii="Times New Roman" w:hAnsi="Times New Roman" w:cs="Times New Roman"/>
          <w:sz w:val="24"/>
          <w:szCs w:val="24"/>
          <w:lang w:val="en-IN"/>
        </w:rPr>
        <w:t>,</w:t>
      </w:r>
      <w:r w:rsidRPr="00434F93">
        <w:rPr>
          <w:rFonts w:ascii="Times New Roman" w:hAnsi="Times New Roman" w:cs="Times New Roman"/>
          <w:sz w:val="24"/>
          <w:szCs w:val="24"/>
          <w:lang w:val="en-IN"/>
        </w:rPr>
        <w:t xml:space="preserve"> </w:t>
      </w:r>
      <w:r w:rsidR="00FE4891">
        <w:rPr>
          <w:rFonts w:ascii="Times New Roman" w:hAnsi="Times New Roman" w:cs="Times New Roman"/>
          <w:sz w:val="24"/>
          <w:szCs w:val="24"/>
          <w:lang w:val="en-IN"/>
        </w:rPr>
        <w:t>it is</w:t>
      </w:r>
      <w:r w:rsidR="00FE4891" w:rsidRPr="00434F93">
        <w:rPr>
          <w:rFonts w:ascii="Times New Roman" w:hAnsi="Times New Roman" w:cs="Times New Roman"/>
          <w:sz w:val="24"/>
          <w:szCs w:val="24"/>
          <w:lang w:val="en-IN"/>
        </w:rPr>
        <w:t xml:space="preserve"> </w:t>
      </w:r>
      <w:r w:rsidRPr="00434F93">
        <w:rPr>
          <w:rFonts w:ascii="Times New Roman" w:hAnsi="Times New Roman" w:cs="Times New Roman"/>
          <w:sz w:val="24"/>
          <w:szCs w:val="24"/>
          <w:lang w:val="en-IN"/>
        </w:rPr>
        <w:t xml:space="preserve">a </w:t>
      </w:r>
      <w:r w:rsidR="00FE4891">
        <w:rPr>
          <w:rFonts w:ascii="Times New Roman" w:hAnsi="Times New Roman" w:cs="Times New Roman"/>
          <w:sz w:val="24"/>
          <w:szCs w:val="24"/>
          <w:lang w:val="en-IN"/>
        </w:rPr>
        <w:t>major financial decision that affects a company's competitiveness and long-term performance</w:t>
      </w:r>
      <w:r w:rsidR="00FB15C1">
        <w:rPr>
          <w:rFonts w:ascii="Times New Roman" w:hAnsi="Times New Roman" w:cs="Times New Roman"/>
          <w:sz w:val="24"/>
          <w:szCs w:val="24"/>
          <w:lang w:val="en-IN"/>
        </w:rPr>
        <w:t xml:space="preserve"> </w:t>
      </w:r>
      <w:r w:rsidR="00FB15C1" w:rsidRPr="00FB15C1">
        <w:rPr>
          <w:rFonts w:ascii="Times New Roman" w:hAnsi="Times New Roman" w:cs="Times New Roman"/>
          <w:color w:val="0B769F" w:themeColor="accent4" w:themeShade="BF"/>
          <w:sz w:val="24"/>
          <w:szCs w:val="24"/>
        </w:rPr>
        <w:t xml:space="preserve">(Capkun, Hameri &amp; Weiss, 2009). </w:t>
      </w:r>
      <w:r w:rsidRPr="00434F93">
        <w:rPr>
          <w:rFonts w:ascii="Times New Roman" w:hAnsi="Times New Roman" w:cs="Times New Roman"/>
          <w:sz w:val="24"/>
          <w:szCs w:val="24"/>
          <w:lang w:val="en-IN"/>
        </w:rPr>
        <w:t xml:space="preserve">Inventory management is </w:t>
      </w:r>
      <w:r w:rsidR="00FE4891">
        <w:rPr>
          <w:rFonts w:ascii="Times New Roman" w:hAnsi="Times New Roman" w:cs="Times New Roman"/>
          <w:sz w:val="24"/>
          <w:szCs w:val="24"/>
          <w:lang w:val="en-IN"/>
        </w:rPr>
        <w:t>integral to</w:t>
      </w:r>
      <w:r w:rsidRPr="00434F93">
        <w:rPr>
          <w:rFonts w:ascii="Times New Roman" w:hAnsi="Times New Roman" w:cs="Times New Roman"/>
          <w:sz w:val="24"/>
          <w:szCs w:val="24"/>
          <w:lang w:val="en-IN"/>
        </w:rPr>
        <w:t xml:space="preserve"> a </w:t>
      </w:r>
      <w:r w:rsidR="00FE4891">
        <w:rPr>
          <w:rFonts w:ascii="Times New Roman" w:hAnsi="Times New Roman" w:cs="Times New Roman"/>
          <w:sz w:val="24"/>
          <w:szCs w:val="24"/>
          <w:lang w:val="en-IN"/>
        </w:rPr>
        <w:t>company's financial performance and long-term growth, and it should be a top priority</w:t>
      </w:r>
      <w:r w:rsidRPr="00434F93">
        <w:rPr>
          <w:rFonts w:ascii="Times New Roman" w:hAnsi="Times New Roman" w:cs="Times New Roman"/>
          <w:sz w:val="24"/>
          <w:szCs w:val="24"/>
          <w:lang w:val="en-IN"/>
        </w:rPr>
        <w:t xml:space="preserve"> for companies that want to succeed. Inventory management is crucial for companies to stay competitive and achieve their goals.</w:t>
      </w:r>
    </w:p>
    <w:p w14:paraId="564F197C" w14:textId="77777777" w:rsidR="002A7A88" w:rsidRDefault="002A7A88" w:rsidP="002A7A88">
      <w:pPr>
        <w:spacing w:line="360" w:lineRule="auto"/>
        <w:rPr>
          <w:rFonts w:ascii="Times New Roman" w:hAnsi="Times New Roman" w:cs="Times New Roman"/>
          <w:sz w:val="24"/>
          <w:szCs w:val="24"/>
          <w:lang w:val="en-IN"/>
        </w:rPr>
      </w:pPr>
    </w:p>
    <w:p w14:paraId="51471510" w14:textId="77777777" w:rsidR="003300E4" w:rsidRDefault="003300E4" w:rsidP="002A7A88">
      <w:pPr>
        <w:spacing w:line="360" w:lineRule="auto"/>
        <w:rPr>
          <w:rFonts w:ascii="Times New Roman" w:hAnsi="Times New Roman" w:cs="Times New Roman"/>
          <w:sz w:val="24"/>
          <w:szCs w:val="24"/>
          <w:lang w:val="en-IN"/>
        </w:rPr>
      </w:pPr>
    </w:p>
    <w:p w14:paraId="01CBC1A8" w14:textId="767EBF7E" w:rsidR="00434F93" w:rsidRPr="00351AC4" w:rsidRDefault="00391636" w:rsidP="00351AC4">
      <w:pPr>
        <w:pStyle w:val="Heading2"/>
        <w:rPr>
          <w:rFonts w:ascii="Times New Roman" w:hAnsi="Times New Roman" w:cs="Times New Roman"/>
          <w:b/>
          <w:bCs/>
          <w:color w:val="000000" w:themeColor="text1"/>
        </w:rPr>
      </w:pPr>
      <w:bookmarkStart w:id="617" w:name="_Toc239204298"/>
      <w:r>
        <w:rPr>
          <w:rFonts w:ascii="Times New Roman" w:hAnsi="Times New Roman" w:cs="Times New Roman"/>
          <w:b/>
          <w:bCs/>
          <w:color w:val="000000" w:themeColor="text1"/>
        </w:rPr>
        <w:t xml:space="preserve">1.1 </w:t>
      </w:r>
      <w:r w:rsidR="00D133D5" w:rsidRPr="00351AC4">
        <w:rPr>
          <w:rFonts w:ascii="Times New Roman" w:hAnsi="Times New Roman" w:cs="Times New Roman"/>
          <w:b/>
          <w:bCs/>
          <w:color w:val="000000" w:themeColor="text1"/>
        </w:rPr>
        <w:t xml:space="preserve">Context of the </w:t>
      </w:r>
      <w:r w:rsidR="00A95DD6" w:rsidRPr="00351AC4">
        <w:rPr>
          <w:rFonts w:ascii="Times New Roman" w:hAnsi="Times New Roman" w:cs="Times New Roman"/>
          <w:b/>
          <w:bCs/>
          <w:color w:val="000000" w:themeColor="text1"/>
        </w:rPr>
        <w:t>Study:</w:t>
      </w:r>
      <w:bookmarkEnd w:id="617"/>
      <w:r w:rsidR="00AA6BFB">
        <w:rPr>
          <w:rFonts w:ascii="Times New Roman" w:hAnsi="Times New Roman" w:cs="Times New Roman"/>
          <w:b/>
          <w:bCs/>
          <w:color w:val="000000" w:themeColor="text1"/>
        </w:rPr>
        <w:t xml:space="preserve"> </w:t>
      </w:r>
    </w:p>
    <w:p w14:paraId="2405DC17" w14:textId="2A901E05" w:rsidR="00D20CC8" w:rsidRPr="00D20CC8" w:rsidRDefault="00D20CC8" w:rsidP="002A7A88">
      <w:pPr>
        <w:spacing w:line="360" w:lineRule="auto"/>
        <w:rPr>
          <w:rFonts w:ascii="Times New Roman" w:hAnsi="Times New Roman" w:cs="Times New Roman"/>
          <w:sz w:val="24"/>
          <w:szCs w:val="24"/>
        </w:rPr>
      </w:pPr>
      <w:r w:rsidRPr="00D20CC8">
        <w:rPr>
          <w:rFonts w:ascii="Times New Roman" w:hAnsi="Times New Roman" w:cs="Times New Roman"/>
          <w:sz w:val="24"/>
          <w:szCs w:val="24"/>
        </w:rPr>
        <w:t xml:space="preserve">The retail and </w:t>
      </w:r>
      <w:r w:rsidR="00AA6BFB" w:rsidRPr="00AA6BFB">
        <w:rPr>
          <w:rFonts w:ascii="Times New Roman" w:hAnsi="Times New Roman" w:cs="Times New Roman"/>
          <w:sz w:val="24"/>
          <w:szCs w:val="24"/>
        </w:rPr>
        <w:t>Fast-Moving Consumer Goods (FMCG)</w:t>
      </w:r>
      <w:r w:rsidR="00AA6BFB">
        <w:rPr>
          <w:rFonts w:ascii="Times New Roman" w:hAnsi="Times New Roman" w:cs="Times New Roman"/>
          <w:sz w:val="24"/>
          <w:szCs w:val="24"/>
        </w:rPr>
        <w:t xml:space="preserve"> </w:t>
      </w:r>
      <w:r w:rsidRPr="00D20CC8">
        <w:rPr>
          <w:rFonts w:ascii="Times New Roman" w:hAnsi="Times New Roman" w:cs="Times New Roman"/>
          <w:sz w:val="24"/>
          <w:szCs w:val="24"/>
        </w:rPr>
        <w:t xml:space="preserve">industries are a place to look at how well companies manage their inventory and what it means for their money. These industries have </w:t>
      </w:r>
      <w:r w:rsidR="00FE4891">
        <w:rPr>
          <w:rFonts w:ascii="Times New Roman" w:hAnsi="Times New Roman" w:cs="Times New Roman"/>
          <w:sz w:val="24"/>
          <w:szCs w:val="24"/>
        </w:rPr>
        <w:t>high</w:t>
      </w:r>
      <w:r w:rsidRPr="00D20CC8">
        <w:rPr>
          <w:rFonts w:ascii="Times New Roman" w:hAnsi="Times New Roman" w:cs="Times New Roman"/>
          <w:sz w:val="24"/>
          <w:szCs w:val="24"/>
        </w:rPr>
        <w:t xml:space="preserve"> sales</w:t>
      </w:r>
      <w:r w:rsidR="00FE4891">
        <w:rPr>
          <w:rFonts w:ascii="Times New Roman" w:hAnsi="Times New Roman" w:cs="Times New Roman"/>
          <w:sz w:val="24"/>
          <w:szCs w:val="24"/>
        </w:rPr>
        <w:t>,</w:t>
      </w:r>
      <w:r w:rsidRPr="00D20CC8">
        <w:rPr>
          <w:rFonts w:ascii="Times New Roman" w:hAnsi="Times New Roman" w:cs="Times New Roman"/>
          <w:sz w:val="24"/>
          <w:szCs w:val="24"/>
        </w:rPr>
        <w:t xml:space="preserve"> and products do not stay on the shelves for long. It is also hard to know what customers will want. There is a lot of competition. Companies in these industries have to change how they manage their inventory all the time because </w:t>
      </w:r>
      <w:r w:rsidR="00FE4891">
        <w:rPr>
          <w:rFonts w:ascii="Times New Roman" w:hAnsi="Times New Roman" w:cs="Times New Roman"/>
          <w:sz w:val="24"/>
          <w:szCs w:val="24"/>
        </w:rPr>
        <w:t>people's preferences change, and</w:t>
      </w:r>
      <w:r w:rsidRPr="00D20CC8">
        <w:rPr>
          <w:rFonts w:ascii="Times New Roman" w:hAnsi="Times New Roman" w:cs="Times New Roman"/>
          <w:sz w:val="24"/>
          <w:szCs w:val="24"/>
        </w:rPr>
        <w:t xml:space="preserve"> new technology comes out. There are problems with getting products from other countries. So it is really important to understand how well companies manage their inventory</w:t>
      </w:r>
      <w:r w:rsidR="00FE4891">
        <w:rPr>
          <w:rFonts w:ascii="Times New Roman" w:hAnsi="Times New Roman" w:cs="Times New Roman"/>
          <w:sz w:val="24"/>
          <w:szCs w:val="24"/>
        </w:rPr>
        <w:t xml:space="preserve">, how it affects the money they have to work with, and how </w:t>
      </w:r>
      <w:r w:rsidRPr="00D20CC8">
        <w:rPr>
          <w:rFonts w:ascii="Times New Roman" w:hAnsi="Times New Roman" w:cs="Times New Roman"/>
          <w:sz w:val="24"/>
          <w:szCs w:val="24"/>
        </w:rPr>
        <w:t>they do overall.</w:t>
      </w:r>
    </w:p>
    <w:p w14:paraId="160D69C4" w14:textId="410F955D" w:rsidR="00D20CC8" w:rsidRDefault="00D20CC8" w:rsidP="002A7A88">
      <w:pPr>
        <w:spacing w:line="360" w:lineRule="auto"/>
        <w:rPr>
          <w:rFonts w:ascii="Times New Roman" w:hAnsi="Times New Roman" w:cs="Times New Roman"/>
          <w:sz w:val="24"/>
          <w:szCs w:val="24"/>
        </w:rPr>
      </w:pPr>
      <w:r w:rsidRPr="00D20CC8">
        <w:rPr>
          <w:rFonts w:ascii="Times New Roman" w:hAnsi="Times New Roman" w:cs="Times New Roman"/>
          <w:sz w:val="24"/>
          <w:szCs w:val="24"/>
        </w:rPr>
        <w:t xml:space="preserve">Even though we know that managing inventory is important for companies to </w:t>
      </w:r>
      <w:r w:rsidR="00FE4891">
        <w:rPr>
          <w:rFonts w:ascii="Times New Roman" w:hAnsi="Times New Roman" w:cs="Times New Roman"/>
          <w:sz w:val="24"/>
          <w:szCs w:val="24"/>
        </w:rPr>
        <w:t>operate well, most studies examine the supply chain and the company's financial performance</w:t>
      </w:r>
      <w:r w:rsidRPr="00D20CC8">
        <w:rPr>
          <w:rFonts w:ascii="Times New Roman" w:hAnsi="Times New Roman" w:cs="Times New Roman"/>
          <w:sz w:val="24"/>
          <w:szCs w:val="24"/>
        </w:rPr>
        <w:t xml:space="preserve"> separately. We need studies that </w:t>
      </w:r>
      <w:r w:rsidR="00FE4891">
        <w:rPr>
          <w:rFonts w:ascii="Times New Roman" w:hAnsi="Times New Roman" w:cs="Times New Roman"/>
          <w:sz w:val="24"/>
          <w:szCs w:val="24"/>
        </w:rPr>
        <w:t>examine how well companies manage their inventory and how this</w:t>
      </w:r>
      <w:r w:rsidRPr="00D20CC8">
        <w:rPr>
          <w:rFonts w:ascii="Times New Roman" w:hAnsi="Times New Roman" w:cs="Times New Roman"/>
          <w:sz w:val="24"/>
          <w:szCs w:val="24"/>
        </w:rPr>
        <w:t xml:space="preserve"> affects their financial performance</w:t>
      </w:r>
      <w:r w:rsidR="00FE4891">
        <w:rPr>
          <w:rFonts w:ascii="Times New Roman" w:hAnsi="Times New Roman" w:cs="Times New Roman"/>
          <w:sz w:val="24"/>
          <w:szCs w:val="24"/>
        </w:rPr>
        <w:t>,</w:t>
      </w:r>
      <w:r w:rsidRPr="00D20CC8">
        <w:rPr>
          <w:rFonts w:ascii="Times New Roman" w:hAnsi="Times New Roman" w:cs="Times New Roman"/>
          <w:sz w:val="24"/>
          <w:szCs w:val="24"/>
        </w:rPr>
        <w:t xml:space="preserve"> so we can understand what happens at the company level. This study </w:t>
      </w:r>
      <w:r w:rsidR="00FE4891">
        <w:rPr>
          <w:rFonts w:ascii="Times New Roman" w:hAnsi="Times New Roman" w:cs="Times New Roman"/>
          <w:sz w:val="24"/>
          <w:szCs w:val="24"/>
        </w:rPr>
        <w:t>aims to examine how retail and FMCG companies manage their inventory, how this affects the money they have to work with, and how well they perform</w:t>
      </w:r>
      <w:r w:rsidRPr="00D20CC8">
        <w:rPr>
          <w:rFonts w:ascii="Times New Roman" w:hAnsi="Times New Roman" w:cs="Times New Roman"/>
          <w:sz w:val="24"/>
          <w:szCs w:val="24"/>
        </w:rPr>
        <w:t>.</w:t>
      </w:r>
    </w:p>
    <w:p w14:paraId="02FFAE10" w14:textId="75DC7F94" w:rsidR="00D610AD" w:rsidRPr="00351AC4" w:rsidRDefault="009D7C7E" w:rsidP="00351AC4">
      <w:pPr>
        <w:pStyle w:val="Heading2"/>
        <w:rPr>
          <w:rFonts w:ascii="Times New Roman" w:hAnsi="Times New Roman" w:cs="Times New Roman"/>
          <w:b/>
          <w:bCs/>
          <w:color w:val="000000" w:themeColor="text1"/>
        </w:rPr>
      </w:pPr>
      <w:bookmarkStart w:id="618" w:name="_Toc239204299"/>
      <w:commentRangeStart w:id="619"/>
      <w:r>
        <w:rPr>
          <w:rFonts w:ascii="Times New Roman" w:hAnsi="Times New Roman" w:cs="Times New Roman"/>
          <w:b/>
          <w:bCs/>
          <w:color w:val="000000" w:themeColor="text1"/>
        </w:rPr>
        <w:t xml:space="preserve">1.2 </w:t>
      </w:r>
      <w:r w:rsidR="00D610AD" w:rsidRPr="00351AC4">
        <w:rPr>
          <w:rFonts w:ascii="Times New Roman" w:hAnsi="Times New Roman" w:cs="Times New Roman"/>
          <w:b/>
          <w:bCs/>
          <w:color w:val="000000" w:themeColor="text1"/>
        </w:rPr>
        <w:t>Motivation Of the Study:</w:t>
      </w:r>
      <w:bookmarkEnd w:id="618"/>
      <w:commentRangeEnd w:id="619"/>
      <w:r w:rsidR="008B40A8" w:rsidRPr="00351AC4">
        <w:rPr>
          <w:rStyle w:val="CommentReference"/>
          <w:rFonts w:ascii="Times New Roman" w:hAnsi="Times New Roman" w:cs="Times New Roman"/>
          <w:b/>
          <w:bCs/>
          <w:color w:val="000000" w:themeColor="text1"/>
          <w:sz w:val="32"/>
          <w:szCs w:val="32"/>
        </w:rPr>
        <w:commentReference w:id="619"/>
      </w:r>
    </w:p>
    <w:p w14:paraId="1A9BDD67" w14:textId="79FBC95D" w:rsidR="00D610AD" w:rsidRPr="00D610AD" w:rsidRDefault="00D610AD" w:rsidP="002A7A88">
      <w:pPr>
        <w:spacing w:line="360" w:lineRule="auto"/>
        <w:rPr>
          <w:rFonts w:ascii="Times New Roman" w:hAnsi="Times New Roman" w:cs="Times New Roman"/>
          <w:sz w:val="24"/>
          <w:szCs w:val="24"/>
        </w:rPr>
      </w:pPr>
      <w:r w:rsidRPr="00D610AD">
        <w:rPr>
          <w:rFonts w:ascii="Times New Roman" w:hAnsi="Times New Roman" w:cs="Times New Roman"/>
          <w:sz w:val="24"/>
          <w:szCs w:val="24"/>
        </w:rPr>
        <w:t xml:space="preserve">The market is changing a lot. This is making it really hard for companies to keep track of their inventory. We see a lot of things going up and down in the market. There are problems with getting goods from one place to another. Customer demand is </w:t>
      </w:r>
      <w:r w:rsidR="00FE4891">
        <w:rPr>
          <w:rFonts w:ascii="Times New Roman" w:hAnsi="Times New Roman" w:cs="Times New Roman"/>
          <w:sz w:val="24"/>
          <w:szCs w:val="24"/>
        </w:rPr>
        <w:t>constantly changing</w:t>
      </w:r>
      <w:r w:rsidRPr="00D610AD">
        <w:rPr>
          <w:rFonts w:ascii="Times New Roman" w:hAnsi="Times New Roman" w:cs="Times New Roman"/>
          <w:sz w:val="24"/>
          <w:szCs w:val="24"/>
        </w:rPr>
        <w:t>. This makes it tough for companies to manage their stock.</w:t>
      </w:r>
    </w:p>
    <w:p w14:paraId="716D2A4A" w14:textId="46E9F6EA" w:rsidR="00A95DD6" w:rsidDel="003E6B4C" w:rsidRDefault="001C2C78" w:rsidP="002A7A88">
      <w:pPr>
        <w:spacing w:line="360" w:lineRule="auto"/>
        <w:rPr>
          <w:del w:id="620" w:author="JAGADEESHWAR REDDY" w:date="2026-07-29T02:28:00Z" w16du:dateUtc="2026-07-28T20:58:00Z"/>
          <w:rFonts w:ascii="Times New Roman" w:hAnsi="Times New Roman" w:cs="Times New Roman"/>
          <w:sz w:val="24"/>
          <w:szCs w:val="24"/>
        </w:rPr>
      </w:pPr>
      <w:r w:rsidRPr="001C2C78">
        <w:rPr>
          <w:rFonts w:ascii="Times New Roman" w:hAnsi="Times New Roman" w:cs="Times New Roman"/>
          <w:sz w:val="24"/>
          <w:szCs w:val="24"/>
        </w:rPr>
        <w:t>Companies have to use their money to ensure they have products available while maintaining profitability. Although previous studies have examined inventory management and firm performance (Deloof, 2003; Gaur, Fisher &amp; Raman, 2005; Capkun, Hameri &amp; Weiss, 2009), limited research has integrated inventory management efficiency, working capital management, and firm financial performance within a single framework, particularly in the retail and Fast-Moving Consumer Goods (FMCG) sector. This research gap highlights the need for further empirical investigation, especially in rapidly changing and uncertain business environments.</w:t>
      </w:r>
      <w:r w:rsidR="00D610AD" w:rsidRPr="00D610AD">
        <w:rPr>
          <w:rFonts w:ascii="Times New Roman" w:hAnsi="Times New Roman" w:cs="Times New Roman"/>
          <w:sz w:val="24"/>
          <w:szCs w:val="24"/>
        </w:rPr>
        <w:t xml:space="preserve">This research </w:t>
      </w:r>
      <w:r w:rsidR="00FE4891">
        <w:rPr>
          <w:rFonts w:ascii="Times New Roman" w:hAnsi="Times New Roman" w:cs="Times New Roman"/>
          <w:sz w:val="24"/>
          <w:szCs w:val="24"/>
        </w:rPr>
        <w:t>aims to determine how inventory management</w:t>
      </w:r>
      <w:r w:rsidR="00D610AD" w:rsidRPr="00D610AD">
        <w:rPr>
          <w:rFonts w:ascii="Times New Roman" w:hAnsi="Times New Roman" w:cs="Times New Roman"/>
          <w:sz w:val="24"/>
          <w:szCs w:val="24"/>
        </w:rPr>
        <w:t xml:space="preserve"> affects a </w:t>
      </w:r>
      <w:r w:rsidR="00FE4891">
        <w:rPr>
          <w:rFonts w:ascii="Times New Roman" w:hAnsi="Times New Roman" w:cs="Times New Roman"/>
          <w:sz w:val="24"/>
          <w:szCs w:val="24"/>
        </w:rPr>
        <w:t>company's</w:t>
      </w:r>
      <w:r w:rsidR="00FE4891" w:rsidRPr="00D610AD">
        <w:rPr>
          <w:rFonts w:ascii="Times New Roman" w:hAnsi="Times New Roman" w:cs="Times New Roman"/>
          <w:sz w:val="24"/>
          <w:szCs w:val="24"/>
        </w:rPr>
        <w:t xml:space="preserve"> </w:t>
      </w:r>
      <w:r w:rsidRPr="00E1229B">
        <w:rPr>
          <w:rFonts w:ascii="Times New Roman" w:hAnsi="Times New Roman" w:cs="Times New Roman"/>
          <w:sz w:val="24"/>
          <w:szCs w:val="24"/>
        </w:rPr>
        <w:t>financial standing</w:t>
      </w:r>
      <w:r w:rsidRPr="001C2C78">
        <w:rPr>
          <w:rFonts w:ascii="Times New Roman" w:hAnsi="Times New Roman" w:cs="Times New Roman"/>
          <w:sz w:val="24"/>
          <w:szCs w:val="24"/>
        </w:rPr>
        <w:t>.</w:t>
      </w:r>
      <w:r w:rsidR="00D610AD" w:rsidRPr="00D610AD">
        <w:rPr>
          <w:rFonts w:ascii="Times New Roman" w:hAnsi="Times New Roman" w:cs="Times New Roman"/>
          <w:sz w:val="24"/>
          <w:szCs w:val="24"/>
        </w:rPr>
        <w:t xml:space="preserve">. We want to provide examples to help managers make better decisions about inventory. We hope our findings will help managers </w:t>
      </w:r>
      <w:r w:rsidR="00FE4891">
        <w:rPr>
          <w:rFonts w:ascii="Times New Roman" w:hAnsi="Times New Roman" w:cs="Times New Roman"/>
          <w:sz w:val="24"/>
          <w:szCs w:val="24"/>
        </w:rPr>
        <w:t>plan inventory, use their money more efficiently, and improve their companies' performance</w:t>
      </w:r>
      <w:r w:rsidR="00D610AD" w:rsidRPr="00D610AD">
        <w:rPr>
          <w:rFonts w:ascii="Times New Roman" w:hAnsi="Times New Roman" w:cs="Times New Roman"/>
          <w:sz w:val="24"/>
          <w:szCs w:val="24"/>
        </w:rPr>
        <w:t xml:space="preserve"> in a market that is always changing.</w:t>
      </w:r>
    </w:p>
    <w:p w14:paraId="4683C0D9" w14:textId="77777777" w:rsidR="002141CB" w:rsidDel="003E6B4C" w:rsidRDefault="002141CB" w:rsidP="002A7A88">
      <w:pPr>
        <w:spacing w:line="360" w:lineRule="auto"/>
        <w:rPr>
          <w:del w:id="621" w:author="JAGADEESHWAR REDDY" w:date="2026-07-29T02:28:00Z" w16du:dateUtc="2026-07-28T20:58:00Z"/>
          <w:rFonts w:ascii="Times New Roman" w:hAnsi="Times New Roman" w:cs="Times New Roman"/>
          <w:sz w:val="24"/>
          <w:szCs w:val="24"/>
        </w:rPr>
      </w:pPr>
    </w:p>
    <w:p w14:paraId="501197DC" w14:textId="77777777" w:rsidR="00D610AD" w:rsidRDefault="00D610AD" w:rsidP="002A7A88">
      <w:pPr>
        <w:spacing w:line="360" w:lineRule="auto"/>
        <w:rPr>
          <w:rFonts w:ascii="Times New Roman" w:hAnsi="Times New Roman" w:cs="Times New Roman"/>
          <w:sz w:val="24"/>
          <w:szCs w:val="24"/>
        </w:rPr>
      </w:pPr>
    </w:p>
    <w:p w14:paraId="59340B09" w14:textId="0CF22CBF" w:rsidR="00AE4A6A" w:rsidRDefault="009D7C7E" w:rsidP="005B7BC7">
      <w:pPr>
        <w:pStyle w:val="Heading2"/>
        <w:rPr>
          <w:ins w:id="622" w:author="JAGADEESHWAR REDDY" w:date="2026-08-09T14:39:00Z" w16du:dateUtc="2026-08-09T09:09:00Z"/>
          <w:rFonts w:ascii="Times New Roman" w:hAnsi="Times New Roman" w:cs="Times New Roman"/>
          <w:b/>
          <w:bCs/>
          <w:color w:val="000000" w:themeColor="text1"/>
        </w:rPr>
      </w:pPr>
      <w:bookmarkStart w:id="623" w:name="_Toc239204300"/>
      <w:r>
        <w:rPr>
          <w:rFonts w:ascii="Times New Roman" w:hAnsi="Times New Roman" w:cs="Times New Roman"/>
          <w:b/>
          <w:bCs/>
          <w:color w:val="000000" w:themeColor="text1"/>
        </w:rPr>
        <w:t xml:space="preserve">1.3 </w:t>
      </w:r>
      <w:r w:rsidR="00AE4A6A" w:rsidRPr="005B7BC7">
        <w:rPr>
          <w:rFonts w:ascii="Times New Roman" w:hAnsi="Times New Roman" w:cs="Times New Roman"/>
          <w:b/>
          <w:bCs/>
          <w:color w:val="000000" w:themeColor="text1"/>
        </w:rPr>
        <w:t>Research Question</w:t>
      </w:r>
      <w:r w:rsidR="003300E4" w:rsidRPr="005B7BC7">
        <w:rPr>
          <w:rFonts w:ascii="Times New Roman" w:hAnsi="Times New Roman" w:cs="Times New Roman"/>
          <w:b/>
          <w:bCs/>
          <w:color w:val="000000" w:themeColor="text1"/>
        </w:rPr>
        <w:t xml:space="preserve">s </w:t>
      </w:r>
      <w:r w:rsidR="00AE4A6A" w:rsidRPr="005B7BC7">
        <w:rPr>
          <w:rFonts w:ascii="Times New Roman" w:hAnsi="Times New Roman" w:cs="Times New Roman"/>
          <w:b/>
          <w:bCs/>
          <w:color w:val="000000" w:themeColor="text1"/>
        </w:rPr>
        <w:t>:</w:t>
      </w:r>
      <w:bookmarkEnd w:id="623"/>
    </w:p>
    <w:p w14:paraId="62209ACD" w14:textId="03F8E233" w:rsidR="00DE3EBD" w:rsidRDefault="00DE3EBD" w:rsidP="00B849F9">
      <w:pPr>
        <w:rPr>
          <w:ins w:id="624" w:author="JAGADEESHWAR REDDY" w:date="2026-08-09T14:40:00Z" w16du:dateUtc="2026-08-09T09:10:00Z"/>
          <w:rFonts w:ascii="Times New Roman" w:hAnsi="Times New Roman" w:cs="Times New Roman"/>
          <w:b/>
          <w:bCs/>
          <w:sz w:val="24"/>
          <w:szCs w:val="24"/>
        </w:rPr>
      </w:pPr>
      <w:ins w:id="625" w:author="JAGADEESHWAR REDDY" w:date="2026-08-09T14:39:00Z">
        <w:r w:rsidRPr="00B849F9">
          <w:rPr>
            <w:rFonts w:ascii="Times New Roman" w:hAnsi="Times New Roman" w:cs="Times New Roman"/>
            <w:b/>
            <w:bCs/>
            <w:sz w:val="24"/>
            <w:szCs w:val="24"/>
            <w:rPrChange w:id="626" w:author="JAGADEESHWAR REDDY" w:date="2026-08-09T14:40:00Z" w16du:dateUtc="2026-08-09T09:10:00Z">
              <w:rPr>
                <w:b/>
                <w:bCs/>
              </w:rPr>
            </w:rPrChange>
          </w:rPr>
          <w:t>Main Research Question:</w:t>
        </w:r>
      </w:ins>
    </w:p>
    <w:p w14:paraId="22A45F9B" w14:textId="65AF978C" w:rsidR="00B849F9" w:rsidRPr="009D5076" w:rsidRDefault="00445365" w:rsidP="00445365">
      <w:pPr>
        <w:pStyle w:val="ListParagraph"/>
        <w:numPr>
          <w:ilvl w:val="0"/>
          <w:numId w:val="1"/>
        </w:numPr>
        <w:rPr>
          <w:ins w:id="627" w:author="JAGADEESHWAR REDDY" w:date="2026-08-09T14:42:00Z" w16du:dateUtc="2026-08-09T09:12:00Z"/>
          <w:rFonts w:ascii="Times New Roman" w:hAnsi="Times New Roman" w:cs="Times New Roman"/>
          <w:lang w:val="en-GB"/>
          <w:rPrChange w:id="628" w:author="JAGADEESHWAR REDDY" w:date="2026-08-09T14:42:00Z" w16du:dateUtc="2026-08-09T09:12:00Z">
            <w:rPr>
              <w:ins w:id="629" w:author="JAGADEESHWAR REDDY" w:date="2026-08-09T14:42:00Z" w16du:dateUtc="2026-08-09T09:12:00Z"/>
              <w:rFonts w:ascii="Times New Roman" w:hAnsi="Times New Roman" w:cs="Times New Roman"/>
            </w:rPr>
          </w:rPrChange>
        </w:rPr>
      </w:pPr>
      <w:ins w:id="630" w:author="JAGADEESHWAR REDDY" w:date="2026-08-09T14:40:00Z">
        <w:r w:rsidRPr="00445365">
          <w:rPr>
            <w:rFonts w:ascii="Times New Roman" w:hAnsi="Times New Roman" w:cs="Times New Roman"/>
            <w:rPrChange w:id="631" w:author="JAGADEESHWAR REDDY" w:date="2026-08-09T14:40:00Z" w16du:dateUtc="2026-08-09T09:10:00Z">
              <w:rPr/>
            </w:rPrChange>
          </w:rPr>
          <w:t>What is the impact of inventory management efficiency on working capital and firm performance in retail and FMCG firms?</w:t>
        </w:r>
      </w:ins>
    </w:p>
    <w:p w14:paraId="353FFD15" w14:textId="1EC20FCB" w:rsidR="009D5076" w:rsidRPr="009D5076" w:rsidRDefault="009D5076">
      <w:pPr>
        <w:rPr>
          <w:rFonts w:ascii="Times New Roman" w:hAnsi="Times New Roman" w:cs="Times New Roman"/>
          <w:b/>
          <w:bCs/>
          <w:sz w:val="24"/>
          <w:szCs w:val="24"/>
          <w:rPrChange w:id="632" w:author="JAGADEESHWAR REDDY" w:date="2026-08-09T14:42:00Z" w16du:dateUtc="2026-08-09T09:12:00Z">
            <w:rPr>
              <w:rFonts w:ascii="Times New Roman" w:hAnsi="Times New Roman" w:cs="Times New Roman"/>
              <w:b/>
              <w:bCs/>
              <w:color w:val="000000" w:themeColor="text1"/>
            </w:rPr>
          </w:rPrChange>
        </w:rPr>
        <w:pPrChange w:id="633" w:author="JAGADEESHWAR REDDY" w:date="2026-08-09T14:42:00Z" w16du:dateUtc="2026-08-09T09:12:00Z">
          <w:pPr>
            <w:pStyle w:val="Heading2"/>
          </w:pPr>
        </w:pPrChange>
      </w:pPr>
      <w:ins w:id="634" w:author="JAGADEESHWAR REDDY" w:date="2026-08-09T14:42:00Z" w16du:dateUtc="2026-08-09T09:12:00Z">
        <w:r w:rsidRPr="009D5076">
          <w:rPr>
            <w:rFonts w:ascii="Times New Roman" w:hAnsi="Times New Roman" w:cs="Times New Roman"/>
            <w:b/>
            <w:bCs/>
            <w:sz w:val="24"/>
            <w:szCs w:val="24"/>
            <w:rPrChange w:id="635" w:author="JAGADEESHWAR REDDY" w:date="2026-08-09T14:42:00Z" w16du:dateUtc="2026-08-09T09:12:00Z">
              <w:rPr>
                <w:rFonts w:ascii="Times New Roman" w:hAnsi="Times New Roman" w:cs="Times New Roman"/>
              </w:rPr>
            </w:rPrChange>
          </w:rPr>
          <w:t xml:space="preserve">Specific </w:t>
        </w:r>
        <w:r w:rsidRPr="009D5076">
          <w:rPr>
            <w:rFonts w:ascii="Times New Roman" w:hAnsi="Times New Roman" w:cs="Times New Roman"/>
            <w:b/>
            <w:bCs/>
            <w:sz w:val="24"/>
            <w:szCs w:val="24"/>
            <w:rPrChange w:id="636" w:author="JAGADEESHWAR REDDY" w:date="2026-08-09T14:42:00Z" w16du:dateUtc="2026-08-09T09:12:00Z">
              <w:rPr>
                <w:rFonts w:ascii="Times New Roman" w:hAnsi="Times New Roman" w:cs="Times New Roman"/>
                <w:b/>
                <w:bCs/>
              </w:rPr>
            </w:rPrChange>
          </w:rPr>
          <w:t>Research</w:t>
        </w:r>
        <w:r w:rsidRPr="009D5076">
          <w:rPr>
            <w:rFonts w:ascii="Times New Roman" w:hAnsi="Times New Roman" w:cs="Times New Roman"/>
            <w:b/>
            <w:bCs/>
            <w:sz w:val="24"/>
            <w:szCs w:val="24"/>
            <w:rPrChange w:id="637" w:author="JAGADEESHWAR REDDY" w:date="2026-08-09T14:42:00Z" w16du:dateUtc="2026-08-09T09:12:00Z">
              <w:rPr>
                <w:rFonts w:ascii="Times New Roman" w:hAnsi="Times New Roman" w:cs="Times New Roman"/>
              </w:rPr>
            </w:rPrChange>
          </w:rPr>
          <w:t xml:space="preserve"> Questions:</w:t>
        </w:r>
      </w:ins>
    </w:p>
    <w:p w14:paraId="21D5D1FD" w14:textId="396B4DDD" w:rsidR="00AE4A6A" w:rsidRPr="00CE6A94" w:rsidRDefault="009D7E78">
      <w:pPr>
        <w:pStyle w:val="ListParagraph"/>
        <w:numPr>
          <w:ilvl w:val="0"/>
          <w:numId w:val="10"/>
        </w:numPr>
        <w:spacing w:line="360" w:lineRule="auto"/>
        <w:rPr>
          <w:rFonts w:ascii="Times New Roman" w:hAnsi="Times New Roman" w:cs="Times New Roman"/>
        </w:rPr>
        <w:pPrChange w:id="638" w:author="JAGADEESHWAR REDDY" w:date="2026-08-09T14:42:00Z" w16du:dateUtc="2026-08-09T09:12:00Z">
          <w:pPr>
            <w:pStyle w:val="ListParagraph"/>
            <w:numPr>
              <w:numId w:val="1"/>
            </w:numPr>
            <w:spacing w:line="360" w:lineRule="auto"/>
            <w:ind w:hanging="360"/>
          </w:pPr>
        </w:pPrChange>
      </w:pPr>
      <w:r>
        <w:rPr>
          <w:rFonts w:ascii="Times New Roman" w:hAnsi="Times New Roman" w:cs="Times New Roman"/>
        </w:rPr>
        <w:t>What is the influence of i</w:t>
      </w:r>
      <w:r w:rsidR="0097448C" w:rsidRPr="00CE6A94">
        <w:rPr>
          <w:rFonts w:ascii="Times New Roman" w:hAnsi="Times New Roman" w:cs="Times New Roman"/>
        </w:rPr>
        <w:t xml:space="preserve">nventory management efficiency </w:t>
      </w:r>
      <w:r>
        <w:rPr>
          <w:rFonts w:ascii="Times New Roman" w:hAnsi="Times New Roman" w:cs="Times New Roman"/>
        </w:rPr>
        <w:t>on the</w:t>
      </w:r>
      <w:r w:rsidRPr="00CE6A94">
        <w:rPr>
          <w:rFonts w:ascii="Times New Roman" w:hAnsi="Times New Roman" w:cs="Times New Roman"/>
        </w:rPr>
        <w:t xml:space="preserve"> </w:t>
      </w:r>
      <w:r w:rsidR="0097448C" w:rsidRPr="00CE6A94">
        <w:rPr>
          <w:rFonts w:ascii="Times New Roman" w:hAnsi="Times New Roman" w:cs="Times New Roman"/>
        </w:rPr>
        <w:t xml:space="preserve">working capital management </w:t>
      </w:r>
      <w:r>
        <w:rPr>
          <w:rFonts w:ascii="Times New Roman" w:hAnsi="Times New Roman" w:cs="Times New Roman"/>
        </w:rPr>
        <w:t>of</w:t>
      </w:r>
      <w:r w:rsidRPr="00CE6A94">
        <w:rPr>
          <w:rFonts w:ascii="Times New Roman" w:hAnsi="Times New Roman" w:cs="Times New Roman"/>
        </w:rPr>
        <w:t xml:space="preserve"> </w:t>
      </w:r>
      <w:r w:rsidR="0097448C" w:rsidRPr="00CE6A94">
        <w:rPr>
          <w:rFonts w:ascii="Times New Roman" w:hAnsi="Times New Roman" w:cs="Times New Roman"/>
        </w:rPr>
        <w:t>retail and FMCG firms?</w:t>
      </w:r>
    </w:p>
    <w:p w14:paraId="24789175" w14:textId="4DBF3853" w:rsidR="006B4B86" w:rsidRPr="00CE6A94" w:rsidRDefault="0097448C">
      <w:pPr>
        <w:pStyle w:val="ListParagraph"/>
        <w:numPr>
          <w:ilvl w:val="0"/>
          <w:numId w:val="10"/>
        </w:numPr>
        <w:spacing w:line="360" w:lineRule="auto"/>
        <w:rPr>
          <w:rFonts w:ascii="Times New Roman" w:hAnsi="Times New Roman" w:cs="Times New Roman"/>
        </w:rPr>
        <w:pPrChange w:id="639" w:author="JAGADEESHWAR REDDY" w:date="2026-08-09T14:42:00Z" w16du:dateUtc="2026-08-09T09:12:00Z">
          <w:pPr>
            <w:pStyle w:val="ListParagraph"/>
            <w:numPr>
              <w:numId w:val="1"/>
            </w:numPr>
            <w:spacing w:line="360" w:lineRule="auto"/>
            <w:ind w:hanging="360"/>
          </w:pPr>
        </w:pPrChange>
      </w:pPr>
      <w:r w:rsidRPr="00CE6A94">
        <w:rPr>
          <w:rFonts w:ascii="Times New Roman" w:hAnsi="Times New Roman" w:cs="Times New Roman"/>
        </w:rPr>
        <w:t>What is the impact of inventory management efficiency on firm financial performance?</w:t>
      </w:r>
    </w:p>
    <w:p w14:paraId="4AD07B55" w14:textId="4777B9B9" w:rsidR="005F1500" w:rsidRPr="009670F1" w:rsidRDefault="001C2C78">
      <w:pPr>
        <w:pStyle w:val="ListParagraph"/>
        <w:numPr>
          <w:ilvl w:val="0"/>
          <w:numId w:val="10"/>
        </w:numPr>
        <w:spacing w:line="360" w:lineRule="auto"/>
        <w:rPr>
          <w:rFonts w:ascii="Times New Roman" w:hAnsi="Times New Roman" w:cs="Times New Roman"/>
          <w:rPrChange w:id="640" w:author="JAGADEESHWAR REDDY" w:date="2026-07-29T02:22:00Z" w16du:dateUtc="2026-07-28T20:52:00Z">
            <w:rPr>
              <w:rFonts w:ascii="Times New Roman" w:hAnsi="Times New Roman" w:cs="Times New Roman"/>
              <w:sz w:val="32"/>
              <w:szCs w:val="32"/>
            </w:rPr>
          </w:rPrChange>
        </w:rPr>
        <w:pPrChange w:id="641" w:author="JAGADEESHWAR REDDY" w:date="2026-08-09T14:42:00Z" w16du:dateUtc="2026-08-09T09:12:00Z">
          <w:pPr>
            <w:spacing w:line="360" w:lineRule="auto"/>
          </w:pPr>
        </w:pPrChange>
      </w:pPr>
      <w:r w:rsidRPr="009670F1">
        <w:rPr>
          <w:rFonts w:ascii="Times New Roman" w:hAnsi="Times New Roman" w:cs="Times New Roman"/>
        </w:rPr>
        <w:t>To what extent does working capital management mediate the relationship between inventory management efficiency and firm performance?</w:t>
      </w:r>
      <w:ins w:id="642" w:author="JAGADEESHWAR REDDY" w:date="2026-07-29T02:22:00Z" w16du:dateUtc="2026-07-28T20:52:00Z">
        <w:r w:rsidR="009670F1">
          <w:rPr>
            <w:rFonts w:ascii="Times New Roman" w:hAnsi="Times New Roman" w:cs="Times New Roman"/>
          </w:rPr>
          <w:t xml:space="preserve"> </w:t>
        </w:r>
      </w:ins>
      <w:del w:id="643" w:author="JAGADEESHWAR REDDY" w:date="2026-08-09T14:36:00Z" w16du:dateUtc="2026-08-09T09:06:00Z">
        <w:r w:rsidRPr="009670F1" w:rsidDel="00241817">
          <w:rPr>
            <w:rFonts w:ascii="Times New Roman" w:hAnsi="Times New Roman" w:cs="Times New Roman"/>
            <w:rPrChange w:id="644" w:author="JAGADEESHWAR REDDY" w:date="2026-07-29T02:22:00Z" w16du:dateUtc="2026-07-28T20:52:00Z">
              <w:rPr>
                <w:rFonts w:ascii="Times New Roman" w:hAnsi="Times New Roman" w:cs="Times New Roman"/>
                <w:sz w:val="32"/>
                <w:szCs w:val="32"/>
              </w:rPr>
            </w:rPrChange>
          </w:rPr>
          <w:delText>(Gaur, Fisher &amp; Ram</w:delText>
        </w:r>
      </w:del>
      <w:del w:id="645" w:author="JAGADEESHWAR REDDY" w:date="2026-08-09T14:35:00Z" w16du:dateUtc="2026-08-09T09:05:00Z">
        <w:r w:rsidRPr="009670F1" w:rsidDel="00241817">
          <w:rPr>
            <w:rFonts w:ascii="Times New Roman" w:hAnsi="Times New Roman" w:cs="Times New Roman"/>
            <w:rPrChange w:id="646" w:author="JAGADEESHWAR REDDY" w:date="2026-07-29T02:22:00Z" w16du:dateUtc="2026-07-28T20:52:00Z">
              <w:rPr>
                <w:rFonts w:ascii="Times New Roman" w:hAnsi="Times New Roman" w:cs="Times New Roman"/>
                <w:sz w:val="32"/>
                <w:szCs w:val="32"/>
              </w:rPr>
            </w:rPrChange>
          </w:rPr>
          <w:delText>an, 2005)</w:delText>
        </w:r>
      </w:del>
    </w:p>
    <w:p w14:paraId="5102692D" w14:textId="35AB7D51" w:rsidR="005F1500" w:rsidRDefault="009D7C7E" w:rsidP="005B7BC7">
      <w:pPr>
        <w:pStyle w:val="Heading1"/>
        <w:rPr>
          <w:ins w:id="647" w:author="JAGADEESHWAR REDDY" w:date="2026-08-09T14:47:00Z" w16du:dateUtc="2026-08-09T09:17:00Z"/>
          <w:rFonts w:ascii="Times New Roman" w:hAnsi="Times New Roman" w:cs="Times New Roman"/>
          <w:b/>
          <w:bCs/>
          <w:color w:val="000000" w:themeColor="text1"/>
          <w:sz w:val="32"/>
          <w:szCs w:val="32"/>
        </w:rPr>
      </w:pPr>
      <w:bookmarkStart w:id="648" w:name="_Toc239204301"/>
      <w:r>
        <w:rPr>
          <w:rFonts w:ascii="Times New Roman" w:hAnsi="Times New Roman" w:cs="Times New Roman"/>
          <w:b/>
          <w:bCs/>
          <w:color w:val="000000" w:themeColor="text1"/>
          <w:sz w:val="32"/>
          <w:szCs w:val="32"/>
        </w:rPr>
        <w:t xml:space="preserve">2. </w:t>
      </w:r>
      <w:r w:rsidR="005F1500" w:rsidRPr="005B7BC7">
        <w:rPr>
          <w:rFonts w:ascii="Times New Roman" w:hAnsi="Times New Roman" w:cs="Times New Roman"/>
          <w:b/>
          <w:bCs/>
          <w:color w:val="000000" w:themeColor="text1"/>
          <w:sz w:val="32"/>
          <w:szCs w:val="32"/>
        </w:rPr>
        <w:t>Literature Review</w:t>
      </w:r>
      <w:bookmarkEnd w:id="648"/>
    </w:p>
    <w:p w14:paraId="539E2ACD" w14:textId="77777777" w:rsidR="007B09C8" w:rsidRPr="007B09C8" w:rsidRDefault="007B09C8">
      <w:pPr>
        <w:spacing w:line="360" w:lineRule="auto"/>
        <w:rPr>
          <w:ins w:id="649" w:author="JAGADEESHWAR REDDY" w:date="2026-08-09T14:47:00Z"/>
          <w:rFonts w:ascii="Times New Roman" w:hAnsi="Times New Roman" w:cs="Times New Roman"/>
          <w:b/>
          <w:bCs/>
          <w:sz w:val="24"/>
          <w:szCs w:val="24"/>
          <w:lang w:val="en-IN"/>
          <w:rPrChange w:id="650" w:author="JAGADEESHWAR REDDY" w:date="2026-08-09T14:48:00Z" w16du:dateUtc="2026-08-09T09:18:00Z">
            <w:rPr>
              <w:ins w:id="651" w:author="JAGADEESHWAR REDDY" w:date="2026-08-09T14:47:00Z"/>
              <w:b/>
              <w:bCs/>
              <w:lang w:val="en-IN"/>
            </w:rPr>
          </w:rPrChange>
        </w:rPr>
        <w:pPrChange w:id="652" w:author="JAGADEESHWAR REDDY" w:date="2026-08-09T14:48:00Z" w16du:dateUtc="2026-08-09T09:18:00Z">
          <w:pPr/>
        </w:pPrChange>
      </w:pPr>
      <w:ins w:id="653" w:author="JAGADEESHWAR REDDY" w:date="2026-08-09T14:47:00Z">
        <w:r w:rsidRPr="007B09C8">
          <w:rPr>
            <w:rFonts w:ascii="Times New Roman" w:hAnsi="Times New Roman" w:cs="Times New Roman"/>
            <w:b/>
            <w:bCs/>
            <w:sz w:val="24"/>
            <w:szCs w:val="24"/>
            <w:lang w:val="en-IN"/>
            <w:rPrChange w:id="654" w:author="JAGADEESHWAR REDDY" w:date="2026-08-09T14:48:00Z" w16du:dateUtc="2026-08-09T09:18:00Z">
              <w:rPr>
                <w:b/>
                <w:bCs/>
                <w:lang w:val="en-IN"/>
              </w:rPr>
            </w:rPrChange>
          </w:rPr>
          <w:t>2.1 Literature Search Strategy</w:t>
        </w:r>
      </w:ins>
    </w:p>
    <w:p w14:paraId="75DCE77E" w14:textId="77777777" w:rsidR="007B09C8" w:rsidRPr="007B09C8" w:rsidRDefault="007B09C8">
      <w:pPr>
        <w:spacing w:line="360" w:lineRule="auto"/>
        <w:rPr>
          <w:ins w:id="655" w:author="JAGADEESHWAR REDDY" w:date="2026-08-09T14:47:00Z"/>
          <w:rFonts w:ascii="Times New Roman" w:hAnsi="Times New Roman" w:cs="Times New Roman"/>
          <w:sz w:val="24"/>
          <w:szCs w:val="24"/>
          <w:lang w:val="en-IN"/>
          <w:rPrChange w:id="656" w:author="JAGADEESHWAR REDDY" w:date="2026-08-09T14:48:00Z" w16du:dateUtc="2026-08-09T09:18:00Z">
            <w:rPr>
              <w:ins w:id="657" w:author="JAGADEESHWAR REDDY" w:date="2026-08-09T14:47:00Z"/>
              <w:lang w:val="en-IN"/>
            </w:rPr>
          </w:rPrChange>
        </w:rPr>
        <w:pPrChange w:id="658" w:author="JAGADEESHWAR REDDY" w:date="2026-08-09T14:48:00Z" w16du:dateUtc="2026-08-09T09:18:00Z">
          <w:pPr/>
        </w:pPrChange>
      </w:pPr>
      <w:ins w:id="659" w:author="JAGADEESHWAR REDDY" w:date="2026-08-09T14:47:00Z">
        <w:r w:rsidRPr="007B09C8">
          <w:rPr>
            <w:rFonts w:ascii="Times New Roman" w:hAnsi="Times New Roman" w:cs="Times New Roman"/>
            <w:sz w:val="24"/>
            <w:szCs w:val="24"/>
            <w:lang w:val="en-IN"/>
            <w:rPrChange w:id="660" w:author="JAGADEESHWAR REDDY" w:date="2026-08-09T14:48:00Z" w16du:dateUtc="2026-08-09T09:18:00Z">
              <w:rPr>
                <w:lang w:val="en-IN"/>
              </w:rPr>
            </w:rPrChange>
          </w:rPr>
          <w:t>A structured literature search was conducted to identify academic research relevant to inventory management efficiency, working capital management, supply chain finance, and firm financial performance. The literature search focused on academic studies that directly contribute to understanding the relationships examined in this research.</w:t>
        </w:r>
      </w:ins>
    </w:p>
    <w:p w14:paraId="36A9B1A1" w14:textId="77777777" w:rsidR="007B09C8" w:rsidRPr="007B09C8" w:rsidRDefault="007B09C8">
      <w:pPr>
        <w:spacing w:line="360" w:lineRule="auto"/>
        <w:rPr>
          <w:ins w:id="661" w:author="JAGADEESHWAR REDDY" w:date="2026-08-09T14:47:00Z"/>
          <w:rFonts w:ascii="Times New Roman" w:hAnsi="Times New Roman" w:cs="Times New Roman"/>
          <w:sz w:val="24"/>
          <w:szCs w:val="24"/>
          <w:lang w:val="en-IN"/>
          <w:rPrChange w:id="662" w:author="JAGADEESHWAR REDDY" w:date="2026-08-09T14:48:00Z" w16du:dateUtc="2026-08-09T09:18:00Z">
            <w:rPr>
              <w:ins w:id="663" w:author="JAGADEESHWAR REDDY" w:date="2026-08-09T14:47:00Z"/>
              <w:lang w:val="en-IN"/>
            </w:rPr>
          </w:rPrChange>
        </w:rPr>
        <w:pPrChange w:id="664" w:author="JAGADEESHWAR REDDY" w:date="2026-08-09T14:48:00Z" w16du:dateUtc="2026-08-09T09:18:00Z">
          <w:pPr/>
        </w:pPrChange>
      </w:pPr>
      <w:ins w:id="665" w:author="JAGADEESHWAR REDDY" w:date="2026-08-09T14:47:00Z">
        <w:r w:rsidRPr="007B09C8">
          <w:rPr>
            <w:rFonts w:ascii="Times New Roman" w:hAnsi="Times New Roman" w:cs="Times New Roman"/>
            <w:sz w:val="24"/>
            <w:szCs w:val="24"/>
            <w:lang w:val="en-IN"/>
            <w:rPrChange w:id="666" w:author="JAGADEESHWAR REDDY" w:date="2026-08-09T14:48:00Z" w16du:dateUtc="2026-08-09T09:18:00Z">
              <w:rPr>
                <w:lang w:val="en-IN"/>
              </w:rPr>
            </w:rPrChange>
          </w:rPr>
          <w:t xml:space="preserve">The search focused on key terms related to the main concepts of the study, including </w:t>
        </w:r>
        <w:r w:rsidRPr="007B09C8">
          <w:rPr>
            <w:rFonts w:ascii="Times New Roman" w:hAnsi="Times New Roman" w:cs="Times New Roman"/>
            <w:sz w:val="24"/>
            <w:szCs w:val="24"/>
            <w:lang w:val="en-IN"/>
            <w:rPrChange w:id="667" w:author="JAGADEESHWAR REDDY" w:date="2026-08-09T14:48:00Z" w16du:dateUtc="2026-08-09T09:18:00Z">
              <w:rPr>
                <w:b/>
                <w:bCs/>
                <w:lang w:val="en-IN"/>
              </w:rPr>
            </w:rPrChange>
          </w:rPr>
          <w:t>inventory management efficiency, inventory turnover, working capital management, working capital efficiency, firm performance, financial performance, supply chain finance, and inventory and financial performance</w:t>
        </w:r>
        <w:r w:rsidRPr="007B09C8">
          <w:rPr>
            <w:rFonts w:ascii="Times New Roman" w:hAnsi="Times New Roman" w:cs="Times New Roman"/>
            <w:sz w:val="24"/>
            <w:szCs w:val="24"/>
            <w:lang w:val="en-IN"/>
            <w:rPrChange w:id="668" w:author="JAGADEESHWAR REDDY" w:date="2026-08-09T14:48:00Z" w16du:dateUtc="2026-08-09T09:18:00Z">
              <w:rPr>
                <w:lang w:val="en-IN"/>
              </w:rPr>
            </w:rPrChange>
          </w:rPr>
          <w:t>.</w:t>
        </w:r>
      </w:ins>
    </w:p>
    <w:p w14:paraId="1105DD91" w14:textId="77777777" w:rsidR="00510B00" w:rsidRDefault="00963FA1">
      <w:pPr>
        <w:spacing w:line="360" w:lineRule="auto"/>
        <w:rPr>
          <w:ins w:id="669" w:author="JAGADEESHWAR REDDY" w:date="2026-08-31T01:14:00Z" w16du:dateUtc="2026-08-30T19:44:00Z"/>
          <w:rFonts w:ascii="Times New Roman" w:hAnsi="Times New Roman" w:cs="Times New Roman"/>
          <w:sz w:val="24"/>
          <w:szCs w:val="24"/>
        </w:rPr>
      </w:pPr>
      <w:ins w:id="670" w:author="JAGADEESHWAR REDDY" w:date="2026-08-31T01:13:00Z">
        <w:r w:rsidRPr="00963FA1">
          <w:rPr>
            <w:rFonts w:ascii="Times New Roman" w:hAnsi="Times New Roman" w:cs="Times New Roman"/>
            <w:sz w:val="24"/>
            <w:szCs w:val="24"/>
          </w:rPr>
          <w:t>The literature chosen for this study looks at inventory management and financial performance working capital and profitability supply chain finance, financial risk, technology changes and supply chain strengths. Important papers are </w:t>
        </w:r>
      </w:ins>
      <w:ins w:id="671" w:author="JAGADEESHWAR REDDY" w:date="2026-08-09T14:47:00Z">
        <w:r w:rsidR="007B09C8" w:rsidRPr="007B09C8">
          <w:rPr>
            <w:rFonts w:ascii="Times New Roman" w:hAnsi="Times New Roman" w:cs="Times New Roman"/>
            <w:sz w:val="24"/>
            <w:szCs w:val="24"/>
            <w:lang w:val="en-IN"/>
            <w:rPrChange w:id="672" w:author="JAGADEESHWAR REDDY" w:date="2026-08-09T14:48:00Z" w16du:dateUtc="2026-08-09T09:18:00Z">
              <w:rPr>
                <w:b/>
                <w:bCs/>
                <w:lang w:val="en-IN"/>
              </w:rPr>
            </w:rPrChange>
          </w:rPr>
          <w:t>Gaur et al. (2005), Capkun et al. (2009), Eroglu and Hofer (2011), Deloof (2003), Shin and Soenen (1998), Pellegrino et al. (2018), Zhu et al. (2019), Yi et al. (2023), Lei et al. (2023), and Qiao and Zhao (2023)</w:t>
        </w:r>
        <w:r w:rsidR="007B09C8" w:rsidRPr="007B09C8">
          <w:rPr>
            <w:rFonts w:ascii="Times New Roman" w:hAnsi="Times New Roman" w:cs="Times New Roman"/>
            <w:sz w:val="24"/>
            <w:szCs w:val="24"/>
            <w:lang w:val="en-IN"/>
            <w:rPrChange w:id="673" w:author="JAGADEESHWAR REDDY" w:date="2026-08-09T14:48:00Z" w16du:dateUtc="2026-08-09T09:18:00Z">
              <w:rPr>
                <w:lang w:val="en-IN"/>
              </w:rPr>
            </w:rPrChange>
          </w:rPr>
          <w:t xml:space="preserve">, </w:t>
        </w:r>
      </w:ins>
      <w:ins w:id="674" w:author="JAGADEESHWAR REDDY" w:date="2026-08-31T01:14:00Z" w16du:dateUtc="2026-08-30T19:44:00Z">
        <w:r w:rsidR="00510B00" w:rsidRPr="00E14154">
          <w:rPr>
            <w:rFonts w:ascii="Times New Roman" w:hAnsi="Times New Roman" w:cs="Times New Roman"/>
            <w:sz w:val="24"/>
            <w:szCs w:val="24"/>
          </w:rPr>
          <w:t>These papers are already part of the literature review in this thesis.</w:t>
        </w:r>
      </w:ins>
    </w:p>
    <w:p w14:paraId="33A1D4D0" w14:textId="53AA0420" w:rsidR="007B09C8" w:rsidRPr="007B09C8" w:rsidRDefault="00E14154">
      <w:pPr>
        <w:spacing w:line="360" w:lineRule="auto"/>
        <w:rPr>
          <w:ins w:id="675" w:author="JAGADEESHWAR REDDY" w:date="2026-08-09T14:47:00Z"/>
          <w:rFonts w:ascii="Times New Roman" w:hAnsi="Times New Roman" w:cs="Times New Roman"/>
          <w:sz w:val="24"/>
          <w:szCs w:val="24"/>
          <w:lang w:val="en-IN"/>
          <w:rPrChange w:id="676" w:author="JAGADEESHWAR REDDY" w:date="2026-08-09T14:48:00Z" w16du:dateUtc="2026-08-09T09:18:00Z">
            <w:rPr>
              <w:ins w:id="677" w:author="JAGADEESHWAR REDDY" w:date="2026-08-09T14:47:00Z"/>
              <w:lang w:val="en-IN"/>
            </w:rPr>
          </w:rPrChange>
        </w:rPr>
        <w:pPrChange w:id="678" w:author="JAGADEESHWAR REDDY" w:date="2026-08-09T14:48:00Z" w16du:dateUtc="2026-08-09T09:18:00Z">
          <w:pPr/>
        </w:pPrChange>
      </w:pPr>
      <w:ins w:id="679" w:author="JAGADEESHWAR REDDY" w:date="2026-08-31T01:13:00Z">
        <w:r w:rsidRPr="00E14154">
          <w:rPr>
            <w:rFonts w:ascii="Times New Roman" w:hAnsi="Times New Roman" w:cs="Times New Roman"/>
            <w:sz w:val="24"/>
            <w:szCs w:val="24"/>
          </w:rPr>
          <w:t>I chose these studies by checking how well they fit the research topic and how much they help explain the link, between inventory management, working capital, supply chain financial management and firm performance.</w:t>
        </w:r>
      </w:ins>
      <w:ins w:id="680" w:author="JAGADEESHWAR REDDY" w:date="2026-08-09T14:47:00Z">
        <w:r w:rsidR="007B09C8" w:rsidRPr="007B09C8">
          <w:rPr>
            <w:rFonts w:ascii="Times New Roman" w:hAnsi="Times New Roman" w:cs="Times New Roman"/>
            <w:sz w:val="24"/>
            <w:szCs w:val="24"/>
            <w:lang w:val="en-IN"/>
            <w:rPrChange w:id="681" w:author="JAGADEESHWAR REDDY" w:date="2026-08-09T14:48:00Z" w16du:dateUtc="2026-08-09T09:18:00Z">
              <w:rPr>
                <w:lang w:val="en-IN"/>
              </w:rPr>
            </w:rPrChange>
          </w:rPr>
          <w:t xml:space="preserve"> Both foundational studies and more recent research were considered to provide a broader understanding of the development of the research area.</w:t>
        </w:r>
      </w:ins>
    </w:p>
    <w:p w14:paraId="626E0641" w14:textId="77777777" w:rsidR="007B09C8" w:rsidRPr="007B09C8" w:rsidRDefault="007B09C8">
      <w:pPr>
        <w:spacing w:line="360" w:lineRule="auto"/>
        <w:rPr>
          <w:ins w:id="682" w:author="JAGADEESHWAR REDDY" w:date="2026-08-09T14:47:00Z"/>
          <w:rFonts w:ascii="Times New Roman" w:hAnsi="Times New Roman" w:cs="Times New Roman"/>
          <w:sz w:val="24"/>
          <w:szCs w:val="24"/>
          <w:lang w:val="en-IN"/>
          <w:rPrChange w:id="683" w:author="JAGADEESHWAR REDDY" w:date="2026-08-09T14:48:00Z" w16du:dateUtc="2026-08-09T09:18:00Z">
            <w:rPr>
              <w:ins w:id="684" w:author="JAGADEESHWAR REDDY" w:date="2026-08-09T14:47:00Z"/>
              <w:lang w:val="en-IN"/>
            </w:rPr>
          </w:rPrChange>
        </w:rPr>
        <w:pPrChange w:id="685" w:author="JAGADEESHWAR REDDY" w:date="2026-08-09T14:48:00Z" w16du:dateUtc="2026-08-09T09:18:00Z">
          <w:pPr/>
        </w:pPrChange>
      </w:pPr>
      <w:ins w:id="686" w:author="JAGADEESHWAR REDDY" w:date="2026-08-09T14:47:00Z">
        <w:r w:rsidRPr="007B09C8">
          <w:rPr>
            <w:rFonts w:ascii="Times New Roman" w:hAnsi="Times New Roman" w:cs="Times New Roman"/>
            <w:sz w:val="24"/>
            <w:szCs w:val="24"/>
            <w:lang w:val="en-IN"/>
            <w:rPrChange w:id="687" w:author="JAGADEESHWAR REDDY" w:date="2026-08-09T14:48:00Z" w16du:dateUtc="2026-08-09T09:18:00Z">
              <w:rPr>
                <w:lang w:val="en-IN"/>
              </w:rPr>
            </w:rPrChange>
          </w:rPr>
          <w:t>The literature was then critically examined to identify common findings, differences in research perspectives, and areas that remain insufficiently explored. Particular attention was given to whether previous studies examined inventory management efficiency, working capital management, and firm performance together or primarily considered these areas separately. This review helped establish the research gap and provided the foundation for the theoretical motivation and hypotheses developed in the study.</w:t>
        </w:r>
      </w:ins>
    </w:p>
    <w:p w14:paraId="1C78047F" w14:textId="77777777" w:rsidR="00C0415A" w:rsidRPr="007B09C8" w:rsidRDefault="00C0415A">
      <w:pPr>
        <w:rPr>
          <w:rPrChange w:id="688" w:author="JAGADEESHWAR REDDY" w:date="2026-08-09T14:48:00Z" w16du:dateUtc="2026-08-09T09:18:00Z">
            <w:rPr>
              <w:rFonts w:ascii="Times New Roman" w:hAnsi="Times New Roman" w:cs="Times New Roman"/>
              <w:b/>
              <w:bCs/>
              <w:color w:val="000000" w:themeColor="text1"/>
              <w:sz w:val="32"/>
              <w:szCs w:val="32"/>
            </w:rPr>
          </w:rPrChange>
        </w:rPr>
        <w:pPrChange w:id="689" w:author="JAGADEESHWAR REDDY" w:date="2026-08-09T14:47:00Z" w16du:dateUtc="2026-08-09T09:17:00Z">
          <w:pPr>
            <w:pStyle w:val="Heading1"/>
          </w:pPr>
        </w:pPrChange>
      </w:pPr>
    </w:p>
    <w:p w14:paraId="6489B2D9" w14:textId="3F872626" w:rsidR="005F1500" w:rsidRPr="005B7BC7" w:rsidRDefault="005F1500" w:rsidP="005B7BC7">
      <w:pPr>
        <w:pStyle w:val="Heading2"/>
        <w:rPr>
          <w:rFonts w:ascii="Times New Roman" w:hAnsi="Times New Roman" w:cs="Times New Roman"/>
          <w:b/>
          <w:bCs/>
          <w:color w:val="000000" w:themeColor="text1"/>
          <w:sz w:val="28"/>
          <w:szCs w:val="28"/>
        </w:rPr>
      </w:pPr>
      <w:bookmarkStart w:id="690" w:name="_Toc239204302"/>
      <w:r w:rsidRPr="005B7BC7">
        <w:rPr>
          <w:rFonts w:ascii="Times New Roman" w:hAnsi="Times New Roman" w:cs="Times New Roman"/>
          <w:b/>
          <w:bCs/>
          <w:color w:val="000000" w:themeColor="text1"/>
          <w:sz w:val="28"/>
          <w:szCs w:val="28"/>
        </w:rPr>
        <w:t>2.</w:t>
      </w:r>
      <w:ins w:id="691" w:author="JAGADEESHWAR REDDY" w:date="2026-08-09T14:48:00Z" w16du:dateUtc="2026-08-09T09:18:00Z">
        <w:r w:rsidR="007B09C8">
          <w:rPr>
            <w:rFonts w:ascii="Times New Roman" w:hAnsi="Times New Roman" w:cs="Times New Roman"/>
            <w:b/>
            <w:bCs/>
            <w:color w:val="000000" w:themeColor="text1"/>
            <w:sz w:val="28"/>
            <w:szCs w:val="28"/>
          </w:rPr>
          <w:t>2</w:t>
        </w:r>
      </w:ins>
      <w:del w:id="692" w:author="JAGADEESHWAR REDDY" w:date="2026-08-09T14:48:00Z" w16du:dateUtc="2026-08-09T09:18:00Z">
        <w:r w:rsidRPr="005B7BC7" w:rsidDel="007B09C8">
          <w:rPr>
            <w:rFonts w:ascii="Times New Roman" w:hAnsi="Times New Roman" w:cs="Times New Roman"/>
            <w:b/>
            <w:bCs/>
            <w:color w:val="000000" w:themeColor="text1"/>
            <w:sz w:val="28"/>
            <w:szCs w:val="28"/>
          </w:rPr>
          <w:delText>1</w:delText>
        </w:r>
      </w:del>
      <w:r w:rsidRPr="005B7BC7">
        <w:rPr>
          <w:rFonts w:ascii="Times New Roman" w:hAnsi="Times New Roman" w:cs="Times New Roman"/>
          <w:b/>
          <w:bCs/>
          <w:color w:val="000000" w:themeColor="text1"/>
          <w:sz w:val="28"/>
          <w:szCs w:val="28"/>
        </w:rPr>
        <w:t xml:space="preserve"> Inventory Management Efficiency and Operational Performance</w:t>
      </w:r>
      <w:bookmarkEnd w:id="690"/>
    </w:p>
    <w:p w14:paraId="119F096C" w14:textId="13A21DF8" w:rsidR="005F1500" w:rsidRPr="005F1500" w:rsidRDefault="005F1500" w:rsidP="005F1500">
      <w:pPr>
        <w:spacing w:line="360" w:lineRule="auto"/>
        <w:rPr>
          <w:rFonts w:ascii="Times New Roman" w:hAnsi="Times New Roman" w:cs="Times New Roman"/>
          <w:sz w:val="24"/>
          <w:szCs w:val="24"/>
          <w:lang w:val="en-IN"/>
        </w:rPr>
      </w:pPr>
      <w:r w:rsidRPr="005F1500">
        <w:rPr>
          <w:rFonts w:ascii="Times New Roman" w:hAnsi="Times New Roman" w:cs="Times New Roman"/>
          <w:sz w:val="24"/>
          <w:szCs w:val="24"/>
          <w:lang w:val="en-IN"/>
        </w:rPr>
        <w:t xml:space="preserve">Inventory management efficiency has long been recognized as a key determinant of operational effectiveness and firm competitiveness. In inventory-intensive industries such as retail, inventory turnover is considered an important indicator of how effectively firms manage stock levels and respond to market demand. </w:t>
      </w:r>
      <w:r w:rsidR="001C2C78" w:rsidRPr="001C2C78">
        <w:rPr>
          <w:rFonts w:ascii="Times New Roman" w:hAnsi="Times New Roman" w:cs="Times New Roman"/>
          <w:color w:val="0B769F" w:themeColor="accent4" w:themeShade="BF"/>
          <w:sz w:val="24"/>
          <w:szCs w:val="24"/>
        </w:rPr>
        <w:t>(Gaur, Fisher &amp; Raman, 2005)</w:t>
      </w:r>
      <w:ins w:id="693" w:author="JAGADEESHWAR REDDY" w:date="2026-07-29T02:22:00Z" w16du:dateUtc="2026-07-28T20:52:00Z">
        <w:r w:rsidR="009670F1">
          <w:rPr>
            <w:rFonts w:ascii="Times New Roman" w:hAnsi="Times New Roman" w:cs="Times New Roman"/>
            <w:color w:val="0B769F" w:themeColor="accent4" w:themeShade="BF"/>
            <w:sz w:val="24"/>
            <w:szCs w:val="24"/>
          </w:rPr>
          <w:t xml:space="preserve"> </w:t>
        </w:r>
      </w:ins>
      <w:r w:rsidRPr="005F1500">
        <w:rPr>
          <w:rFonts w:ascii="Times New Roman" w:hAnsi="Times New Roman" w:cs="Times New Roman"/>
          <w:sz w:val="24"/>
          <w:szCs w:val="24"/>
          <w:lang w:val="en-IN"/>
        </w:rPr>
        <w:t>demonstrate that firms with higher inventory turnover tend to achieve superior operational performance</w:t>
      </w:r>
      <w:r w:rsidR="00FE4891">
        <w:rPr>
          <w:rFonts w:ascii="Times New Roman" w:hAnsi="Times New Roman" w:cs="Times New Roman"/>
          <w:sz w:val="24"/>
          <w:szCs w:val="24"/>
          <w:lang w:val="en-IN"/>
        </w:rPr>
        <w:t>, driven by</w:t>
      </w:r>
      <w:r w:rsidRPr="005F1500">
        <w:rPr>
          <w:rFonts w:ascii="Times New Roman" w:hAnsi="Times New Roman" w:cs="Times New Roman"/>
          <w:sz w:val="24"/>
          <w:szCs w:val="24"/>
          <w:lang w:val="en-IN"/>
        </w:rPr>
        <w:t xml:space="preserve"> improved demand responsiveness and cost control. Their econometric analysis of retail firms shows that efficient inventory systems contribute significantly to performance variability across </w:t>
      </w:r>
      <w:r w:rsidR="00FE4891">
        <w:rPr>
          <w:rFonts w:ascii="Times New Roman" w:hAnsi="Times New Roman" w:cs="Times New Roman"/>
          <w:sz w:val="24"/>
          <w:szCs w:val="24"/>
          <w:lang w:val="en-IN"/>
        </w:rPr>
        <w:t>organisations</w:t>
      </w:r>
      <w:r w:rsidRPr="005F1500">
        <w:rPr>
          <w:rFonts w:ascii="Times New Roman" w:hAnsi="Times New Roman" w:cs="Times New Roman"/>
          <w:sz w:val="24"/>
          <w:szCs w:val="24"/>
          <w:lang w:val="en-IN"/>
        </w:rPr>
        <w:t>.</w:t>
      </w:r>
    </w:p>
    <w:p w14:paraId="1D393EDE" w14:textId="0B4BEF3B" w:rsidR="005F1500" w:rsidRPr="005F1500" w:rsidRDefault="005F1500" w:rsidP="005F1500">
      <w:pPr>
        <w:spacing w:line="360" w:lineRule="auto"/>
        <w:rPr>
          <w:rFonts w:ascii="Times New Roman" w:hAnsi="Times New Roman" w:cs="Times New Roman"/>
          <w:sz w:val="24"/>
          <w:szCs w:val="24"/>
          <w:lang w:val="en-IN"/>
        </w:rPr>
      </w:pPr>
      <w:r w:rsidRPr="005F1500">
        <w:rPr>
          <w:rFonts w:ascii="Times New Roman" w:hAnsi="Times New Roman" w:cs="Times New Roman"/>
          <w:sz w:val="24"/>
          <w:szCs w:val="24"/>
          <w:lang w:val="en-IN"/>
        </w:rPr>
        <w:t xml:space="preserve">Similarly, the relationship between inventory practices and financial outcomes has been extensively examined in empirical research. </w:t>
      </w:r>
      <w:r w:rsidR="001C2C78" w:rsidRPr="001C2C78">
        <w:rPr>
          <w:rFonts w:ascii="Times New Roman" w:hAnsi="Times New Roman" w:cs="Times New Roman"/>
          <w:color w:val="0B769F" w:themeColor="accent4" w:themeShade="BF"/>
          <w:sz w:val="24"/>
          <w:szCs w:val="24"/>
        </w:rPr>
        <w:t>(Capkun, Hameri &amp; Weiss, 2009)</w:t>
      </w:r>
      <w:r w:rsidRPr="005F1500">
        <w:rPr>
          <w:rFonts w:ascii="Times New Roman" w:hAnsi="Times New Roman" w:cs="Times New Roman"/>
          <w:color w:val="0B769F" w:themeColor="accent4" w:themeShade="BF"/>
          <w:sz w:val="24"/>
          <w:szCs w:val="24"/>
          <w:lang w:val="en-IN"/>
        </w:rPr>
        <w:t xml:space="preserve"> </w:t>
      </w:r>
      <w:r w:rsidRPr="005F1500">
        <w:rPr>
          <w:rFonts w:ascii="Times New Roman" w:hAnsi="Times New Roman" w:cs="Times New Roman"/>
          <w:sz w:val="24"/>
          <w:szCs w:val="24"/>
          <w:lang w:val="en-IN"/>
        </w:rPr>
        <w:t>find that reductions in excess inventory levels are associated with improvements in financial performance indicators such as profitability and return on assets. Their findings suggest that efficient inventory management enhances asset utilization and reduces capital lock-in, thereby strengthening firms’ financial positions.</w:t>
      </w:r>
    </w:p>
    <w:p w14:paraId="382D7AD4" w14:textId="3190CEB7" w:rsidR="005F1500" w:rsidDel="009670F1" w:rsidRDefault="005F1500" w:rsidP="005F1500">
      <w:pPr>
        <w:spacing w:line="360" w:lineRule="auto"/>
        <w:rPr>
          <w:del w:id="694" w:author="JAGADEESHWAR REDDY" w:date="2026-07-29T02:22:00Z" w16du:dateUtc="2026-07-28T20:52:00Z"/>
          <w:rFonts w:ascii="Times New Roman" w:hAnsi="Times New Roman" w:cs="Times New Roman"/>
          <w:sz w:val="24"/>
          <w:szCs w:val="24"/>
          <w:lang w:val="en-IN"/>
        </w:rPr>
      </w:pPr>
      <w:r w:rsidRPr="005F1500">
        <w:rPr>
          <w:rFonts w:ascii="Times New Roman" w:hAnsi="Times New Roman" w:cs="Times New Roman"/>
          <w:sz w:val="24"/>
          <w:szCs w:val="24"/>
          <w:lang w:val="en-IN"/>
        </w:rPr>
        <w:t>Further extending this perspective</w:t>
      </w:r>
      <w:r w:rsidR="001C2C78" w:rsidRPr="001C2C78">
        <w:rPr>
          <w:rFonts w:ascii="Times New Roman" w:hAnsi="Times New Roman" w:cs="Times New Roman"/>
          <w:sz w:val="24"/>
          <w:szCs w:val="24"/>
        </w:rPr>
        <w:t>(Eroglu &amp; Hofer, 2011)</w:t>
      </w:r>
      <w:r w:rsidRPr="005F1500">
        <w:rPr>
          <w:rFonts w:ascii="Times New Roman" w:hAnsi="Times New Roman" w:cs="Times New Roman"/>
          <w:sz w:val="24"/>
          <w:szCs w:val="24"/>
          <w:lang w:val="en-IN"/>
        </w:rPr>
        <w:t>highlight that different inventory structures and inventory reduction strategies can influence firm performance in distinct ways. Their vector autoregressive analysis indicates that firms must carefully balance inventory optimization with service level requirements in order to achieve sustainable financial benefits.</w:t>
      </w:r>
    </w:p>
    <w:p w14:paraId="52373C1B" w14:textId="77777777" w:rsidR="005B7BC7" w:rsidRPr="005F1500" w:rsidRDefault="005B7BC7" w:rsidP="005F1500">
      <w:pPr>
        <w:spacing w:line="360" w:lineRule="auto"/>
        <w:rPr>
          <w:rFonts w:ascii="Times New Roman" w:hAnsi="Times New Roman" w:cs="Times New Roman"/>
          <w:sz w:val="24"/>
          <w:szCs w:val="24"/>
          <w:lang w:val="en-IN"/>
        </w:rPr>
      </w:pPr>
    </w:p>
    <w:p w14:paraId="70E858F5" w14:textId="76882A63" w:rsidR="00847E3D" w:rsidRPr="005B7BC7" w:rsidRDefault="00847E3D" w:rsidP="005B7BC7">
      <w:pPr>
        <w:pStyle w:val="Heading2"/>
        <w:rPr>
          <w:rFonts w:ascii="Times New Roman" w:hAnsi="Times New Roman" w:cs="Times New Roman"/>
          <w:b/>
          <w:bCs/>
          <w:color w:val="000000" w:themeColor="text1"/>
          <w:sz w:val="28"/>
          <w:szCs w:val="28"/>
        </w:rPr>
      </w:pPr>
      <w:bookmarkStart w:id="695" w:name="_Toc239204303"/>
      <w:r w:rsidRPr="005B7BC7">
        <w:rPr>
          <w:rFonts w:ascii="Times New Roman" w:hAnsi="Times New Roman" w:cs="Times New Roman"/>
          <w:b/>
          <w:bCs/>
          <w:color w:val="000000" w:themeColor="text1"/>
          <w:sz w:val="28"/>
          <w:szCs w:val="28"/>
        </w:rPr>
        <w:t>2.</w:t>
      </w:r>
      <w:ins w:id="696" w:author="JAGADEESHWAR REDDY" w:date="2026-08-09T14:48:00Z" w16du:dateUtc="2026-08-09T09:18:00Z">
        <w:r w:rsidR="007B09C8">
          <w:rPr>
            <w:rFonts w:ascii="Times New Roman" w:hAnsi="Times New Roman" w:cs="Times New Roman"/>
            <w:b/>
            <w:bCs/>
            <w:color w:val="000000" w:themeColor="text1"/>
            <w:sz w:val="28"/>
            <w:szCs w:val="28"/>
          </w:rPr>
          <w:t>3</w:t>
        </w:r>
      </w:ins>
      <w:del w:id="697" w:author="JAGADEESHWAR REDDY" w:date="2026-08-09T14:48:00Z" w16du:dateUtc="2026-08-09T09:18:00Z">
        <w:r w:rsidRPr="005B7BC7" w:rsidDel="007B09C8">
          <w:rPr>
            <w:rFonts w:ascii="Times New Roman" w:hAnsi="Times New Roman" w:cs="Times New Roman"/>
            <w:b/>
            <w:bCs/>
            <w:color w:val="000000" w:themeColor="text1"/>
            <w:sz w:val="28"/>
            <w:szCs w:val="28"/>
          </w:rPr>
          <w:delText>2</w:delText>
        </w:r>
      </w:del>
      <w:r w:rsidRPr="005B7BC7">
        <w:rPr>
          <w:rFonts w:ascii="Times New Roman" w:hAnsi="Times New Roman" w:cs="Times New Roman"/>
          <w:b/>
          <w:bCs/>
          <w:color w:val="000000" w:themeColor="text1"/>
          <w:sz w:val="28"/>
          <w:szCs w:val="28"/>
        </w:rPr>
        <w:t xml:space="preserve"> Working Capital Management and Firm Profitability</w:t>
      </w:r>
      <w:bookmarkEnd w:id="695"/>
    </w:p>
    <w:p w14:paraId="31BF57F1" w14:textId="2EE50C67" w:rsidR="00847E3D" w:rsidRPr="00847E3D" w:rsidRDefault="00847E3D" w:rsidP="00847E3D">
      <w:pPr>
        <w:spacing w:line="360" w:lineRule="auto"/>
        <w:rPr>
          <w:rFonts w:ascii="Times New Roman" w:hAnsi="Times New Roman" w:cs="Times New Roman"/>
          <w:sz w:val="24"/>
          <w:szCs w:val="24"/>
        </w:rPr>
      </w:pPr>
      <w:r w:rsidRPr="00847E3D">
        <w:rPr>
          <w:rFonts w:ascii="Times New Roman" w:hAnsi="Times New Roman" w:cs="Times New Roman"/>
          <w:sz w:val="24"/>
          <w:szCs w:val="24"/>
        </w:rPr>
        <w:t>When we think about working capital management</w:t>
      </w:r>
      <w:r w:rsidR="00FE4891">
        <w:rPr>
          <w:rFonts w:ascii="Times New Roman" w:hAnsi="Times New Roman" w:cs="Times New Roman"/>
          <w:sz w:val="24"/>
          <w:szCs w:val="24"/>
        </w:rPr>
        <w:t>, we need to consider how a company's inventory decisions affect its</w:t>
      </w:r>
      <w:r w:rsidRPr="00847E3D">
        <w:rPr>
          <w:rFonts w:ascii="Times New Roman" w:hAnsi="Times New Roman" w:cs="Times New Roman"/>
          <w:sz w:val="24"/>
          <w:szCs w:val="24"/>
        </w:rPr>
        <w:t xml:space="preserve"> finances. Inventory is something </w:t>
      </w:r>
      <w:r w:rsidR="00FE4891">
        <w:rPr>
          <w:rFonts w:ascii="Times New Roman" w:hAnsi="Times New Roman" w:cs="Times New Roman"/>
          <w:sz w:val="24"/>
          <w:szCs w:val="24"/>
        </w:rPr>
        <w:t>a company owns and can quickly turn into cash</w:t>
      </w:r>
      <w:r w:rsidRPr="00847E3D">
        <w:rPr>
          <w:rFonts w:ascii="Times New Roman" w:hAnsi="Times New Roman" w:cs="Times New Roman"/>
          <w:sz w:val="24"/>
          <w:szCs w:val="24"/>
        </w:rPr>
        <w:t>. So if a company manages its inventory well</w:t>
      </w:r>
      <w:r w:rsidR="00FE4891">
        <w:rPr>
          <w:rFonts w:ascii="Times New Roman" w:hAnsi="Times New Roman" w:cs="Times New Roman"/>
          <w:sz w:val="24"/>
          <w:szCs w:val="24"/>
        </w:rPr>
        <w:t>,</w:t>
      </w:r>
      <w:r w:rsidRPr="00847E3D">
        <w:rPr>
          <w:rFonts w:ascii="Times New Roman" w:hAnsi="Times New Roman" w:cs="Times New Roman"/>
          <w:sz w:val="24"/>
          <w:szCs w:val="24"/>
        </w:rPr>
        <w:t xml:space="preserve"> it directly affects the amount of cash the company has. How stable the company is in the short term. A study </w:t>
      </w:r>
      <w:r w:rsidR="001C2C78" w:rsidRPr="001C2C78">
        <w:rPr>
          <w:rFonts w:ascii="Times New Roman" w:hAnsi="Times New Roman" w:cs="Times New Roman"/>
          <w:sz w:val="24"/>
          <w:szCs w:val="24"/>
        </w:rPr>
        <w:t>(Deloof, 2003)</w:t>
      </w:r>
      <w:r w:rsidR="001C2C78">
        <w:rPr>
          <w:rFonts w:ascii="Times New Roman" w:hAnsi="Times New Roman" w:cs="Times New Roman"/>
          <w:sz w:val="24"/>
          <w:szCs w:val="24"/>
        </w:rPr>
        <w:t>.</w:t>
      </w:r>
      <w:r w:rsidRPr="00847E3D">
        <w:rPr>
          <w:rFonts w:ascii="Times New Roman" w:hAnsi="Times New Roman" w:cs="Times New Roman"/>
          <w:sz w:val="24"/>
          <w:szCs w:val="24"/>
        </w:rPr>
        <w:t>found that companies that manage their working capital well are able to make money because they can turn their investments into cash faster.</w:t>
      </w:r>
    </w:p>
    <w:p w14:paraId="23483218" w14:textId="07BA5D15" w:rsidR="005F1500" w:rsidRDefault="00847E3D" w:rsidP="00847E3D">
      <w:pPr>
        <w:spacing w:line="360" w:lineRule="auto"/>
        <w:rPr>
          <w:rFonts w:ascii="Times New Roman" w:hAnsi="Times New Roman" w:cs="Times New Roman"/>
          <w:sz w:val="24"/>
          <w:szCs w:val="24"/>
        </w:rPr>
      </w:pPr>
      <w:r w:rsidRPr="00847E3D">
        <w:rPr>
          <w:rFonts w:ascii="Times New Roman" w:hAnsi="Times New Roman" w:cs="Times New Roman"/>
          <w:sz w:val="24"/>
          <w:szCs w:val="24"/>
        </w:rPr>
        <w:t xml:space="preserve">Other people who have studied this like </w:t>
      </w:r>
      <w:r w:rsidR="001C2C78" w:rsidRPr="001C2C78">
        <w:rPr>
          <w:rFonts w:ascii="Times New Roman" w:hAnsi="Times New Roman" w:cs="Times New Roman"/>
          <w:color w:val="0B769F" w:themeColor="accent4" w:themeShade="BF"/>
          <w:sz w:val="24"/>
          <w:szCs w:val="24"/>
        </w:rPr>
        <w:t>(Shin &amp; Soenen, 1998)</w:t>
      </w:r>
      <w:r w:rsidR="001C2C78">
        <w:rPr>
          <w:rFonts w:ascii="Times New Roman" w:hAnsi="Times New Roman" w:cs="Times New Roman"/>
          <w:color w:val="0B769F" w:themeColor="accent4" w:themeShade="BF"/>
          <w:sz w:val="24"/>
          <w:szCs w:val="24"/>
        </w:rPr>
        <w:t>.</w:t>
      </w:r>
      <w:r w:rsidRPr="00847E3D">
        <w:rPr>
          <w:rFonts w:ascii="Times New Roman" w:hAnsi="Times New Roman" w:cs="Times New Roman"/>
          <w:sz w:val="24"/>
          <w:szCs w:val="24"/>
        </w:rPr>
        <w:t xml:space="preserve">They said </w:t>
      </w:r>
      <w:r w:rsidR="00FE4891">
        <w:rPr>
          <w:rFonts w:ascii="Times New Roman" w:hAnsi="Times New Roman" w:cs="Times New Roman"/>
          <w:sz w:val="24"/>
          <w:szCs w:val="24"/>
        </w:rPr>
        <w:t>the cash conversion cycle measures</w:t>
      </w:r>
      <w:r w:rsidRPr="00847E3D">
        <w:rPr>
          <w:rFonts w:ascii="Times New Roman" w:hAnsi="Times New Roman" w:cs="Times New Roman"/>
          <w:sz w:val="24"/>
          <w:szCs w:val="24"/>
        </w:rPr>
        <w:t xml:space="preserve"> how well a company manages its working capital. They found that companies that can turn their investments into cash quickly tend to do </w:t>
      </w:r>
      <w:r w:rsidR="00FE4891">
        <w:rPr>
          <w:rFonts w:ascii="Times New Roman" w:hAnsi="Times New Roman" w:cs="Times New Roman"/>
          <w:sz w:val="24"/>
          <w:szCs w:val="24"/>
        </w:rPr>
        <w:t xml:space="preserve">well </w:t>
      </w:r>
      <w:r w:rsidRPr="00847E3D">
        <w:rPr>
          <w:rFonts w:ascii="Times New Roman" w:hAnsi="Times New Roman" w:cs="Times New Roman"/>
          <w:sz w:val="24"/>
          <w:szCs w:val="24"/>
        </w:rPr>
        <w:t xml:space="preserve">financially. This is because these companies can manage their cash better and do not have to pay much to borrow money. This shows that managing inventory </w:t>
      </w:r>
      <w:r w:rsidR="00FE4891">
        <w:rPr>
          <w:rFonts w:ascii="Times New Roman" w:hAnsi="Times New Roman" w:cs="Times New Roman"/>
          <w:sz w:val="24"/>
          <w:szCs w:val="24"/>
        </w:rPr>
        <w:t>effectively is very important for a company's health</w:t>
      </w:r>
      <w:r w:rsidRPr="00847E3D">
        <w:rPr>
          <w:rFonts w:ascii="Times New Roman" w:hAnsi="Times New Roman" w:cs="Times New Roman"/>
          <w:sz w:val="24"/>
          <w:szCs w:val="24"/>
        </w:rPr>
        <w:t xml:space="preserve">. Working capital management and firm profitability are clearly connected to how a company manages its inventory. Working capital management is important for a </w:t>
      </w:r>
      <w:r w:rsidR="00FE4891">
        <w:rPr>
          <w:rFonts w:ascii="Times New Roman" w:hAnsi="Times New Roman" w:cs="Times New Roman"/>
          <w:sz w:val="24"/>
          <w:szCs w:val="24"/>
        </w:rPr>
        <w:t>company's finances and is closely related</w:t>
      </w:r>
      <w:r w:rsidRPr="00847E3D">
        <w:rPr>
          <w:rFonts w:ascii="Times New Roman" w:hAnsi="Times New Roman" w:cs="Times New Roman"/>
          <w:sz w:val="24"/>
          <w:szCs w:val="24"/>
        </w:rPr>
        <w:t xml:space="preserve"> to inventory decisions.</w:t>
      </w:r>
    </w:p>
    <w:p w14:paraId="700A520B" w14:textId="3E9A4867" w:rsidR="00DF6576" w:rsidRPr="005B7BC7" w:rsidRDefault="00DF6576" w:rsidP="005B7BC7">
      <w:pPr>
        <w:pStyle w:val="Heading2"/>
        <w:rPr>
          <w:rFonts w:ascii="Times New Roman" w:hAnsi="Times New Roman" w:cs="Times New Roman"/>
          <w:b/>
          <w:bCs/>
          <w:color w:val="000000" w:themeColor="text1"/>
          <w:sz w:val="28"/>
          <w:szCs w:val="28"/>
        </w:rPr>
      </w:pPr>
      <w:bookmarkStart w:id="698" w:name="_Toc239204304"/>
      <w:commentRangeStart w:id="699"/>
      <w:r w:rsidRPr="005B7BC7">
        <w:rPr>
          <w:rFonts w:ascii="Times New Roman" w:hAnsi="Times New Roman" w:cs="Times New Roman"/>
          <w:b/>
          <w:bCs/>
          <w:color w:val="000000" w:themeColor="text1"/>
          <w:sz w:val="28"/>
          <w:szCs w:val="28"/>
        </w:rPr>
        <w:t>2.</w:t>
      </w:r>
      <w:ins w:id="700" w:author="JAGADEESHWAR REDDY" w:date="2026-08-09T14:48:00Z" w16du:dateUtc="2026-08-09T09:18:00Z">
        <w:r w:rsidR="007B09C8">
          <w:rPr>
            <w:rFonts w:ascii="Times New Roman" w:hAnsi="Times New Roman" w:cs="Times New Roman"/>
            <w:b/>
            <w:bCs/>
            <w:color w:val="000000" w:themeColor="text1"/>
            <w:sz w:val="28"/>
            <w:szCs w:val="28"/>
          </w:rPr>
          <w:t>4</w:t>
        </w:r>
      </w:ins>
      <w:del w:id="701" w:author="JAGADEESHWAR REDDY" w:date="2026-08-09T14:48:00Z" w16du:dateUtc="2026-08-09T09:18:00Z">
        <w:r w:rsidRPr="005B7BC7" w:rsidDel="007B09C8">
          <w:rPr>
            <w:rFonts w:ascii="Times New Roman" w:hAnsi="Times New Roman" w:cs="Times New Roman"/>
            <w:b/>
            <w:bCs/>
            <w:color w:val="000000" w:themeColor="text1"/>
            <w:sz w:val="28"/>
            <w:szCs w:val="28"/>
          </w:rPr>
          <w:delText>3</w:delText>
        </w:r>
      </w:del>
      <w:r w:rsidRPr="005B7BC7">
        <w:rPr>
          <w:rFonts w:ascii="Times New Roman" w:hAnsi="Times New Roman" w:cs="Times New Roman"/>
          <w:b/>
          <w:bCs/>
          <w:color w:val="000000" w:themeColor="text1"/>
          <w:sz w:val="28"/>
          <w:szCs w:val="28"/>
        </w:rPr>
        <w:t xml:space="preserve"> Supply Chain Finance and Financial Risk Dynamics</w:t>
      </w:r>
      <w:bookmarkEnd w:id="698"/>
    </w:p>
    <w:p w14:paraId="56FA7046" w14:textId="1F363A56" w:rsidR="00DF6576" w:rsidRPr="00DF6576" w:rsidRDefault="00DF6576" w:rsidP="00DF6576">
      <w:pPr>
        <w:spacing w:line="360" w:lineRule="auto"/>
        <w:rPr>
          <w:rFonts w:ascii="Times New Roman" w:hAnsi="Times New Roman" w:cs="Times New Roman"/>
          <w:sz w:val="24"/>
          <w:szCs w:val="24"/>
          <w:lang w:val="en-IN"/>
        </w:rPr>
      </w:pPr>
      <w:r w:rsidRPr="00DF6576">
        <w:rPr>
          <w:rFonts w:ascii="Times New Roman" w:hAnsi="Times New Roman" w:cs="Times New Roman"/>
          <w:sz w:val="24"/>
          <w:szCs w:val="24"/>
          <w:lang w:val="en-IN"/>
        </w:rPr>
        <w:t xml:space="preserve">Beyond internal operational efficiency, recent literature has increasingly emphasized the role of supply chain finance mechanisms in influencing firms’ financial performance. Supply chain finance integrates financial flows with physical and </w:t>
      </w:r>
      <w:r w:rsidR="00FE4891">
        <w:rPr>
          <w:rFonts w:ascii="Times New Roman" w:hAnsi="Times New Roman" w:cs="Times New Roman"/>
          <w:sz w:val="24"/>
          <w:szCs w:val="24"/>
          <w:lang w:val="en-IN"/>
        </w:rPr>
        <w:t>information flows across the supply chain</w:t>
      </w:r>
      <w:r w:rsidRPr="00DF6576">
        <w:rPr>
          <w:rFonts w:ascii="Times New Roman" w:hAnsi="Times New Roman" w:cs="Times New Roman"/>
          <w:sz w:val="24"/>
          <w:szCs w:val="24"/>
          <w:lang w:val="en-IN"/>
        </w:rPr>
        <w:t xml:space="preserve">, enabling firms to manage liquidity constraints and financing risks more effectively. </w:t>
      </w:r>
      <w:r w:rsidRPr="00E80363">
        <w:rPr>
          <w:rFonts w:ascii="Times New Roman" w:hAnsi="Times New Roman" w:cs="Times New Roman"/>
          <w:color w:val="0B769F" w:themeColor="accent4" w:themeShade="BF"/>
          <w:sz w:val="24"/>
          <w:szCs w:val="24"/>
          <w:lang w:val="en-IN"/>
        </w:rPr>
        <w:t>(</w:t>
      </w:r>
      <w:r w:rsidRPr="00DF6576">
        <w:rPr>
          <w:rFonts w:ascii="Times New Roman" w:hAnsi="Times New Roman" w:cs="Times New Roman"/>
          <w:color w:val="0B769F" w:themeColor="accent4" w:themeShade="BF"/>
          <w:sz w:val="24"/>
          <w:szCs w:val="24"/>
          <w:lang w:val="en-IN"/>
        </w:rPr>
        <w:t>Pellegrino, Costantino and Tauro 2018</w:t>
      </w:r>
      <w:r w:rsidR="00E80363">
        <w:rPr>
          <w:rFonts w:ascii="Times New Roman" w:hAnsi="Times New Roman" w:cs="Times New Roman"/>
          <w:color w:val="0B769F" w:themeColor="accent4" w:themeShade="BF"/>
          <w:sz w:val="24"/>
          <w:szCs w:val="24"/>
          <w:lang w:val="en-IN"/>
        </w:rPr>
        <w:t>.</w:t>
      </w:r>
      <w:r w:rsidRPr="00DF6576">
        <w:rPr>
          <w:rFonts w:ascii="Times New Roman" w:hAnsi="Times New Roman" w:cs="Times New Roman"/>
          <w:color w:val="0B769F" w:themeColor="accent4" w:themeShade="BF"/>
          <w:sz w:val="24"/>
          <w:szCs w:val="24"/>
          <w:lang w:val="en-IN"/>
        </w:rPr>
        <w:t xml:space="preserve">) </w:t>
      </w:r>
      <w:r w:rsidRPr="00DF6576">
        <w:rPr>
          <w:rFonts w:ascii="Times New Roman" w:hAnsi="Times New Roman" w:cs="Times New Roman"/>
          <w:sz w:val="24"/>
          <w:szCs w:val="24"/>
          <w:lang w:val="en-IN"/>
        </w:rPr>
        <w:t>argue that supply chain risk management strategies, such as supplier diversification and sourcing flexibility, can mitigate financial exposure arising from commodity price volatility and supply disruptions.</w:t>
      </w:r>
    </w:p>
    <w:p w14:paraId="60B20611" w14:textId="6958616E" w:rsidR="00DF6576" w:rsidRDefault="00DF6576" w:rsidP="00DF6576">
      <w:pPr>
        <w:spacing w:line="360" w:lineRule="auto"/>
        <w:rPr>
          <w:rFonts w:ascii="Times New Roman" w:hAnsi="Times New Roman" w:cs="Times New Roman"/>
          <w:sz w:val="24"/>
          <w:szCs w:val="24"/>
          <w:lang w:val="en-IN"/>
        </w:rPr>
      </w:pPr>
      <w:r w:rsidRPr="00DF6576">
        <w:rPr>
          <w:rFonts w:ascii="Times New Roman" w:hAnsi="Times New Roman" w:cs="Times New Roman"/>
          <w:sz w:val="24"/>
          <w:szCs w:val="24"/>
          <w:lang w:val="en-IN"/>
        </w:rPr>
        <w:t xml:space="preserve">Furthermore, financial risk within supply chains is strongly influenced by payment structures and transactional coordination among supply chain partners. </w:t>
      </w:r>
      <w:r w:rsidR="00E80363" w:rsidRPr="00E80363">
        <w:rPr>
          <w:rFonts w:ascii="Times New Roman" w:hAnsi="Times New Roman" w:cs="Times New Roman"/>
          <w:color w:val="0B769F" w:themeColor="accent4" w:themeShade="BF"/>
          <w:sz w:val="24"/>
          <w:szCs w:val="24"/>
          <w:lang w:val="en-IN"/>
        </w:rPr>
        <w:t>(</w:t>
      </w:r>
      <w:r w:rsidRPr="00DF6576">
        <w:rPr>
          <w:rFonts w:ascii="Times New Roman" w:hAnsi="Times New Roman" w:cs="Times New Roman"/>
          <w:color w:val="0B769F" w:themeColor="accent4" w:themeShade="BF"/>
          <w:sz w:val="24"/>
          <w:szCs w:val="24"/>
          <w:lang w:val="en-IN"/>
        </w:rPr>
        <w:t xml:space="preserve">Yi et al. 2023) </w:t>
      </w:r>
      <w:r w:rsidRPr="00DF6576">
        <w:rPr>
          <w:rFonts w:ascii="Times New Roman" w:hAnsi="Times New Roman" w:cs="Times New Roman"/>
          <w:sz w:val="24"/>
          <w:szCs w:val="24"/>
          <w:lang w:val="en-IN"/>
        </w:rPr>
        <w:t>demonstrate that delayed payment cycles and inefficient coordination can increase suppliers’ liquidity risks, thereby affecting overall supply chain stability. Their research highlights the importance of integrating financial risk assessment into operational supply chain decision-making processes.</w:t>
      </w:r>
      <w:commentRangeEnd w:id="699"/>
      <w:r w:rsidR="008B40A8">
        <w:rPr>
          <w:rStyle w:val="CommentReference"/>
          <w:rFonts w:ascii="Times New Roman" w:hAnsi="Times New Roman" w:cs="Times New Roman"/>
          <w:sz w:val="24"/>
          <w:szCs w:val="24"/>
          <w:lang w:val="en-IN"/>
        </w:rPr>
        <w:commentReference w:id="699"/>
      </w:r>
    </w:p>
    <w:p w14:paraId="5FBFFA9C" w14:textId="21D30ACB" w:rsidR="001C2C78" w:rsidRPr="00DF6576" w:rsidDel="009670F1" w:rsidRDefault="001C2C78" w:rsidP="00DF6576">
      <w:pPr>
        <w:spacing w:line="360" w:lineRule="auto"/>
        <w:rPr>
          <w:del w:id="702" w:author="JAGADEESHWAR REDDY" w:date="2026-07-29T02:22:00Z" w16du:dateUtc="2026-07-28T20:52:00Z"/>
          <w:rFonts w:ascii="Times New Roman" w:hAnsi="Times New Roman" w:cs="Times New Roman"/>
          <w:sz w:val="24"/>
          <w:szCs w:val="24"/>
          <w:lang w:val="en-IN"/>
        </w:rPr>
      </w:pPr>
      <w:r w:rsidRPr="001C2C78">
        <w:rPr>
          <w:rFonts w:ascii="Times New Roman" w:hAnsi="Times New Roman" w:cs="Times New Roman"/>
          <w:sz w:val="24"/>
          <w:szCs w:val="24"/>
        </w:rPr>
        <w:t>In addition, effective supply chain finance practices can improve cash flow visibility and strengthen coordination between buyers and suppliers. Better financial coordination enables firms to optimize working capital, reduce financing costs, and improve operational efficiency during periods of supply chain uncertainty. These findings further suggest that financial and operational decisions are closely interconnected and should be considered together when evaluating firm performance.</w:t>
      </w:r>
    </w:p>
    <w:p w14:paraId="6EF69ADA" w14:textId="77777777" w:rsidR="002875A3" w:rsidRDefault="002875A3" w:rsidP="00847E3D">
      <w:pPr>
        <w:spacing w:line="360" w:lineRule="auto"/>
        <w:rPr>
          <w:rFonts w:ascii="Times New Roman" w:hAnsi="Times New Roman" w:cs="Times New Roman"/>
          <w:sz w:val="24"/>
          <w:szCs w:val="24"/>
        </w:rPr>
      </w:pPr>
    </w:p>
    <w:p w14:paraId="3E4CB253" w14:textId="2ABE12C6" w:rsidR="002875A3" w:rsidRPr="001A0F21" w:rsidRDefault="002875A3" w:rsidP="005B7BC7">
      <w:pPr>
        <w:pStyle w:val="Heading2"/>
        <w:rPr>
          <w:rFonts w:ascii="Times New Roman" w:hAnsi="Times New Roman" w:cs="Times New Roman"/>
          <w:b/>
          <w:bCs/>
          <w:color w:val="000000" w:themeColor="text1"/>
          <w:sz w:val="28"/>
          <w:szCs w:val="28"/>
        </w:rPr>
      </w:pPr>
      <w:bookmarkStart w:id="703" w:name="_Toc239204305"/>
      <w:r w:rsidRPr="001A0F21">
        <w:rPr>
          <w:rFonts w:ascii="Times New Roman" w:hAnsi="Times New Roman" w:cs="Times New Roman"/>
          <w:b/>
          <w:bCs/>
          <w:color w:val="000000" w:themeColor="text1"/>
          <w:sz w:val="28"/>
          <w:szCs w:val="28"/>
        </w:rPr>
        <w:t>2.</w:t>
      </w:r>
      <w:ins w:id="704" w:author="JAGADEESHWAR REDDY" w:date="2026-08-09T14:49:00Z" w16du:dateUtc="2026-08-09T09:19:00Z">
        <w:r w:rsidR="007B09C8">
          <w:rPr>
            <w:rFonts w:ascii="Times New Roman" w:hAnsi="Times New Roman" w:cs="Times New Roman"/>
            <w:b/>
            <w:bCs/>
            <w:color w:val="000000" w:themeColor="text1"/>
            <w:sz w:val="28"/>
            <w:szCs w:val="28"/>
          </w:rPr>
          <w:t>5</w:t>
        </w:r>
      </w:ins>
      <w:del w:id="705" w:author="JAGADEESHWAR REDDY" w:date="2026-08-09T14:49:00Z" w16du:dateUtc="2026-08-09T09:19:00Z">
        <w:r w:rsidRPr="001A0F21" w:rsidDel="007B09C8">
          <w:rPr>
            <w:rFonts w:ascii="Times New Roman" w:hAnsi="Times New Roman" w:cs="Times New Roman"/>
            <w:b/>
            <w:bCs/>
            <w:color w:val="000000" w:themeColor="text1"/>
            <w:sz w:val="28"/>
            <w:szCs w:val="28"/>
          </w:rPr>
          <w:delText>4</w:delText>
        </w:r>
      </w:del>
      <w:r w:rsidRPr="001A0F21">
        <w:rPr>
          <w:rFonts w:ascii="Times New Roman" w:hAnsi="Times New Roman" w:cs="Times New Roman"/>
          <w:b/>
          <w:bCs/>
          <w:color w:val="000000" w:themeColor="text1"/>
          <w:sz w:val="28"/>
          <w:szCs w:val="28"/>
        </w:rPr>
        <w:t xml:space="preserve"> Technological Advancements in Supply Chain Financial Risk Management</w:t>
      </w:r>
      <w:bookmarkEnd w:id="703"/>
    </w:p>
    <w:p w14:paraId="1F61E023" w14:textId="460A8C71" w:rsidR="002875A3" w:rsidRPr="002875A3" w:rsidRDefault="002875A3" w:rsidP="002875A3">
      <w:pPr>
        <w:spacing w:line="360" w:lineRule="auto"/>
        <w:rPr>
          <w:rFonts w:ascii="Times New Roman" w:hAnsi="Times New Roman" w:cs="Times New Roman"/>
          <w:sz w:val="24"/>
          <w:szCs w:val="24"/>
          <w:lang w:val="en-IN"/>
        </w:rPr>
      </w:pPr>
      <w:r w:rsidRPr="002875A3">
        <w:rPr>
          <w:rFonts w:ascii="Times New Roman" w:hAnsi="Times New Roman" w:cs="Times New Roman"/>
          <w:sz w:val="24"/>
          <w:szCs w:val="24"/>
          <w:lang w:val="en-IN"/>
        </w:rPr>
        <w:t xml:space="preserve">The increasing complexity of global supply networks has encouraged the adoption of advanced analytical tools for financial risk prediction. </w:t>
      </w:r>
      <w:r w:rsidRPr="002875A3">
        <w:rPr>
          <w:rFonts w:ascii="Times New Roman" w:hAnsi="Times New Roman" w:cs="Times New Roman"/>
          <w:color w:val="0B769F" w:themeColor="accent4" w:themeShade="BF"/>
          <w:sz w:val="24"/>
          <w:szCs w:val="24"/>
          <w:lang w:val="en-IN"/>
        </w:rPr>
        <w:t xml:space="preserve">(Zhu et al. 2019) </w:t>
      </w:r>
      <w:r w:rsidRPr="002875A3">
        <w:rPr>
          <w:rFonts w:ascii="Times New Roman" w:hAnsi="Times New Roman" w:cs="Times New Roman"/>
          <w:sz w:val="24"/>
          <w:szCs w:val="24"/>
          <w:lang w:val="en-IN"/>
        </w:rPr>
        <w:t xml:space="preserve">show that hybrid machine learning models </w:t>
      </w:r>
      <w:r w:rsidR="00FE4891">
        <w:rPr>
          <w:rFonts w:ascii="Times New Roman" w:hAnsi="Times New Roman" w:cs="Times New Roman"/>
          <w:sz w:val="24"/>
          <w:szCs w:val="24"/>
          <w:lang w:val="en-IN"/>
        </w:rPr>
        <w:t>yield more accurate credit risk forecasts in supply chain finance environments than</w:t>
      </w:r>
      <w:r w:rsidRPr="002875A3">
        <w:rPr>
          <w:rFonts w:ascii="Times New Roman" w:hAnsi="Times New Roman" w:cs="Times New Roman"/>
          <w:sz w:val="24"/>
          <w:szCs w:val="24"/>
          <w:lang w:val="en-IN"/>
        </w:rPr>
        <w:t xml:space="preserve"> traditional statistical techniques. Their findings indicate that both financial indicators and supply chain characteristics play a crucial role in determining firms’ financing capability.</w:t>
      </w:r>
    </w:p>
    <w:p w14:paraId="08E06B38" w14:textId="122DF94D" w:rsidR="002875A3" w:rsidRDefault="002875A3" w:rsidP="002875A3">
      <w:pPr>
        <w:spacing w:line="360" w:lineRule="auto"/>
        <w:rPr>
          <w:rFonts w:ascii="Times New Roman" w:hAnsi="Times New Roman" w:cs="Times New Roman"/>
          <w:sz w:val="24"/>
          <w:szCs w:val="24"/>
          <w:lang w:val="en-IN"/>
        </w:rPr>
      </w:pPr>
      <w:r w:rsidRPr="002875A3">
        <w:rPr>
          <w:rFonts w:ascii="Times New Roman" w:hAnsi="Times New Roman" w:cs="Times New Roman"/>
          <w:sz w:val="24"/>
          <w:szCs w:val="24"/>
          <w:lang w:val="en-IN"/>
        </w:rPr>
        <w:t>Similarly</w:t>
      </w:r>
      <w:r>
        <w:rPr>
          <w:rFonts w:ascii="Times New Roman" w:hAnsi="Times New Roman" w:cs="Times New Roman"/>
          <w:sz w:val="24"/>
          <w:szCs w:val="24"/>
          <w:lang w:val="en-IN"/>
        </w:rPr>
        <w:t>,</w:t>
      </w:r>
      <w:r>
        <w:rPr>
          <w:rFonts w:ascii="Times New Roman" w:hAnsi="Times New Roman" w:cs="Times New Roman"/>
          <w:color w:val="0B769F" w:themeColor="accent4" w:themeShade="BF"/>
          <w:sz w:val="24"/>
          <w:szCs w:val="24"/>
          <w:lang w:val="en-IN"/>
        </w:rPr>
        <w:t xml:space="preserve"> (</w:t>
      </w:r>
      <w:r w:rsidRPr="002875A3">
        <w:rPr>
          <w:rFonts w:ascii="Times New Roman" w:hAnsi="Times New Roman" w:cs="Times New Roman"/>
          <w:color w:val="0B769F" w:themeColor="accent4" w:themeShade="BF"/>
          <w:sz w:val="24"/>
          <w:szCs w:val="24"/>
          <w:lang w:val="en-IN"/>
        </w:rPr>
        <w:t>Lei, Qiaoming and Tong 2023)</w:t>
      </w:r>
      <w:r w:rsidRPr="002875A3">
        <w:rPr>
          <w:rFonts w:ascii="Times New Roman" w:hAnsi="Times New Roman" w:cs="Times New Roman"/>
          <w:sz w:val="24"/>
          <w:szCs w:val="24"/>
          <w:lang w:val="en-IN"/>
        </w:rPr>
        <w:t xml:space="preserve"> emphasize the growing importance of artificial intelligence-driven financial risk prevention models in enhancing decision-making efficiency. Their study suggests that data-driven approaches can improve firms’ ability to anticipate financial distress and optimize working capital planning in uncertain business environments.</w:t>
      </w:r>
    </w:p>
    <w:p w14:paraId="7FA46398" w14:textId="4E2DAFAC" w:rsidR="00F27FF3" w:rsidRPr="001A0F21" w:rsidRDefault="00F27FF3" w:rsidP="001A0F21">
      <w:pPr>
        <w:pStyle w:val="Heading2"/>
        <w:rPr>
          <w:rFonts w:ascii="Times New Roman" w:hAnsi="Times New Roman" w:cs="Times New Roman"/>
          <w:b/>
          <w:bCs/>
          <w:color w:val="000000" w:themeColor="text1"/>
          <w:sz w:val="28"/>
          <w:szCs w:val="28"/>
        </w:rPr>
      </w:pPr>
      <w:bookmarkStart w:id="706" w:name="_Toc239204306"/>
      <w:r w:rsidRPr="001A0F21">
        <w:rPr>
          <w:rFonts w:ascii="Times New Roman" w:hAnsi="Times New Roman" w:cs="Times New Roman"/>
          <w:b/>
          <w:bCs/>
          <w:color w:val="000000" w:themeColor="text1"/>
          <w:sz w:val="28"/>
          <w:szCs w:val="28"/>
        </w:rPr>
        <w:t>2.</w:t>
      </w:r>
      <w:ins w:id="707" w:author="JAGADEESHWAR REDDY" w:date="2026-08-09T14:49:00Z" w16du:dateUtc="2026-08-09T09:19:00Z">
        <w:r w:rsidR="007B09C8">
          <w:rPr>
            <w:rFonts w:ascii="Times New Roman" w:hAnsi="Times New Roman" w:cs="Times New Roman"/>
            <w:b/>
            <w:bCs/>
            <w:color w:val="000000" w:themeColor="text1"/>
            <w:sz w:val="28"/>
            <w:szCs w:val="28"/>
          </w:rPr>
          <w:t>6</w:t>
        </w:r>
      </w:ins>
      <w:del w:id="708" w:author="JAGADEESHWAR REDDY" w:date="2026-08-09T14:49:00Z" w16du:dateUtc="2026-08-09T09:19:00Z">
        <w:r w:rsidRPr="001A0F21" w:rsidDel="007B09C8">
          <w:rPr>
            <w:rFonts w:ascii="Times New Roman" w:hAnsi="Times New Roman" w:cs="Times New Roman"/>
            <w:b/>
            <w:bCs/>
            <w:color w:val="000000" w:themeColor="text1"/>
            <w:sz w:val="28"/>
            <w:szCs w:val="28"/>
          </w:rPr>
          <w:delText>5</w:delText>
        </w:r>
      </w:del>
      <w:r w:rsidRPr="001A0F21">
        <w:rPr>
          <w:rFonts w:ascii="Times New Roman" w:hAnsi="Times New Roman" w:cs="Times New Roman"/>
          <w:b/>
          <w:bCs/>
          <w:color w:val="000000" w:themeColor="text1"/>
          <w:sz w:val="28"/>
          <w:szCs w:val="28"/>
        </w:rPr>
        <w:t xml:space="preserve"> Supply Chain Capabilities and Financing Performance</w:t>
      </w:r>
      <w:bookmarkEnd w:id="706"/>
    </w:p>
    <w:p w14:paraId="608DC756" w14:textId="369236BE" w:rsidR="00F27FF3" w:rsidRPr="00F27FF3" w:rsidRDefault="00F27FF3" w:rsidP="00F27FF3">
      <w:pPr>
        <w:spacing w:line="360" w:lineRule="auto"/>
        <w:rPr>
          <w:rFonts w:ascii="Times New Roman" w:hAnsi="Times New Roman" w:cs="Times New Roman"/>
          <w:sz w:val="24"/>
          <w:szCs w:val="24"/>
          <w:lang w:val="en-IN"/>
        </w:rPr>
      </w:pPr>
      <w:r w:rsidRPr="00F27FF3">
        <w:rPr>
          <w:rFonts w:ascii="Times New Roman" w:hAnsi="Times New Roman" w:cs="Times New Roman"/>
          <w:sz w:val="24"/>
          <w:szCs w:val="24"/>
          <w:lang w:val="en-IN"/>
        </w:rPr>
        <w:t xml:space="preserve">Another stream of research highlights the significance of supply chain capabilities in shaping firms’ financial outcomes. </w:t>
      </w:r>
      <w:r w:rsidR="00F613BE" w:rsidRPr="00622AE6">
        <w:rPr>
          <w:rFonts w:ascii="Times New Roman" w:hAnsi="Times New Roman" w:cs="Times New Roman"/>
          <w:color w:val="0B769F" w:themeColor="accent4" w:themeShade="BF"/>
          <w:sz w:val="24"/>
          <w:szCs w:val="24"/>
          <w:lang w:val="en-IN"/>
        </w:rPr>
        <w:t>(</w:t>
      </w:r>
      <w:r w:rsidRPr="00F27FF3">
        <w:rPr>
          <w:rFonts w:ascii="Times New Roman" w:hAnsi="Times New Roman" w:cs="Times New Roman"/>
          <w:color w:val="0B769F" w:themeColor="accent4" w:themeShade="BF"/>
          <w:sz w:val="24"/>
          <w:szCs w:val="24"/>
          <w:lang w:val="en-IN"/>
        </w:rPr>
        <w:t>Qiao and Zhao</w:t>
      </w:r>
      <w:r w:rsidR="00F613BE" w:rsidRPr="00622AE6">
        <w:rPr>
          <w:rFonts w:ascii="Times New Roman" w:hAnsi="Times New Roman" w:cs="Times New Roman"/>
          <w:color w:val="0B769F" w:themeColor="accent4" w:themeShade="BF"/>
          <w:sz w:val="24"/>
          <w:szCs w:val="24"/>
          <w:lang w:val="en-IN"/>
        </w:rPr>
        <w:t xml:space="preserve">, </w:t>
      </w:r>
      <w:r w:rsidRPr="00F27FF3">
        <w:rPr>
          <w:rFonts w:ascii="Times New Roman" w:hAnsi="Times New Roman" w:cs="Times New Roman"/>
          <w:color w:val="0B769F" w:themeColor="accent4" w:themeShade="BF"/>
          <w:sz w:val="24"/>
          <w:szCs w:val="24"/>
          <w:lang w:val="en-IN"/>
        </w:rPr>
        <w:t xml:space="preserve">2023) </w:t>
      </w:r>
      <w:r w:rsidRPr="00F27FF3">
        <w:rPr>
          <w:rFonts w:ascii="Times New Roman" w:hAnsi="Times New Roman" w:cs="Times New Roman"/>
          <w:sz w:val="24"/>
          <w:szCs w:val="24"/>
          <w:lang w:val="en-IN"/>
        </w:rPr>
        <w:t>find that supply chain risk management capabilities</w:t>
      </w:r>
      <w:r w:rsidR="00FE4891">
        <w:rPr>
          <w:rFonts w:ascii="Times New Roman" w:hAnsi="Times New Roman" w:cs="Times New Roman"/>
          <w:sz w:val="24"/>
          <w:szCs w:val="24"/>
          <w:lang w:val="en-IN"/>
        </w:rPr>
        <w:t>, including resilience, flexibility and robustness,</w:t>
      </w:r>
      <w:r w:rsidRPr="00F27FF3">
        <w:rPr>
          <w:rFonts w:ascii="Times New Roman" w:hAnsi="Times New Roman" w:cs="Times New Roman"/>
          <w:sz w:val="24"/>
          <w:szCs w:val="24"/>
          <w:lang w:val="en-IN"/>
        </w:rPr>
        <w:t xml:space="preserve"> positively influence supply chain financing performance among small and medium-sized enterprises. Their empirical results indicate that firms with stronger operational capabilities are better able to secure financing and maintain stable liquidity positions.</w:t>
      </w:r>
    </w:p>
    <w:p w14:paraId="3A2517AB" w14:textId="77777777" w:rsidR="00F27FF3" w:rsidRDefault="00F27FF3" w:rsidP="00F27FF3">
      <w:pPr>
        <w:spacing w:line="360" w:lineRule="auto"/>
        <w:rPr>
          <w:rFonts w:ascii="Times New Roman" w:hAnsi="Times New Roman" w:cs="Times New Roman"/>
          <w:sz w:val="24"/>
          <w:szCs w:val="24"/>
          <w:lang w:val="en-IN"/>
        </w:rPr>
      </w:pPr>
      <w:r w:rsidRPr="00F27FF3">
        <w:rPr>
          <w:rFonts w:ascii="Times New Roman" w:hAnsi="Times New Roman" w:cs="Times New Roman"/>
          <w:sz w:val="24"/>
          <w:szCs w:val="24"/>
          <w:lang w:val="en-IN"/>
        </w:rPr>
        <w:t>Moreover, supply chain integration has been identified as a moderating factor that enhances the relationship between operational efficiency and financial performance. Improved coordination and information sharing among supply chain partners contribute to more efficient inventory planning and reduced financial uncertainty, ultimately strengthening firms’ competitive positioning.</w:t>
      </w:r>
    </w:p>
    <w:p w14:paraId="2976B76E" w14:textId="28F8E3E6" w:rsidR="002141CB" w:rsidRPr="001A0F21" w:rsidRDefault="002141CB" w:rsidP="001A0F21">
      <w:pPr>
        <w:pStyle w:val="Heading2"/>
        <w:rPr>
          <w:rFonts w:ascii="Times New Roman" w:hAnsi="Times New Roman" w:cs="Times New Roman"/>
          <w:b/>
          <w:bCs/>
          <w:color w:val="000000" w:themeColor="text1"/>
          <w:sz w:val="28"/>
          <w:szCs w:val="28"/>
        </w:rPr>
      </w:pPr>
      <w:bookmarkStart w:id="709" w:name="_Toc239204307"/>
      <w:r w:rsidRPr="001A0F21">
        <w:rPr>
          <w:rFonts w:ascii="Times New Roman" w:hAnsi="Times New Roman" w:cs="Times New Roman"/>
          <w:b/>
          <w:bCs/>
          <w:color w:val="000000" w:themeColor="text1"/>
          <w:sz w:val="28"/>
          <w:szCs w:val="28"/>
        </w:rPr>
        <w:t>2.</w:t>
      </w:r>
      <w:ins w:id="710" w:author="JAGADEESHWAR REDDY" w:date="2026-08-09T14:49:00Z" w16du:dateUtc="2026-08-09T09:19:00Z">
        <w:r w:rsidR="007B09C8">
          <w:rPr>
            <w:rFonts w:ascii="Times New Roman" w:hAnsi="Times New Roman" w:cs="Times New Roman"/>
            <w:b/>
            <w:bCs/>
            <w:color w:val="000000" w:themeColor="text1"/>
            <w:sz w:val="28"/>
            <w:szCs w:val="28"/>
          </w:rPr>
          <w:t>7</w:t>
        </w:r>
      </w:ins>
      <w:del w:id="711" w:author="JAGADEESHWAR REDDY" w:date="2026-08-09T14:49:00Z" w16du:dateUtc="2026-08-09T09:19:00Z">
        <w:r w:rsidRPr="001A0F21" w:rsidDel="007B09C8">
          <w:rPr>
            <w:rFonts w:ascii="Times New Roman" w:hAnsi="Times New Roman" w:cs="Times New Roman"/>
            <w:b/>
            <w:bCs/>
            <w:color w:val="000000" w:themeColor="text1"/>
            <w:sz w:val="28"/>
            <w:szCs w:val="28"/>
          </w:rPr>
          <w:delText>6</w:delText>
        </w:r>
      </w:del>
      <w:r w:rsidRPr="001A0F21">
        <w:rPr>
          <w:rFonts w:ascii="Times New Roman" w:hAnsi="Times New Roman" w:cs="Times New Roman"/>
          <w:b/>
          <w:bCs/>
          <w:color w:val="000000" w:themeColor="text1"/>
          <w:sz w:val="28"/>
          <w:szCs w:val="28"/>
        </w:rPr>
        <w:t xml:space="preserve"> Research Gap</w:t>
      </w:r>
      <w:bookmarkEnd w:id="709"/>
    </w:p>
    <w:p w14:paraId="4A67CC27" w14:textId="1391A39B" w:rsidR="002141CB" w:rsidRPr="002141CB" w:rsidRDefault="002141CB" w:rsidP="002141CB">
      <w:pPr>
        <w:spacing w:line="360" w:lineRule="auto"/>
        <w:rPr>
          <w:rFonts w:ascii="Times New Roman" w:hAnsi="Times New Roman" w:cs="Times New Roman"/>
          <w:sz w:val="24"/>
          <w:szCs w:val="24"/>
          <w:lang w:val="en-IN"/>
        </w:rPr>
      </w:pPr>
      <w:r w:rsidRPr="002141CB">
        <w:rPr>
          <w:rFonts w:ascii="Times New Roman" w:hAnsi="Times New Roman" w:cs="Times New Roman"/>
          <w:sz w:val="24"/>
          <w:szCs w:val="24"/>
          <w:lang w:val="en-IN"/>
        </w:rPr>
        <w:t xml:space="preserve">Although prior studies provide valuable insights into inventory management efficiency, working capital optimization, supply chain finance mechanisms and financial risk prediction, the existing literature remains fragmented. </w:t>
      </w:r>
      <w:r w:rsidR="00091216" w:rsidRPr="00091216">
        <w:rPr>
          <w:rFonts w:ascii="Times New Roman" w:hAnsi="Times New Roman" w:cs="Times New Roman"/>
          <w:sz w:val="24"/>
          <w:szCs w:val="24"/>
        </w:rPr>
        <w:t>Many studies examine operational efficiency and financial performance in isolation (Deloof, 2003; Gaur, Fisher &amp; Raman, 2005; Capkun, Hameri &amp; Weiss, 2009), while others focus primarily on financing access and risk management within supply chains (Pellegrino, Costantino &amp; Tauro, 2018; Yi et al., 2023).</w:t>
      </w:r>
      <w:r w:rsidRPr="002141CB">
        <w:rPr>
          <w:rFonts w:ascii="Times New Roman" w:hAnsi="Times New Roman" w:cs="Times New Roman"/>
          <w:sz w:val="24"/>
          <w:szCs w:val="24"/>
          <w:lang w:val="en-IN"/>
        </w:rPr>
        <w:t xml:space="preserve">operational efficiency and financial performance </w:t>
      </w:r>
      <w:r w:rsidR="00FE4891">
        <w:rPr>
          <w:rFonts w:ascii="Times New Roman" w:hAnsi="Times New Roman" w:cs="Times New Roman"/>
          <w:sz w:val="24"/>
          <w:szCs w:val="24"/>
          <w:lang w:val="en-IN"/>
        </w:rPr>
        <w:t>in isolation, while others focus primarily on financing access</w:t>
      </w:r>
      <w:r w:rsidRPr="002141CB">
        <w:rPr>
          <w:rFonts w:ascii="Times New Roman" w:hAnsi="Times New Roman" w:cs="Times New Roman"/>
          <w:sz w:val="24"/>
          <w:szCs w:val="24"/>
          <w:lang w:val="en-IN"/>
        </w:rPr>
        <w:t xml:space="preserve"> and risk management within supply chains.</w:t>
      </w:r>
    </w:p>
    <w:p w14:paraId="0B0FE22B" w14:textId="77777777" w:rsidR="002141CB" w:rsidRPr="002141CB" w:rsidRDefault="002141CB" w:rsidP="002141CB">
      <w:pPr>
        <w:spacing w:line="360" w:lineRule="auto"/>
        <w:rPr>
          <w:rFonts w:ascii="Times New Roman" w:hAnsi="Times New Roman" w:cs="Times New Roman"/>
          <w:sz w:val="24"/>
          <w:szCs w:val="24"/>
          <w:lang w:val="en-IN"/>
        </w:rPr>
      </w:pPr>
      <w:r w:rsidRPr="002141CB">
        <w:rPr>
          <w:rFonts w:ascii="Times New Roman" w:hAnsi="Times New Roman" w:cs="Times New Roman"/>
          <w:sz w:val="24"/>
          <w:szCs w:val="24"/>
          <w:lang w:val="en-IN"/>
        </w:rPr>
        <w:t>Limited empirical attention has been given to integrating inventory management efficiency with working capital dynamics and firm-level financial performance within a unified analytical framework. In particular, there is a lack of empirical research examining how internal operational decisions related to inventory efficiency influence financial outcomes in inventory-intensive industries such as retail and FMCG.</w:t>
      </w:r>
    </w:p>
    <w:p w14:paraId="7B64319B" w14:textId="77777777" w:rsidR="002141CB" w:rsidRDefault="002141CB" w:rsidP="002141CB">
      <w:pPr>
        <w:spacing w:line="360" w:lineRule="auto"/>
        <w:rPr>
          <w:rFonts w:ascii="Times New Roman" w:hAnsi="Times New Roman" w:cs="Times New Roman"/>
          <w:sz w:val="24"/>
          <w:szCs w:val="24"/>
          <w:lang w:val="en-IN"/>
        </w:rPr>
      </w:pPr>
      <w:r w:rsidRPr="002141CB">
        <w:rPr>
          <w:rFonts w:ascii="Times New Roman" w:hAnsi="Times New Roman" w:cs="Times New Roman"/>
          <w:sz w:val="24"/>
          <w:szCs w:val="24"/>
          <w:lang w:val="en-IN"/>
        </w:rPr>
        <w:t>Therefore, this study aims to address this gap by investigating the impact of inventory management efficiency on working capital and firm performance using firm-level financial data.</w:t>
      </w:r>
    </w:p>
    <w:p w14:paraId="24F08455" w14:textId="7099512F" w:rsidR="00A72BE6" w:rsidRPr="001A0F21" w:rsidRDefault="00441603" w:rsidP="001A0F21">
      <w:pPr>
        <w:pStyle w:val="Heading1"/>
        <w:rPr>
          <w:rFonts w:ascii="Times New Roman" w:hAnsi="Times New Roman" w:cs="Times New Roman"/>
          <w:b/>
          <w:bCs/>
          <w:color w:val="000000" w:themeColor="text1"/>
          <w:sz w:val="32"/>
          <w:szCs w:val="32"/>
        </w:rPr>
      </w:pPr>
      <w:bookmarkStart w:id="712" w:name="_Toc239204308"/>
      <w:r w:rsidRPr="001A0F21">
        <w:rPr>
          <w:rFonts w:ascii="Times New Roman" w:hAnsi="Times New Roman" w:cs="Times New Roman"/>
          <w:b/>
          <w:bCs/>
          <w:color w:val="000000" w:themeColor="text1"/>
          <w:sz w:val="32"/>
          <w:szCs w:val="32"/>
        </w:rPr>
        <w:t>3. Theoretical</w:t>
      </w:r>
      <w:r w:rsidR="00A72BE6" w:rsidRPr="001A0F21">
        <w:rPr>
          <w:rFonts w:ascii="Times New Roman" w:hAnsi="Times New Roman" w:cs="Times New Roman"/>
          <w:b/>
          <w:bCs/>
          <w:color w:val="000000" w:themeColor="text1"/>
          <w:sz w:val="32"/>
          <w:szCs w:val="32"/>
        </w:rPr>
        <w:t xml:space="preserve"> Motivation :</w:t>
      </w:r>
      <w:bookmarkEnd w:id="712"/>
    </w:p>
    <w:p w14:paraId="44CB6D85" w14:textId="008934A9" w:rsidR="00EC3E7F" w:rsidRPr="00EC3E7F" w:rsidRDefault="00EC3E7F" w:rsidP="00EC3E7F">
      <w:pPr>
        <w:spacing w:line="360" w:lineRule="auto"/>
        <w:rPr>
          <w:rFonts w:ascii="Times New Roman" w:hAnsi="Times New Roman" w:cs="Times New Roman"/>
          <w:sz w:val="24"/>
          <w:szCs w:val="24"/>
          <w:lang w:val="en-IN"/>
        </w:rPr>
      </w:pPr>
      <w:r w:rsidRPr="00EC3E7F">
        <w:rPr>
          <w:rFonts w:ascii="Times New Roman" w:hAnsi="Times New Roman" w:cs="Times New Roman"/>
          <w:sz w:val="24"/>
          <w:szCs w:val="24"/>
          <w:lang w:val="en-IN"/>
        </w:rPr>
        <w:t>Inventory management is really important for companies. It can be explained by the resource-based view of the firm. This means that when companies use their resources well</w:t>
      </w:r>
      <w:r w:rsidR="00FE4891">
        <w:rPr>
          <w:rFonts w:ascii="Times New Roman" w:hAnsi="Times New Roman" w:cs="Times New Roman"/>
          <w:sz w:val="24"/>
          <w:szCs w:val="24"/>
          <w:lang w:val="en-IN"/>
        </w:rPr>
        <w:t>,</w:t>
      </w:r>
      <w:r w:rsidRPr="00EC3E7F">
        <w:rPr>
          <w:rFonts w:ascii="Times New Roman" w:hAnsi="Times New Roman" w:cs="Times New Roman"/>
          <w:sz w:val="24"/>
          <w:szCs w:val="24"/>
          <w:lang w:val="en-IN"/>
        </w:rPr>
        <w:t xml:space="preserve"> they can stay ahead of their competitors </w:t>
      </w:r>
      <w:r w:rsidRPr="00EC3E7F">
        <w:rPr>
          <w:rFonts w:ascii="Times New Roman" w:hAnsi="Times New Roman" w:cs="Times New Roman"/>
          <w:color w:val="0B769F" w:themeColor="accent4" w:themeShade="BF"/>
          <w:sz w:val="24"/>
          <w:szCs w:val="24"/>
          <w:lang w:val="en-IN"/>
        </w:rPr>
        <w:t xml:space="preserve">(Barney, 1991). </w:t>
      </w:r>
      <w:r w:rsidRPr="00EC3E7F">
        <w:rPr>
          <w:rFonts w:ascii="Times New Roman" w:hAnsi="Times New Roman" w:cs="Times New Roman"/>
          <w:sz w:val="24"/>
          <w:szCs w:val="24"/>
          <w:lang w:val="en-IN"/>
        </w:rPr>
        <w:t>Inventory is a resource that companies need to manage carefully to do well.</w:t>
      </w:r>
    </w:p>
    <w:p w14:paraId="4B355DDC" w14:textId="3A6E8559" w:rsidR="00EC3E7F" w:rsidRPr="00EC3E7F" w:rsidRDefault="00EC3E7F" w:rsidP="00EC3E7F">
      <w:pPr>
        <w:spacing w:line="360" w:lineRule="auto"/>
        <w:rPr>
          <w:rFonts w:ascii="Times New Roman" w:hAnsi="Times New Roman" w:cs="Times New Roman"/>
          <w:sz w:val="24"/>
          <w:szCs w:val="24"/>
          <w:lang w:val="en-IN"/>
        </w:rPr>
      </w:pPr>
      <w:r w:rsidRPr="00EC3E7F">
        <w:rPr>
          <w:rFonts w:ascii="Times New Roman" w:hAnsi="Times New Roman" w:cs="Times New Roman"/>
          <w:sz w:val="24"/>
          <w:szCs w:val="24"/>
          <w:lang w:val="en-IN"/>
        </w:rPr>
        <w:t xml:space="preserve">When companies manage their inventory levels </w:t>
      </w:r>
      <w:r w:rsidR="00FE4891">
        <w:rPr>
          <w:rFonts w:ascii="Times New Roman" w:hAnsi="Times New Roman" w:cs="Times New Roman"/>
          <w:sz w:val="24"/>
          <w:szCs w:val="24"/>
          <w:lang w:val="en-IN"/>
        </w:rPr>
        <w:t>effectively, they can cut costs, respond to customer needs,</w:t>
      </w:r>
      <w:r w:rsidRPr="00EC3E7F">
        <w:rPr>
          <w:rFonts w:ascii="Times New Roman" w:hAnsi="Times New Roman" w:cs="Times New Roman"/>
          <w:sz w:val="24"/>
          <w:szCs w:val="24"/>
          <w:lang w:val="en-IN"/>
        </w:rPr>
        <w:t xml:space="preserve"> and be more competitive </w:t>
      </w:r>
      <w:r w:rsidRPr="00EC3E7F">
        <w:rPr>
          <w:rFonts w:ascii="Times New Roman" w:hAnsi="Times New Roman" w:cs="Times New Roman"/>
          <w:color w:val="0B769F" w:themeColor="accent4" w:themeShade="BF"/>
          <w:sz w:val="24"/>
          <w:szCs w:val="24"/>
          <w:lang w:val="en-IN"/>
        </w:rPr>
        <w:t>(Gaur, Fisher &amp; Raman, 2005)</w:t>
      </w:r>
      <w:r w:rsidRPr="00EC3E7F">
        <w:rPr>
          <w:rFonts w:ascii="Times New Roman" w:hAnsi="Times New Roman" w:cs="Times New Roman"/>
          <w:sz w:val="24"/>
          <w:szCs w:val="24"/>
          <w:lang w:val="en-IN"/>
        </w:rPr>
        <w:t>. From an operations point of view</w:t>
      </w:r>
      <w:r w:rsidR="00FE4891">
        <w:rPr>
          <w:rFonts w:ascii="Times New Roman" w:hAnsi="Times New Roman" w:cs="Times New Roman"/>
          <w:sz w:val="24"/>
          <w:szCs w:val="24"/>
          <w:lang w:val="en-IN"/>
        </w:rPr>
        <w:t>,</w:t>
      </w:r>
      <w:r w:rsidRPr="00EC3E7F">
        <w:rPr>
          <w:rFonts w:ascii="Times New Roman" w:hAnsi="Times New Roman" w:cs="Times New Roman"/>
          <w:sz w:val="24"/>
          <w:szCs w:val="24"/>
          <w:lang w:val="en-IN"/>
        </w:rPr>
        <w:t xml:space="preserve"> managing production and inventory is crucial for a company</w:t>
      </w:r>
      <w:r w:rsidR="00FE4891">
        <w:rPr>
          <w:rFonts w:ascii="Times New Roman" w:hAnsi="Times New Roman" w:cs="Times New Roman"/>
          <w:sz w:val="24"/>
          <w:szCs w:val="24"/>
          <w:lang w:val="en-IN"/>
        </w:rPr>
        <w:t>'s success</w:t>
      </w:r>
      <w:r w:rsidRPr="00EC3E7F">
        <w:rPr>
          <w:rFonts w:ascii="Times New Roman" w:hAnsi="Times New Roman" w:cs="Times New Roman"/>
          <w:sz w:val="24"/>
          <w:szCs w:val="24"/>
          <w:lang w:val="en-IN"/>
        </w:rPr>
        <w:t>. Decisions about stock control</w:t>
      </w:r>
      <w:r w:rsidR="00FE4891">
        <w:rPr>
          <w:rFonts w:ascii="Times New Roman" w:hAnsi="Times New Roman" w:cs="Times New Roman"/>
          <w:sz w:val="24"/>
          <w:szCs w:val="24"/>
          <w:lang w:val="en-IN"/>
        </w:rPr>
        <w:t>, forecasting what customers will want,</w:t>
      </w:r>
      <w:r w:rsidRPr="00EC3E7F">
        <w:rPr>
          <w:rFonts w:ascii="Times New Roman" w:hAnsi="Times New Roman" w:cs="Times New Roman"/>
          <w:sz w:val="24"/>
          <w:szCs w:val="24"/>
          <w:lang w:val="en-IN"/>
        </w:rPr>
        <w:t xml:space="preserve"> and working with suppliers are all important </w:t>
      </w:r>
      <w:r w:rsidRPr="00EC3E7F">
        <w:rPr>
          <w:rFonts w:ascii="Times New Roman" w:hAnsi="Times New Roman" w:cs="Times New Roman"/>
          <w:color w:val="0B769F" w:themeColor="accent4" w:themeShade="BF"/>
          <w:sz w:val="24"/>
          <w:szCs w:val="24"/>
          <w:lang w:val="en-IN"/>
        </w:rPr>
        <w:t>(Hayes &amp; Wheelwright, 1984).</w:t>
      </w:r>
    </w:p>
    <w:p w14:paraId="595E92E4" w14:textId="410DF9C5" w:rsidR="00EC3E7F" w:rsidRPr="00EC3E7F" w:rsidRDefault="00EC3E7F" w:rsidP="00EC3E7F">
      <w:pPr>
        <w:spacing w:line="360" w:lineRule="auto"/>
        <w:rPr>
          <w:rFonts w:ascii="Times New Roman" w:hAnsi="Times New Roman" w:cs="Times New Roman"/>
          <w:sz w:val="24"/>
          <w:szCs w:val="24"/>
          <w:lang w:val="en-IN"/>
        </w:rPr>
      </w:pPr>
      <w:r w:rsidRPr="00EC3E7F">
        <w:rPr>
          <w:rFonts w:ascii="Times New Roman" w:hAnsi="Times New Roman" w:cs="Times New Roman"/>
          <w:sz w:val="24"/>
          <w:szCs w:val="24"/>
          <w:lang w:val="en-IN"/>
        </w:rPr>
        <w:t>Companies that manage their inventory well can deliver products efficiently. Keep costs low. This helps with the day-to-day running of the business. Also makes the company more profitable. In terms of money management</w:t>
      </w:r>
      <w:r w:rsidR="00FE4891">
        <w:rPr>
          <w:rFonts w:ascii="Times New Roman" w:hAnsi="Times New Roman" w:cs="Times New Roman"/>
          <w:sz w:val="24"/>
          <w:szCs w:val="24"/>
          <w:lang w:val="en-IN"/>
        </w:rPr>
        <w:t>,</w:t>
      </w:r>
      <w:r w:rsidRPr="00EC3E7F">
        <w:rPr>
          <w:rFonts w:ascii="Times New Roman" w:hAnsi="Times New Roman" w:cs="Times New Roman"/>
          <w:sz w:val="24"/>
          <w:szCs w:val="24"/>
          <w:lang w:val="en-IN"/>
        </w:rPr>
        <w:t xml:space="preserve"> working capital is essential for companies to have cash to run the business. Managing assets, like inventory helps companies reduce costs and make more money </w:t>
      </w:r>
      <w:r w:rsidRPr="00EC3E7F">
        <w:rPr>
          <w:rFonts w:ascii="Times New Roman" w:hAnsi="Times New Roman" w:cs="Times New Roman"/>
          <w:color w:val="0B769F" w:themeColor="accent4" w:themeShade="BF"/>
          <w:sz w:val="24"/>
          <w:szCs w:val="24"/>
          <w:lang w:val="en-IN"/>
        </w:rPr>
        <w:t>(Gitman, 1974)</w:t>
      </w:r>
      <w:r w:rsidRPr="00EC3E7F">
        <w:rPr>
          <w:rFonts w:ascii="Times New Roman" w:hAnsi="Times New Roman" w:cs="Times New Roman"/>
          <w:sz w:val="24"/>
          <w:szCs w:val="24"/>
          <w:lang w:val="en-IN"/>
        </w:rPr>
        <w:t>.</w:t>
      </w:r>
    </w:p>
    <w:p w14:paraId="1C362A18" w14:textId="7E2A249C" w:rsidR="00EC3E7F" w:rsidRPr="00EC3E7F" w:rsidRDefault="00EC3E7F" w:rsidP="00EC3E7F">
      <w:pPr>
        <w:spacing w:line="360" w:lineRule="auto"/>
        <w:rPr>
          <w:rFonts w:ascii="Times New Roman" w:hAnsi="Times New Roman" w:cs="Times New Roman"/>
          <w:sz w:val="24"/>
          <w:szCs w:val="24"/>
          <w:lang w:val="en-IN"/>
        </w:rPr>
      </w:pPr>
      <w:r w:rsidRPr="00EC3E7F">
        <w:rPr>
          <w:rFonts w:ascii="Times New Roman" w:hAnsi="Times New Roman" w:cs="Times New Roman"/>
          <w:sz w:val="24"/>
          <w:szCs w:val="24"/>
          <w:lang w:val="en-IN"/>
        </w:rPr>
        <w:t xml:space="preserve">It has been shown that when companies manage their working capital well they are more profitable and do better financially </w:t>
      </w:r>
      <w:r w:rsidRPr="00EC3E7F">
        <w:rPr>
          <w:rFonts w:ascii="Times New Roman" w:hAnsi="Times New Roman" w:cs="Times New Roman"/>
          <w:color w:val="0B769F" w:themeColor="accent4" w:themeShade="BF"/>
          <w:sz w:val="24"/>
          <w:szCs w:val="24"/>
          <w:lang w:val="en-IN"/>
        </w:rPr>
        <w:t>(Deloof, 2003; Shin &amp; Soenen, 1998)</w:t>
      </w:r>
      <w:r w:rsidR="00C47770">
        <w:rPr>
          <w:rFonts w:ascii="Times New Roman" w:hAnsi="Times New Roman" w:cs="Times New Roman"/>
          <w:color w:val="0B769F" w:themeColor="accent4" w:themeShade="BF"/>
          <w:sz w:val="24"/>
          <w:szCs w:val="24"/>
          <w:lang w:val="en-IN"/>
        </w:rPr>
        <w:t>.</w:t>
      </w:r>
      <w:r w:rsidRPr="00EC3E7F">
        <w:rPr>
          <w:rFonts w:ascii="Times New Roman" w:hAnsi="Times New Roman" w:cs="Times New Roman"/>
          <w:color w:val="0B769F" w:themeColor="accent4" w:themeShade="BF"/>
          <w:sz w:val="24"/>
          <w:szCs w:val="24"/>
          <w:lang w:val="en-IN"/>
        </w:rPr>
        <w:t xml:space="preserve"> </w:t>
      </w:r>
      <w:r w:rsidRPr="00EC3E7F">
        <w:rPr>
          <w:rFonts w:ascii="Times New Roman" w:hAnsi="Times New Roman" w:cs="Times New Roman"/>
          <w:sz w:val="24"/>
          <w:szCs w:val="24"/>
          <w:lang w:val="en-IN"/>
        </w:rPr>
        <w:t xml:space="preserve">Supply chain management is also important for companies to work well with their suppliers and customers. This helps companies keep the amount of stock reduce uncertainty and respond to changes in the market </w:t>
      </w:r>
      <w:r w:rsidRPr="00EC3E7F">
        <w:rPr>
          <w:rFonts w:ascii="Times New Roman" w:hAnsi="Times New Roman" w:cs="Times New Roman"/>
          <w:color w:val="0B769F" w:themeColor="accent4" w:themeShade="BF"/>
          <w:sz w:val="24"/>
          <w:szCs w:val="24"/>
          <w:lang w:val="en-IN"/>
        </w:rPr>
        <w:t>(Christopher, 2016).</w:t>
      </w:r>
    </w:p>
    <w:p w14:paraId="64F99875" w14:textId="77777777" w:rsidR="00EC3E7F" w:rsidRPr="00EC3E7F" w:rsidRDefault="00EC3E7F" w:rsidP="00EC3E7F">
      <w:pPr>
        <w:spacing w:line="360" w:lineRule="auto"/>
        <w:rPr>
          <w:rFonts w:ascii="Times New Roman" w:hAnsi="Times New Roman" w:cs="Times New Roman"/>
          <w:color w:val="0B769F" w:themeColor="accent4" w:themeShade="BF"/>
          <w:sz w:val="24"/>
          <w:szCs w:val="24"/>
          <w:lang w:val="en-IN"/>
        </w:rPr>
      </w:pPr>
      <w:r w:rsidRPr="00EC3E7F">
        <w:rPr>
          <w:rFonts w:ascii="Times New Roman" w:hAnsi="Times New Roman" w:cs="Times New Roman"/>
          <w:sz w:val="24"/>
          <w:szCs w:val="24"/>
          <w:lang w:val="en-IN"/>
        </w:rPr>
        <w:t xml:space="preserve">Studies have shown that when companies manage their inventory well they can use their assets better and make money </w:t>
      </w:r>
      <w:r w:rsidRPr="00EC3E7F">
        <w:rPr>
          <w:rFonts w:ascii="Times New Roman" w:hAnsi="Times New Roman" w:cs="Times New Roman"/>
          <w:color w:val="0B769F" w:themeColor="accent4" w:themeShade="BF"/>
          <w:sz w:val="24"/>
          <w:szCs w:val="24"/>
          <w:lang w:val="en-IN"/>
        </w:rPr>
        <w:t xml:space="preserve">(Capkun, Hameri &amp; Weiss, 2009; Eroglu &amp; Hofer, 2011). </w:t>
      </w:r>
      <w:r w:rsidRPr="00EC3E7F">
        <w:rPr>
          <w:rFonts w:ascii="Times New Roman" w:hAnsi="Times New Roman" w:cs="Times New Roman"/>
          <w:sz w:val="24"/>
          <w:szCs w:val="24"/>
          <w:lang w:val="en-IN"/>
        </w:rPr>
        <w:t xml:space="preserve">This is especially important in industries, like retail, where customer demand can change quickly. Companies that can adapt to these changes are more likely to do well </w:t>
      </w:r>
      <w:r w:rsidRPr="00EC3E7F">
        <w:rPr>
          <w:rFonts w:ascii="Times New Roman" w:hAnsi="Times New Roman" w:cs="Times New Roman"/>
          <w:color w:val="0B769F" w:themeColor="accent4" w:themeShade="BF"/>
          <w:sz w:val="24"/>
          <w:szCs w:val="24"/>
          <w:lang w:val="en-IN"/>
        </w:rPr>
        <w:t>(Gaur, Fisher &amp; Raman, 2005).</w:t>
      </w:r>
    </w:p>
    <w:p w14:paraId="2C5E4028" w14:textId="5B5169FF" w:rsidR="00DB78BA" w:rsidRPr="00F463D2" w:rsidRDefault="00EC3E7F" w:rsidP="00EC3E7F">
      <w:pPr>
        <w:spacing w:line="360" w:lineRule="auto"/>
        <w:rPr>
          <w:rFonts w:ascii="Times New Roman" w:hAnsi="Times New Roman" w:cs="Times New Roman"/>
          <w:sz w:val="24"/>
          <w:szCs w:val="24"/>
          <w:lang w:val="en-IN"/>
        </w:rPr>
      </w:pPr>
      <w:r w:rsidRPr="00EC3E7F">
        <w:rPr>
          <w:rFonts w:ascii="Times New Roman" w:hAnsi="Times New Roman" w:cs="Times New Roman"/>
          <w:sz w:val="24"/>
          <w:szCs w:val="24"/>
          <w:lang w:val="en-IN"/>
        </w:rPr>
        <w:t>All of these ideas suggest that managing inventory well is important for companies to do well financially. Companies that manage their inventory carefully are more likely to have cash reduce waste and use their resources well. Inventory management is really important for companies to stay competitive and make money. Companies need to manage their inventory to achieve their goals. Inventory management helps companies to be more efficient and profitable.</w:t>
      </w:r>
    </w:p>
    <w:p w14:paraId="21907B98" w14:textId="1468622C" w:rsidR="00DB78BA" w:rsidRPr="001A0F21" w:rsidRDefault="00DB78BA" w:rsidP="001A0F21">
      <w:pPr>
        <w:pStyle w:val="Heading2"/>
        <w:rPr>
          <w:rFonts w:ascii="Times New Roman" w:hAnsi="Times New Roman" w:cs="Times New Roman"/>
          <w:b/>
          <w:bCs/>
          <w:color w:val="000000" w:themeColor="text1"/>
          <w:sz w:val="28"/>
          <w:szCs w:val="28"/>
        </w:rPr>
      </w:pPr>
      <w:bookmarkStart w:id="713" w:name="_Toc239204309"/>
      <w:commentRangeStart w:id="714"/>
      <w:r w:rsidRPr="001A0F21">
        <w:rPr>
          <w:rFonts w:ascii="Times New Roman" w:hAnsi="Times New Roman" w:cs="Times New Roman"/>
          <w:b/>
          <w:bCs/>
          <w:color w:val="000000" w:themeColor="text1"/>
          <w:sz w:val="28"/>
          <w:szCs w:val="28"/>
        </w:rPr>
        <w:t>3.1 Hypotheses Development</w:t>
      </w:r>
      <w:bookmarkEnd w:id="713"/>
      <w:commentRangeEnd w:id="714"/>
      <w:r w:rsidR="008B40A8" w:rsidRPr="001A0F21">
        <w:rPr>
          <w:rStyle w:val="CommentReference"/>
          <w:rFonts w:ascii="Times New Roman" w:hAnsi="Times New Roman" w:cs="Times New Roman"/>
          <w:b/>
          <w:bCs/>
          <w:color w:val="000000" w:themeColor="text1"/>
          <w:sz w:val="28"/>
          <w:szCs w:val="28"/>
        </w:rPr>
        <w:commentReference w:id="714"/>
      </w:r>
    </w:p>
    <w:p w14:paraId="185FC0B4" w14:textId="67179913" w:rsidR="00577D25" w:rsidRPr="00577D25" w:rsidRDefault="00577D25" w:rsidP="00577D25">
      <w:pPr>
        <w:spacing w:line="360" w:lineRule="auto"/>
        <w:rPr>
          <w:rFonts w:ascii="Times New Roman" w:hAnsi="Times New Roman" w:cs="Times New Roman"/>
          <w:sz w:val="24"/>
          <w:szCs w:val="24"/>
          <w:lang w:val="en-IN"/>
        </w:rPr>
      </w:pPr>
      <w:r w:rsidRPr="00577D25">
        <w:rPr>
          <w:rFonts w:ascii="Times New Roman" w:hAnsi="Times New Roman" w:cs="Times New Roman"/>
          <w:sz w:val="24"/>
          <w:szCs w:val="24"/>
          <w:lang w:val="en-IN"/>
        </w:rPr>
        <w:t>Based on the ideas in the section</w:t>
      </w:r>
      <w:r w:rsidR="00FE4891">
        <w:rPr>
          <w:rFonts w:ascii="Times New Roman" w:hAnsi="Times New Roman" w:cs="Times New Roman"/>
          <w:sz w:val="24"/>
          <w:szCs w:val="24"/>
          <w:lang w:val="en-IN"/>
        </w:rPr>
        <w:t>,</w:t>
      </w:r>
      <w:r w:rsidRPr="00577D25">
        <w:rPr>
          <w:rFonts w:ascii="Times New Roman" w:hAnsi="Times New Roman" w:cs="Times New Roman"/>
          <w:sz w:val="24"/>
          <w:szCs w:val="24"/>
          <w:lang w:val="en-IN"/>
        </w:rPr>
        <w:t xml:space="preserve"> how well a company manages its inventory should greatly affect its financial results. When companies manage their inventory well</w:t>
      </w:r>
      <w:r w:rsidR="00FE4891">
        <w:rPr>
          <w:rFonts w:ascii="Times New Roman" w:hAnsi="Times New Roman" w:cs="Times New Roman"/>
          <w:sz w:val="24"/>
          <w:szCs w:val="24"/>
          <w:lang w:val="en-IN"/>
        </w:rPr>
        <w:t>, they can free up money tied up in stock, have cash on hand, and use their assets more effectively</w:t>
      </w:r>
      <w:r w:rsidRPr="00577D25">
        <w:rPr>
          <w:rFonts w:ascii="Times New Roman" w:hAnsi="Times New Roman" w:cs="Times New Roman"/>
          <w:sz w:val="24"/>
          <w:szCs w:val="24"/>
          <w:lang w:val="en-IN"/>
        </w:rPr>
        <w:t>. Also</w:t>
      </w:r>
      <w:r w:rsidR="00FE4891">
        <w:rPr>
          <w:rFonts w:ascii="Times New Roman" w:hAnsi="Times New Roman" w:cs="Times New Roman"/>
          <w:sz w:val="24"/>
          <w:szCs w:val="24"/>
          <w:lang w:val="en-IN"/>
        </w:rPr>
        <w:t>,</w:t>
      </w:r>
      <w:r w:rsidRPr="00577D25">
        <w:rPr>
          <w:rFonts w:ascii="Times New Roman" w:hAnsi="Times New Roman" w:cs="Times New Roman"/>
          <w:sz w:val="24"/>
          <w:szCs w:val="24"/>
          <w:lang w:val="en-IN"/>
        </w:rPr>
        <w:t xml:space="preserve"> managing working capital effectively helps a company </w:t>
      </w:r>
      <w:r w:rsidR="00FE4891">
        <w:rPr>
          <w:rFonts w:ascii="Times New Roman" w:hAnsi="Times New Roman" w:cs="Times New Roman"/>
          <w:sz w:val="24"/>
          <w:szCs w:val="24"/>
          <w:lang w:val="en-IN"/>
        </w:rPr>
        <w:t>stay in business and become</w:t>
      </w:r>
      <w:r w:rsidRPr="00577D25">
        <w:rPr>
          <w:rFonts w:ascii="Times New Roman" w:hAnsi="Times New Roman" w:cs="Times New Roman"/>
          <w:sz w:val="24"/>
          <w:szCs w:val="24"/>
          <w:lang w:val="en-IN"/>
        </w:rPr>
        <w:t xml:space="preserve"> more profitable. With that in mind</w:t>
      </w:r>
      <w:r w:rsidR="00FE4891">
        <w:rPr>
          <w:rFonts w:ascii="Times New Roman" w:hAnsi="Times New Roman" w:cs="Times New Roman"/>
          <w:sz w:val="24"/>
          <w:szCs w:val="24"/>
          <w:lang w:val="en-IN"/>
        </w:rPr>
        <w:t>,</w:t>
      </w:r>
      <w:r w:rsidRPr="00577D25">
        <w:rPr>
          <w:rFonts w:ascii="Times New Roman" w:hAnsi="Times New Roman" w:cs="Times New Roman"/>
          <w:sz w:val="24"/>
          <w:szCs w:val="24"/>
          <w:lang w:val="en-IN"/>
        </w:rPr>
        <w:t xml:space="preserve"> here are some hypotheses.</w:t>
      </w:r>
    </w:p>
    <w:p w14:paraId="5235C7B5" w14:textId="2F872847" w:rsidR="00091216" w:rsidRPr="00E1229B" w:rsidRDefault="00091216" w:rsidP="00091216">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 xml:space="preserve">Efficient inventory management reduces excess inventory and releases cash tied up in stock, thereby improving a firm's liquidity and working capital efficiency. Previous studies have shown that firms with better inventory management practices are more effective in utilizing their short-term assets and </w:t>
      </w:r>
      <w:r w:rsidR="00876FDD" w:rsidRPr="00E1229B">
        <w:rPr>
          <w:rFonts w:ascii="Times New Roman" w:hAnsi="Times New Roman" w:cs="Times New Roman"/>
          <w:sz w:val="24"/>
          <w:szCs w:val="24"/>
        </w:rPr>
        <w:t>improving working capital efficiency</w:t>
      </w:r>
      <w:r w:rsidR="00876FDD" w:rsidRPr="00876FDD">
        <w:rPr>
          <w:rFonts w:ascii="Times New Roman" w:hAnsi="Times New Roman" w:cs="Times New Roman"/>
          <w:sz w:val="24"/>
          <w:szCs w:val="24"/>
        </w:rPr>
        <w:t xml:space="preserve"> </w:t>
      </w:r>
      <w:r w:rsidRPr="00E1229B">
        <w:rPr>
          <w:rFonts w:ascii="Times New Roman" w:hAnsi="Times New Roman" w:cs="Times New Roman"/>
          <w:sz w:val="24"/>
          <w:szCs w:val="24"/>
          <w:lang w:val="en-IN"/>
        </w:rPr>
        <w:t>(Deloof, 2003; Gaur, Fisher &amp; Raman, 2005).</w:t>
      </w:r>
    </w:p>
    <w:p w14:paraId="743B4FFB" w14:textId="77777777" w:rsidR="00091216" w:rsidRPr="00E1229B" w:rsidDel="0074540C" w:rsidRDefault="00091216" w:rsidP="00091216">
      <w:pPr>
        <w:spacing w:line="360" w:lineRule="auto"/>
        <w:rPr>
          <w:del w:id="715" w:author="JAGADEESHWAR REDDY" w:date="2026-07-29T02:23:00Z" w16du:dateUtc="2026-07-28T20:53:00Z"/>
          <w:rFonts w:ascii="Times New Roman" w:hAnsi="Times New Roman" w:cs="Times New Roman"/>
          <w:sz w:val="24"/>
          <w:szCs w:val="24"/>
          <w:lang w:val="en-IN"/>
        </w:rPr>
      </w:pPr>
    </w:p>
    <w:p w14:paraId="659153A1" w14:textId="77777777" w:rsidR="0074540C" w:rsidRDefault="00091216" w:rsidP="00091216">
      <w:pPr>
        <w:spacing w:line="360" w:lineRule="auto"/>
        <w:rPr>
          <w:ins w:id="716" w:author="JAGADEESHWAR REDDY" w:date="2026-07-29T02:23:00Z" w16du:dateUtc="2026-07-28T20:53:00Z"/>
          <w:rFonts w:ascii="Times New Roman" w:hAnsi="Times New Roman" w:cs="Times New Roman"/>
          <w:sz w:val="24"/>
          <w:szCs w:val="24"/>
          <w:lang w:val="en-IN"/>
        </w:rPr>
      </w:pPr>
      <w:r w:rsidRPr="00E1229B">
        <w:rPr>
          <w:rFonts w:ascii="Times New Roman" w:hAnsi="Times New Roman" w:cs="Times New Roman"/>
          <w:sz w:val="24"/>
          <w:szCs w:val="24"/>
          <w:lang w:val="en-IN"/>
        </w:rPr>
        <w:t>H1: There is a positive relationship between inventory management efficiency and working capital efficiency.</w:t>
      </w:r>
      <w:ins w:id="717" w:author="JAGADEESHWAR REDDY" w:date="2026-07-29T02:22:00Z" w16du:dateUtc="2026-07-28T20:52:00Z">
        <w:r w:rsidR="001C1A7E">
          <w:rPr>
            <w:rFonts w:ascii="Times New Roman" w:hAnsi="Times New Roman" w:cs="Times New Roman"/>
            <w:sz w:val="24"/>
            <w:szCs w:val="24"/>
            <w:lang w:val="en-IN"/>
          </w:rPr>
          <w:t xml:space="preserve"> </w:t>
        </w:r>
      </w:ins>
    </w:p>
    <w:p w14:paraId="7223036A" w14:textId="1E6A0D6A" w:rsidR="00091216" w:rsidRPr="00E1229B" w:rsidRDefault="00091216" w:rsidP="00091216">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Efficient inventory management enables firms to reduce inventory holding costs, improve inventory turnover, and utilize their assets more efficiently. Previous studies have reported that firms with higher inventory management efficiency tend to achieve better financial performance and profitability (Capkun, Hameri &amp; Weiss, 2009; Eroglu &amp; Hofer, 2011).</w:t>
      </w:r>
    </w:p>
    <w:p w14:paraId="4446F537" w14:textId="77777777" w:rsidR="00091216" w:rsidRPr="00091216" w:rsidRDefault="00091216" w:rsidP="00091216">
      <w:pPr>
        <w:spacing w:line="360" w:lineRule="auto"/>
        <w:rPr>
          <w:rFonts w:ascii="Times New Roman" w:hAnsi="Times New Roman" w:cs="Times New Roman"/>
          <w:b/>
          <w:bCs/>
          <w:sz w:val="24"/>
          <w:szCs w:val="24"/>
          <w:lang w:val="en-IN"/>
        </w:rPr>
      </w:pPr>
      <w:r w:rsidRPr="00E1229B">
        <w:rPr>
          <w:rFonts w:ascii="Times New Roman" w:hAnsi="Times New Roman" w:cs="Times New Roman"/>
          <w:sz w:val="24"/>
          <w:szCs w:val="24"/>
          <w:lang w:val="en-IN"/>
        </w:rPr>
        <w:t>H2: There is a positive relationship between inventory management efficiency and firm financial performance.</w:t>
      </w:r>
    </w:p>
    <w:p w14:paraId="0B5EF751" w14:textId="77777777" w:rsidR="00876FDD" w:rsidRPr="00876FDD" w:rsidRDefault="00876FDD" w:rsidP="00876FDD">
      <w:pPr>
        <w:spacing w:line="360" w:lineRule="auto"/>
        <w:rPr>
          <w:rFonts w:ascii="Times New Roman" w:hAnsi="Times New Roman" w:cs="Times New Roman"/>
          <w:sz w:val="24"/>
          <w:szCs w:val="24"/>
          <w:lang w:val="en-IN"/>
        </w:rPr>
      </w:pPr>
      <w:r w:rsidRPr="00876FDD">
        <w:rPr>
          <w:rFonts w:ascii="Times New Roman" w:hAnsi="Times New Roman" w:cs="Times New Roman"/>
          <w:sz w:val="24"/>
          <w:szCs w:val="24"/>
          <w:lang w:val="en-IN"/>
        </w:rPr>
        <w:t>Effective working capital management improves a firm's liquidity, reduces financing costs, and supports efficient day-to-day operations. Prior research suggests that firms with efficient working capital management are more likely to achieve superior financial performance (Deloof, 2003; Shin &amp; Soenen, 1998).</w:t>
      </w:r>
    </w:p>
    <w:p w14:paraId="5542932D" w14:textId="77777777" w:rsidR="00876FDD" w:rsidRPr="001C1A7E" w:rsidRDefault="00876FDD" w:rsidP="00876FDD">
      <w:pPr>
        <w:spacing w:line="360" w:lineRule="auto"/>
        <w:rPr>
          <w:rFonts w:ascii="Times New Roman" w:hAnsi="Times New Roman" w:cs="Times New Roman"/>
          <w:sz w:val="24"/>
          <w:szCs w:val="24"/>
          <w:lang w:val="en-IN"/>
        </w:rPr>
      </w:pPr>
      <w:r w:rsidRPr="001C1A7E">
        <w:rPr>
          <w:rFonts w:ascii="Times New Roman" w:hAnsi="Times New Roman" w:cs="Times New Roman"/>
          <w:sz w:val="24"/>
          <w:szCs w:val="24"/>
          <w:lang w:val="en-IN"/>
          <w:rPrChange w:id="718" w:author="JAGADEESHWAR REDDY" w:date="2026-07-29T02:23:00Z" w16du:dateUtc="2026-07-28T20:53:00Z">
            <w:rPr>
              <w:rFonts w:ascii="Times New Roman" w:hAnsi="Times New Roman" w:cs="Times New Roman"/>
              <w:b/>
              <w:bCs/>
              <w:sz w:val="24"/>
              <w:szCs w:val="24"/>
              <w:lang w:val="en-IN"/>
            </w:rPr>
          </w:rPrChange>
        </w:rPr>
        <w:t>H3: There is a positive relationship between working capital efficiency and firm financial performance.</w:t>
      </w:r>
    </w:p>
    <w:p w14:paraId="2CEA1BC6" w14:textId="77777777" w:rsidR="00876FDD" w:rsidRPr="00E1229B" w:rsidRDefault="00876FDD" w:rsidP="00876FDD">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Inventory management efficiency improves the utilization of working capital by reducing excess inventory and releasing funds for productive business activities. As a result, improvements in working capital efficiency may explain how inventory management ultimately influences firm financial performance.</w:t>
      </w:r>
    </w:p>
    <w:p w14:paraId="2C384782" w14:textId="77777777" w:rsidR="00876FDD" w:rsidRPr="00E1229B" w:rsidDel="0074540C" w:rsidRDefault="00876FDD" w:rsidP="00876FDD">
      <w:pPr>
        <w:spacing w:line="360" w:lineRule="auto"/>
        <w:rPr>
          <w:del w:id="719" w:author="JAGADEESHWAR REDDY" w:date="2026-07-29T02:23:00Z" w16du:dateUtc="2026-07-28T20:53:00Z"/>
          <w:rFonts w:ascii="Times New Roman" w:hAnsi="Times New Roman" w:cs="Times New Roman"/>
          <w:sz w:val="24"/>
          <w:szCs w:val="24"/>
          <w:lang w:val="en-IN"/>
        </w:rPr>
      </w:pPr>
      <w:r w:rsidRPr="00E1229B">
        <w:rPr>
          <w:rFonts w:ascii="Times New Roman" w:hAnsi="Times New Roman" w:cs="Times New Roman"/>
          <w:sz w:val="24"/>
          <w:szCs w:val="24"/>
          <w:lang w:val="en-IN"/>
        </w:rPr>
        <w:t>H4: Working capital efficiency mediates the relationship between inventory management efficiency and firm financial performance</w:t>
      </w:r>
    </w:p>
    <w:p w14:paraId="0D0026DD" w14:textId="77777777" w:rsidR="005C31B1" w:rsidRDefault="005C31B1" w:rsidP="002A7A88">
      <w:pPr>
        <w:spacing w:line="360" w:lineRule="auto"/>
        <w:rPr>
          <w:rFonts w:ascii="Times New Roman" w:hAnsi="Times New Roman" w:cs="Times New Roman"/>
          <w:sz w:val="24"/>
          <w:szCs w:val="24"/>
          <w:lang w:val="en-IN"/>
        </w:rPr>
      </w:pPr>
    </w:p>
    <w:p w14:paraId="39A22FFA" w14:textId="06B3A7A5" w:rsidR="004818F6" w:rsidRDefault="003662C8" w:rsidP="00AD4A3D">
      <w:pPr>
        <w:pStyle w:val="Heading1"/>
      </w:pPr>
      <w:bookmarkStart w:id="720" w:name="_Toc239204310"/>
      <w:r w:rsidRPr="00AD4A3D">
        <w:rPr>
          <w:rFonts w:ascii="Times New Roman" w:hAnsi="Times New Roman" w:cs="Times New Roman"/>
          <w:b/>
          <w:bCs/>
          <w:color w:val="000000" w:themeColor="text1"/>
          <w:sz w:val="32"/>
          <w:szCs w:val="32"/>
        </w:rPr>
        <w:t xml:space="preserve">4. </w:t>
      </w:r>
      <w:r w:rsidRPr="00E1229B">
        <w:rPr>
          <w:rFonts w:ascii="Times New Roman" w:hAnsi="Times New Roman" w:cs="Times New Roman"/>
          <w:b/>
          <w:bCs/>
          <w:color w:val="000000" w:themeColor="text1"/>
          <w:sz w:val="32"/>
          <w:szCs w:val="32"/>
        </w:rPr>
        <w:t>Research Methodology and Research Design</w:t>
      </w:r>
      <w:r w:rsidRPr="00AD4A3D">
        <w:rPr>
          <w:rFonts w:ascii="Times New Roman" w:hAnsi="Times New Roman" w:cs="Times New Roman"/>
          <w:b/>
          <w:bCs/>
          <w:color w:val="000000" w:themeColor="text1"/>
          <w:sz w:val="32"/>
          <w:szCs w:val="32"/>
        </w:rPr>
        <w:t xml:space="preserve"> :</w:t>
      </w:r>
      <w:bookmarkEnd w:id="720"/>
    </w:p>
    <w:p w14:paraId="37358C11" w14:textId="68DA7A61" w:rsidR="00A754F0" w:rsidRPr="00AD4A3D" w:rsidRDefault="004818F6" w:rsidP="00AD4A3D">
      <w:pPr>
        <w:pStyle w:val="Heading2"/>
        <w:rPr>
          <w:rFonts w:ascii="Times New Roman" w:hAnsi="Times New Roman" w:cs="Times New Roman"/>
          <w:b/>
          <w:bCs/>
          <w:color w:val="000000" w:themeColor="text1"/>
          <w:sz w:val="28"/>
          <w:szCs w:val="28"/>
        </w:rPr>
      </w:pPr>
      <w:bookmarkStart w:id="721" w:name="_Toc239204311"/>
      <w:r w:rsidRPr="00AD4A3D">
        <w:rPr>
          <w:rFonts w:ascii="Times New Roman" w:hAnsi="Times New Roman" w:cs="Times New Roman"/>
          <w:b/>
          <w:bCs/>
          <w:color w:val="000000" w:themeColor="text1"/>
          <w:sz w:val="28"/>
          <w:szCs w:val="28"/>
        </w:rPr>
        <w:t>4.1 Introduction</w:t>
      </w:r>
      <w:bookmarkEnd w:id="721"/>
      <w:r w:rsidRPr="00AD4A3D">
        <w:rPr>
          <w:rFonts w:ascii="Times New Roman" w:hAnsi="Times New Roman" w:cs="Times New Roman"/>
          <w:b/>
          <w:bCs/>
          <w:color w:val="000000" w:themeColor="text1"/>
          <w:sz w:val="28"/>
          <w:szCs w:val="28"/>
        </w:rPr>
        <w:t xml:space="preserve"> </w:t>
      </w:r>
    </w:p>
    <w:p w14:paraId="00F1D021" w14:textId="77777777" w:rsidR="00083E3D" w:rsidRPr="00083E3D" w:rsidRDefault="00083E3D" w:rsidP="00083E3D">
      <w:pPr>
        <w:spacing w:line="360" w:lineRule="auto"/>
        <w:rPr>
          <w:rFonts w:ascii="Times New Roman" w:hAnsi="Times New Roman" w:cs="Times New Roman"/>
          <w:sz w:val="24"/>
          <w:szCs w:val="24"/>
          <w:lang w:val="en-IN"/>
        </w:rPr>
      </w:pPr>
      <w:r w:rsidRPr="00083E3D">
        <w:rPr>
          <w:rFonts w:ascii="Times New Roman" w:hAnsi="Times New Roman" w:cs="Times New Roman"/>
          <w:sz w:val="24"/>
          <w:szCs w:val="24"/>
          <w:lang w:val="en-IN"/>
        </w:rPr>
        <w:t>The purpose of this chapter is to present the methodological framework adopted to investigate the impact of inventory management efficiency on working capital and firm performance. The chapter discusses the research philosophy, research approach, research design, data collection procedures, sample selection criteria, variable measurement, and data analysis techniques employed in the study. The methodological choices are guided by the research objectives and hypotheses developed from the literature review and theoretical framework.</w:t>
      </w:r>
    </w:p>
    <w:p w14:paraId="57CA3DDB" w14:textId="77777777" w:rsidR="00083E3D" w:rsidRPr="00083E3D" w:rsidRDefault="00083E3D" w:rsidP="00083E3D">
      <w:pPr>
        <w:spacing w:line="360" w:lineRule="auto"/>
        <w:rPr>
          <w:rFonts w:ascii="Times New Roman" w:hAnsi="Times New Roman" w:cs="Times New Roman"/>
          <w:sz w:val="24"/>
          <w:szCs w:val="24"/>
          <w:lang w:val="en-IN"/>
        </w:rPr>
      </w:pPr>
      <w:r w:rsidRPr="00083E3D">
        <w:rPr>
          <w:rFonts w:ascii="Times New Roman" w:hAnsi="Times New Roman" w:cs="Times New Roman"/>
          <w:sz w:val="24"/>
          <w:szCs w:val="24"/>
          <w:lang w:val="en-IN"/>
        </w:rPr>
        <w:t xml:space="preserve">Given that the study seeks to examine the relationships between measurable financial variables using historical firm-level data, a quantitative research methodology is considered the most appropriate approach. The study utilizes panel data obtained from publicly listed retail and </w:t>
      </w:r>
      <w:commentRangeStart w:id="722"/>
      <w:r w:rsidRPr="00083E3D">
        <w:rPr>
          <w:rFonts w:ascii="Times New Roman" w:hAnsi="Times New Roman" w:cs="Times New Roman"/>
          <w:sz w:val="24"/>
          <w:szCs w:val="24"/>
          <w:lang w:val="en-IN"/>
        </w:rPr>
        <w:t xml:space="preserve">fast-moving consumer goods (FMCG) </w:t>
      </w:r>
      <w:commentRangeEnd w:id="722"/>
      <w:r w:rsidR="008B40A8" w:rsidRPr="00083E3D">
        <w:rPr>
          <w:rStyle w:val="CommentReference"/>
          <w:rFonts w:ascii="Times New Roman" w:hAnsi="Times New Roman" w:cs="Times New Roman"/>
          <w:sz w:val="24"/>
          <w:szCs w:val="24"/>
          <w:lang w:val="en-IN"/>
        </w:rPr>
        <w:commentReference w:id="722"/>
      </w:r>
      <w:r w:rsidRPr="00083E3D">
        <w:rPr>
          <w:rFonts w:ascii="Times New Roman" w:hAnsi="Times New Roman" w:cs="Times New Roman"/>
          <w:sz w:val="24"/>
          <w:szCs w:val="24"/>
          <w:lang w:val="en-IN"/>
        </w:rPr>
        <w:t>firms over the period 2010–2025 to empirically test the proposed relationships.</w:t>
      </w:r>
    </w:p>
    <w:p w14:paraId="03E2A6BF" w14:textId="15D8F056" w:rsidR="00A754F0" w:rsidRPr="001825CD" w:rsidRDefault="00A754F0" w:rsidP="001825CD">
      <w:pPr>
        <w:pStyle w:val="Heading2"/>
        <w:rPr>
          <w:rFonts w:ascii="Times New Roman" w:hAnsi="Times New Roman" w:cs="Times New Roman"/>
          <w:b/>
          <w:bCs/>
          <w:color w:val="000000" w:themeColor="text1"/>
          <w:sz w:val="28"/>
          <w:szCs w:val="28"/>
        </w:rPr>
      </w:pPr>
      <w:bookmarkStart w:id="723" w:name="_Toc239204312"/>
      <w:r w:rsidRPr="001825CD">
        <w:rPr>
          <w:rFonts w:ascii="Times New Roman" w:hAnsi="Times New Roman" w:cs="Times New Roman"/>
          <w:b/>
          <w:bCs/>
          <w:color w:val="000000" w:themeColor="text1"/>
          <w:sz w:val="28"/>
          <w:szCs w:val="28"/>
        </w:rPr>
        <w:t>4.2 Research Philosophy</w:t>
      </w:r>
      <w:bookmarkEnd w:id="723"/>
    </w:p>
    <w:p w14:paraId="7BCCDC71" w14:textId="28106FD3" w:rsidR="000207D8" w:rsidRPr="000207D8" w:rsidRDefault="000207D8" w:rsidP="000207D8">
      <w:pPr>
        <w:spacing w:line="360" w:lineRule="auto"/>
        <w:rPr>
          <w:rFonts w:ascii="Times New Roman" w:hAnsi="Times New Roman" w:cs="Times New Roman"/>
          <w:sz w:val="24"/>
          <w:szCs w:val="24"/>
          <w:lang w:val="en-IN"/>
        </w:rPr>
      </w:pPr>
      <w:r w:rsidRPr="000207D8">
        <w:rPr>
          <w:rFonts w:ascii="Times New Roman" w:hAnsi="Times New Roman" w:cs="Times New Roman"/>
          <w:sz w:val="24"/>
          <w:szCs w:val="24"/>
          <w:lang w:val="en-IN"/>
        </w:rPr>
        <w:t xml:space="preserve">Research philosophy is about the ideas and assumptions that guide how </w:t>
      </w:r>
      <w:r w:rsidR="005F55A7">
        <w:rPr>
          <w:rFonts w:ascii="Times New Roman" w:hAnsi="Times New Roman" w:cs="Times New Roman"/>
          <w:sz w:val="24"/>
          <w:szCs w:val="24"/>
          <w:lang w:val="en-IN"/>
        </w:rPr>
        <w:t>I</w:t>
      </w:r>
      <w:r w:rsidRPr="000207D8">
        <w:rPr>
          <w:rFonts w:ascii="Times New Roman" w:hAnsi="Times New Roman" w:cs="Times New Roman"/>
          <w:sz w:val="24"/>
          <w:szCs w:val="24"/>
          <w:lang w:val="en-IN"/>
        </w:rPr>
        <w:t xml:space="preserve"> learn and understand the world. It helps shape the research process. </w:t>
      </w:r>
      <w:r w:rsidRPr="00E1229B">
        <w:rPr>
          <w:rFonts w:ascii="Times New Roman" w:hAnsi="Times New Roman" w:cs="Times New Roman"/>
          <w:color w:val="4C94D8" w:themeColor="text2" w:themeTint="80"/>
          <w:sz w:val="24"/>
          <w:szCs w:val="24"/>
          <w:lang w:val="en-IN"/>
        </w:rPr>
        <w:t>(Saunders, Lewis, &amp; Thornhill 2019)</w:t>
      </w:r>
      <w:r w:rsidRPr="000207D8">
        <w:rPr>
          <w:rFonts w:ascii="Times New Roman" w:hAnsi="Times New Roman" w:cs="Times New Roman"/>
          <w:sz w:val="24"/>
          <w:szCs w:val="24"/>
          <w:lang w:val="en-IN"/>
        </w:rPr>
        <w:t>. This study uses a research philosophy.</w:t>
      </w:r>
    </w:p>
    <w:p w14:paraId="3E72F825" w14:textId="77777777" w:rsidR="00876FDD" w:rsidRPr="00876FDD" w:rsidRDefault="00876FDD" w:rsidP="00876FDD">
      <w:pPr>
        <w:spacing w:line="360" w:lineRule="auto"/>
        <w:rPr>
          <w:rFonts w:ascii="Times New Roman" w:hAnsi="Times New Roman" w:cs="Times New Roman"/>
          <w:sz w:val="24"/>
          <w:szCs w:val="24"/>
          <w:lang w:val="en-IN"/>
        </w:rPr>
      </w:pPr>
      <w:r w:rsidRPr="00876FDD">
        <w:rPr>
          <w:rFonts w:ascii="Times New Roman" w:hAnsi="Times New Roman" w:cs="Times New Roman"/>
          <w:sz w:val="24"/>
          <w:szCs w:val="24"/>
          <w:lang w:val="en-IN"/>
        </w:rPr>
        <w:t>Positivism is based on the assumption that reality is objective and can be observed, measured, and analysed using empirical evidence. According to Saunders, Lewis, and Thornhill (2019), positivist research focuses on collecting quantitative data and applying statistical techniques to test hypotheses and establish relationships between measurable variables. Similarly, Creswell and Creswell (2017) explain that positivism is appropriate for studies that seek to examine cause-and-effect relationships through objective measurement and empirical testing.</w:t>
      </w:r>
    </w:p>
    <w:p w14:paraId="5BA68107" w14:textId="77777777" w:rsidR="00876FDD" w:rsidRPr="00876FDD" w:rsidDel="0074540C" w:rsidRDefault="00876FDD" w:rsidP="00876FDD">
      <w:pPr>
        <w:spacing w:line="360" w:lineRule="auto"/>
        <w:rPr>
          <w:del w:id="724" w:author="JAGADEESHWAR REDDY" w:date="2026-07-29T02:23:00Z" w16du:dateUtc="2026-07-28T20:53:00Z"/>
          <w:rFonts w:ascii="Times New Roman" w:hAnsi="Times New Roman" w:cs="Times New Roman"/>
          <w:sz w:val="24"/>
          <w:szCs w:val="24"/>
          <w:lang w:val="en-IN"/>
        </w:rPr>
      </w:pPr>
      <w:r w:rsidRPr="00876FDD">
        <w:rPr>
          <w:rFonts w:ascii="Times New Roman" w:hAnsi="Times New Roman" w:cs="Times New Roman"/>
          <w:sz w:val="24"/>
          <w:szCs w:val="24"/>
          <w:lang w:val="en-IN"/>
        </w:rPr>
        <w:t>The present study adopts the positivist philosophy because it investigates the relationship between inventory management efficiency, working capital efficiency, and firm performance using quantitative financial data collected from publicly listed companies. Since the research aims to test hypotheses developed from existing theories and determine statistically significant relationships among measurable variables, the positivist philosophical lens is the most appropriate. This approach ensures objectivity, minimizes researcher bias, and allows the findings to be generalized within the context of the selected firms (Saunders et al., 2019; Creswell &amp; Creswell, 2017).</w:t>
      </w:r>
    </w:p>
    <w:p w14:paraId="4D0A6AD3" w14:textId="77777777" w:rsidR="00A56B7A" w:rsidRPr="00E1229B" w:rsidRDefault="00A56B7A">
      <w:pPr>
        <w:spacing w:line="360" w:lineRule="auto"/>
        <w:pPrChange w:id="725" w:author="JAGADEESHWAR REDDY" w:date="2026-07-29T02:23:00Z" w16du:dateUtc="2026-07-28T20:53:00Z">
          <w:pPr>
            <w:pStyle w:val="Heading2"/>
          </w:pPr>
        </w:pPrChange>
      </w:pPr>
    </w:p>
    <w:p w14:paraId="7F32B7DD" w14:textId="7E86CD43" w:rsidR="00BA4795" w:rsidRPr="00DE4EA1" w:rsidRDefault="00136FA7" w:rsidP="001825CD">
      <w:pPr>
        <w:pStyle w:val="Heading2"/>
        <w:rPr>
          <w:rFonts w:ascii="Times New Roman" w:hAnsi="Times New Roman" w:cs="Times New Roman"/>
          <w:b/>
          <w:bCs/>
          <w:color w:val="000000" w:themeColor="text1"/>
          <w:sz w:val="28"/>
          <w:szCs w:val="28"/>
        </w:rPr>
      </w:pPr>
      <w:bookmarkStart w:id="726" w:name="_Toc239204313"/>
      <w:r w:rsidRPr="00DE4EA1">
        <w:rPr>
          <w:rFonts w:ascii="Times New Roman" w:hAnsi="Times New Roman" w:cs="Times New Roman"/>
          <w:b/>
          <w:bCs/>
          <w:color w:val="000000" w:themeColor="text1"/>
          <w:sz w:val="28"/>
          <w:szCs w:val="28"/>
        </w:rPr>
        <w:t>4.3 Research Approach</w:t>
      </w:r>
      <w:bookmarkEnd w:id="726"/>
    </w:p>
    <w:p w14:paraId="3044BA4F" w14:textId="0E69F359" w:rsidR="00A56B7A" w:rsidRPr="00E1229B" w:rsidRDefault="00A56B7A" w:rsidP="00A56B7A">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 xml:space="preserve">This study uses a research approach. This approach means </w:t>
      </w:r>
      <w:r w:rsidR="00CB1AA1">
        <w:rPr>
          <w:rFonts w:ascii="Times New Roman" w:hAnsi="Times New Roman" w:cs="Times New Roman"/>
          <w:sz w:val="24"/>
          <w:szCs w:val="24"/>
          <w:lang w:val="en-IN"/>
        </w:rPr>
        <w:t>I</w:t>
      </w:r>
      <w:r w:rsidRPr="00E1229B">
        <w:rPr>
          <w:rFonts w:ascii="Times New Roman" w:hAnsi="Times New Roman" w:cs="Times New Roman"/>
          <w:sz w:val="24"/>
          <w:szCs w:val="24"/>
          <w:lang w:val="en-IN"/>
        </w:rPr>
        <w:t xml:space="preserve"> start with ideas from existing theories and what people have found out before and then </w:t>
      </w:r>
      <w:r w:rsidR="00CB1AA1">
        <w:rPr>
          <w:rFonts w:ascii="Times New Roman" w:hAnsi="Times New Roman" w:cs="Times New Roman"/>
          <w:sz w:val="24"/>
          <w:szCs w:val="24"/>
          <w:lang w:val="en-IN"/>
        </w:rPr>
        <w:t>I</w:t>
      </w:r>
      <w:r w:rsidRPr="00E1229B">
        <w:rPr>
          <w:rFonts w:ascii="Times New Roman" w:hAnsi="Times New Roman" w:cs="Times New Roman"/>
          <w:sz w:val="24"/>
          <w:szCs w:val="24"/>
          <w:lang w:val="en-IN"/>
        </w:rPr>
        <w:t xml:space="preserve"> test these ideas with the data </w:t>
      </w:r>
      <w:r w:rsidR="00CB1AA1">
        <w:rPr>
          <w:rFonts w:ascii="Times New Roman" w:hAnsi="Times New Roman" w:cs="Times New Roman"/>
          <w:sz w:val="24"/>
          <w:szCs w:val="24"/>
          <w:lang w:val="en-IN"/>
        </w:rPr>
        <w:t>I</w:t>
      </w:r>
      <w:r w:rsidRPr="00E1229B">
        <w:rPr>
          <w:rFonts w:ascii="Times New Roman" w:hAnsi="Times New Roman" w:cs="Times New Roman"/>
          <w:sz w:val="24"/>
          <w:szCs w:val="24"/>
          <w:lang w:val="en-IN"/>
        </w:rPr>
        <w:t xml:space="preserve"> collect.</w:t>
      </w:r>
    </w:p>
    <w:p w14:paraId="03BB79C1" w14:textId="4228AB38" w:rsidR="00A56B7A" w:rsidRPr="00E1229B" w:rsidRDefault="0026579E" w:rsidP="00A56B7A">
      <w:pPr>
        <w:spacing w:line="360" w:lineRule="auto"/>
        <w:rPr>
          <w:rFonts w:ascii="Times New Roman" w:hAnsi="Times New Roman" w:cs="Times New Roman"/>
          <w:sz w:val="24"/>
          <w:szCs w:val="24"/>
          <w:lang w:val="en-IN"/>
        </w:rPr>
      </w:pPr>
      <w:r w:rsidRPr="0026579E">
        <w:rPr>
          <w:rFonts w:ascii="Times New Roman" w:hAnsi="Times New Roman" w:cs="Times New Roman"/>
          <w:sz w:val="24"/>
          <w:szCs w:val="24"/>
        </w:rPr>
        <w:t>The deductive research approach was selected because it is widely applied in quantitative business and management research to test hypotheses derived from established theories and previous empirical findings (Saunders, Lewis, &amp; Thornhill, 2019). According to Creswell and Creswell (2017), the deductive approach enables researchers to examine theoretical propositions using observable data and statistical analysis. This study is grounded in the Resource-Based View, Working Capital Management Theory, and Supply Chain Management Theory. Previous empirical studies have demonstrated that inventory management efficiency influences working capital efficiency and firm performance (Deloof, 2003; Gaur, Fisher &amp; Raman, 2005; Capkun, Hameri &amp; Weiss, 2009). Therefore, the hypotheses developed in this study are tested using firm-level financial data.</w:t>
      </w:r>
      <w:commentRangeStart w:id="727"/>
      <w:r w:rsidR="00FC720A">
        <w:rPr>
          <w:rFonts w:ascii="Times New Roman" w:hAnsi="Times New Roman" w:cs="Times New Roman"/>
          <w:sz w:val="24"/>
          <w:szCs w:val="24"/>
          <w:lang w:val="en-IN"/>
        </w:rPr>
        <w:t>I</w:t>
      </w:r>
      <w:r w:rsidR="00A56B7A" w:rsidRPr="00E1229B">
        <w:rPr>
          <w:rFonts w:ascii="Times New Roman" w:hAnsi="Times New Roman" w:cs="Times New Roman"/>
          <w:sz w:val="24"/>
          <w:szCs w:val="24"/>
          <w:lang w:val="en-IN"/>
        </w:rPr>
        <w:t xml:space="preserve"> chose the approach because it is often used in finance, accounting and operations management research. This approach helps </w:t>
      </w:r>
      <w:r w:rsidR="00466D86">
        <w:rPr>
          <w:rFonts w:ascii="Times New Roman" w:hAnsi="Times New Roman" w:cs="Times New Roman"/>
          <w:sz w:val="24"/>
          <w:szCs w:val="24"/>
          <w:lang w:val="en-IN"/>
        </w:rPr>
        <w:t>me to</w:t>
      </w:r>
      <w:r w:rsidR="00A56B7A" w:rsidRPr="00E1229B">
        <w:rPr>
          <w:rFonts w:ascii="Times New Roman" w:hAnsi="Times New Roman" w:cs="Times New Roman"/>
          <w:sz w:val="24"/>
          <w:szCs w:val="24"/>
          <w:lang w:val="en-IN"/>
        </w:rPr>
        <w:t xml:space="preserve"> see if what we think is true really is true. It helps us understand how it works in real companies. The deductive research approach is a way to do this because it lets us look at how well our ideas fit, with what is happening in the real world.</w:t>
      </w:r>
      <w:commentRangeEnd w:id="727"/>
      <w:r w:rsidR="008B40A8" w:rsidRPr="00E1229B">
        <w:rPr>
          <w:rStyle w:val="CommentReference"/>
          <w:rFonts w:ascii="Times New Roman" w:hAnsi="Times New Roman" w:cs="Times New Roman"/>
          <w:sz w:val="24"/>
          <w:szCs w:val="24"/>
          <w:lang w:val="en-IN"/>
        </w:rPr>
        <w:commentReference w:id="727"/>
      </w:r>
    </w:p>
    <w:p w14:paraId="29F6DCDD" w14:textId="65441AEB" w:rsidR="001917C3" w:rsidRPr="00DE4EA1" w:rsidRDefault="00D13C98" w:rsidP="00DE4EA1">
      <w:pPr>
        <w:pStyle w:val="Heading2"/>
        <w:rPr>
          <w:rFonts w:ascii="Times New Roman" w:hAnsi="Times New Roman" w:cs="Times New Roman"/>
          <w:b/>
          <w:bCs/>
          <w:color w:val="000000" w:themeColor="text1"/>
          <w:sz w:val="28"/>
          <w:szCs w:val="28"/>
        </w:rPr>
      </w:pPr>
      <w:bookmarkStart w:id="728" w:name="_Toc239204314"/>
      <w:r w:rsidRPr="00DE4EA1">
        <w:rPr>
          <w:rFonts w:ascii="Times New Roman" w:hAnsi="Times New Roman" w:cs="Times New Roman"/>
          <w:b/>
          <w:bCs/>
          <w:color w:val="000000" w:themeColor="text1"/>
          <w:sz w:val="28"/>
          <w:szCs w:val="28"/>
        </w:rPr>
        <w:t>4.4 Research Design</w:t>
      </w:r>
      <w:bookmarkEnd w:id="728"/>
    </w:p>
    <w:p w14:paraId="26DF78B8" w14:textId="77777777" w:rsidR="00341E04" w:rsidRPr="00E1229B" w:rsidRDefault="00341E04" w:rsidP="00341E04">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study uses a research design that focuses on numbers. This design is called explanatory research. Quantitative research is about collecting and analyzing data to find patterns and relationships between different things.</w:t>
      </w:r>
    </w:p>
    <w:p w14:paraId="6626E12A" w14:textId="77777777" w:rsidR="00341E04" w:rsidRPr="00E1229B" w:rsidRDefault="00341E04" w:rsidP="00341E04">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explanatory design is used because the main goal of the study is to understand how inventory management efficiency, working capital efficiency and company performance are related. Inventory management efficiency and working capital efficiency are important.</w:t>
      </w:r>
    </w:p>
    <w:p w14:paraId="7C98FC8B" w14:textId="77777777" w:rsidR="00341E04" w:rsidRPr="00E1229B" w:rsidRDefault="00341E04" w:rsidP="00341E04">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study uses a type of data called panel data. This type of data combines information from companies over several years. This is useful because it allows the study to look at how different companies do things and how they change over time.</w:t>
      </w:r>
    </w:p>
    <w:p w14:paraId="141D5D1B" w14:textId="77777777" w:rsidR="00341E04" w:rsidRPr="00E1229B" w:rsidRDefault="00341E04" w:rsidP="00341E04">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Using panel data has some advantages. It gives information to analyze, which makes the results more reliable. It also helps to account for things that're different about each company that might affect how well they do.</w:t>
      </w:r>
    </w:p>
    <w:p w14:paraId="45898AFB" w14:textId="734C1A01" w:rsidR="00341E04" w:rsidRPr="00E1229B" w:rsidRDefault="00341E04" w:rsidP="00341E04">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study looks at 15 retail and FMCG companies over 15 years from 2010 to 2025. This gives a lot of information 2</w:t>
      </w:r>
      <w:ins w:id="729" w:author="JAGADEESHWAR REDDY" w:date="2026-08-26T01:01:00Z" w16du:dateUtc="2026-08-25T19:31:00Z">
        <w:r w:rsidR="00794FAB">
          <w:rPr>
            <w:rFonts w:ascii="Times New Roman" w:hAnsi="Times New Roman" w:cs="Times New Roman"/>
            <w:sz w:val="24"/>
            <w:szCs w:val="24"/>
            <w:lang w:val="en-IN"/>
          </w:rPr>
          <w:t>38</w:t>
        </w:r>
      </w:ins>
      <w:del w:id="730" w:author="JAGADEESHWAR REDDY" w:date="2026-08-26T01:01:00Z" w16du:dateUtc="2026-08-25T19:31:00Z">
        <w:r w:rsidRPr="00E1229B" w:rsidDel="00794FAB">
          <w:rPr>
            <w:rFonts w:ascii="Times New Roman" w:hAnsi="Times New Roman" w:cs="Times New Roman"/>
            <w:sz w:val="24"/>
            <w:szCs w:val="24"/>
            <w:lang w:val="en-IN"/>
          </w:rPr>
          <w:delText>40</w:delText>
        </w:r>
      </w:del>
      <w:r w:rsidRPr="00E1229B">
        <w:rPr>
          <w:rFonts w:ascii="Times New Roman" w:hAnsi="Times New Roman" w:cs="Times New Roman"/>
          <w:sz w:val="24"/>
          <w:szCs w:val="24"/>
          <w:lang w:val="en-IN"/>
        </w:rPr>
        <w:t xml:space="preserve"> company-year observations. This information helps to understand how inventory management efficiency affects working capital and company performance over time. Inventory management efficiency and working capital efficiency are key.</w:t>
      </w:r>
    </w:p>
    <w:p w14:paraId="4B2B9D60" w14:textId="6024A6BE" w:rsidR="0026579E" w:rsidRPr="0026579E" w:rsidRDefault="0026579E" w:rsidP="0026579E">
      <w:pPr>
        <w:spacing w:line="360" w:lineRule="auto"/>
        <w:rPr>
          <w:rFonts w:ascii="Times New Roman" w:hAnsi="Times New Roman" w:cs="Times New Roman"/>
          <w:sz w:val="24"/>
          <w:szCs w:val="24"/>
          <w:lang w:val="en-IN"/>
        </w:rPr>
      </w:pPr>
      <w:r w:rsidRPr="0026579E">
        <w:rPr>
          <w:rFonts w:ascii="Times New Roman" w:hAnsi="Times New Roman" w:cs="Times New Roman"/>
          <w:sz w:val="24"/>
          <w:szCs w:val="24"/>
          <w:lang w:val="en-IN"/>
        </w:rPr>
        <w:t>The longitudinal nature of the dataset enables the examination of the impact of inventory management efficiency on working capital efficiency and firm performance over time. The panel dataset employed in this study consists of fifteen listed retail and Fast-Moving Consumer Goods (FMCG) companies observed over the period 2010–2025, generating</w:t>
      </w:r>
      <w:ins w:id="731" w:author="JAGADEESHWAR REDDY" w:date="2026-08-26T01:02:00Z" w16du:dateUtc="2026-08-25T19:32:00Z">
        <w:r w:rsidR="0085318A">
          <w:rPr>
            <w:rFonts w:ascii="Times New Roman" w:hAnsi="Times New Roman" w:cs="Times New Roman"/>
            <w:sz w:val="24"/>
            <w:szCs w:val="24"/>
            <w:lang w:val="en-IN"/>
          </w:rPr>
          <w:t xml:space="preserve"> </w:t>
        </w:r>
      </w:ins>
      <w:del w:id="732" w:author="JAGADEESHWAR REDDY" w:date="2026-08-26T01:02:00Z" w16du:dateUtc="2026-08-25T19:32:00Z">
        <w:r w:rsidRPr="0026579E" w:rsidDel="0085318A">
          <w:rPr>
            <w:rFonts w:ascii="Times New Roman" w:hAnsi="Times New Roman" w:cs="Times New Roman"/>
            <w:sz w:val="24"/>
            <w:szCs w:val="24"/>
            <w:lang w:val="en-IN"/>
          </w:rPr>
          <w:delText xml:space="preserve"> approximately </w:delText>
        </w:r>
      </w:del>
      <w:r w:rsidRPr="0026579E">
        <w:rPr>
          <w:rFonts w:ascii="Times New Roman" w:hAnsi="Times New Roman" w:cs="Times New Roman"/>
          <w:sz w:val="24"/>
          <w:szCs w:val="24"/>
          <w:lang w:val="en-IN"/>
        </w:rPr>
        <w:t>2</w:t>
      </w:r>
      <w:ins w:id="733" w:author="JAGADEESHWAR REDDY" w:date="2026-08-26T01:02:00Z" w16du:dateUtc="2026-08-25T19:32:00Z">
        <w:r w:rsidR="0085318A">
          <w:rPr>
            <w:rFonts w:ascii="Times New Roman" w:hAnsi="Times New Roman" w:cs="Times New Roman"/>
            <w:sz w:val="24"/>
            <w:szCs w:val="24"/>
            <w:lang w:val="en-IN"/>
          </w:rPr>
          <w:t>38</w:t>
        </w:r>
      </w:ins>
      <w:del w:id="734" w:author="JAGADEESHWAR REDDY" w:date="2026-08-26T01:02:00Z" w16du:dateUtc="2026-08-25T19:32:00Z">
        <w:r w:rsidRPr="0026579E" w:rsidDel="0085318A">
          <w:rPr>
            <w:rFonts w:ascii="Times New Roman" w:hAnsi="Times New Roman" w:cs="Times New Roman"/>
            <w:sz w:val="24"/>
            <w:szCs w:val="24"/>
            <w:lang w:val="en-IN"/>
          </w:rPr>
          <w:delText>40</w:delText>
        </w:r>
      </w:del>
      <w:r w:rsidRPr="0026579E">
        <w:rPr>
          <w:rFonts w:ascii="Times New Roman" w:hAnsi="Times New Roman" w:cs="Times New Roman"/>
          <w:sz w:val="24"/>
          <w:szCs w:val="24"/>
          <w:lang w:val="en-IN"/>
        </w:rPr>
        <w:t xml:space="preserve"> firm-year observations</w:t>
      </w:r>
      <w:ins w:id="735" w:author="JAGADEESHWAR REDDY" w:date="2026-08-26T01:02:00Z" w16du:dateUtc="2026-08-25T19:32:00Z">
        <w:r w:rsidR="00F57B2D">
          <w:rPr>
            <w:rFonts w:ascii="Times New Roman" w:hAnsi="Times New Roman" w:cs="Times New Roman"/>
            <w:sz w:val="24"/>
            <w:szCs w:val="24"/>
            <w:lang w:val="en-IN"/>
          </w:rPr>
          <w:t xml:space="preserve"> </w:t>
        </w:r>
      </w:ins>
      <w:ins w:id="736" w:author="JAGADEESHWAR REDDY" w:date="2026-08-26T01:02:00Z">
        <w:r w:rsidR="00F57B2D" w:rsidRPr="00F57B2D">
          <w:rPr>
            <w:rFonts w:ascii="Times New Roman" w:hAnsi="Times New Roman" w:cs="Times New Roman"/>
            <w:sz w:val="24"/>
            <w:szCs w:val="24"/>
          </w:rPr>
          <w:t>used in the statistical analysis</w:t>
        </w:r>
      </w:ins>
      <w:r w:rsidRPr="0026579E">
        <w:rPr>
          <w:rFonts w:ascii="Times New Roman" w:hAnsi="Times New Roman" w:cs="Times New Roman"/>
          <w:sz w:val="24"/>
          <w:szCs w:val="24"/>
          <w:lang w:val="en-IN"/>
        </w:rPr>
        <w:t xml:space="preserve">. The study adopts a quantitative explanatory research design and utilizes panel data, which combines cross-sectional observations from multiple firms with time-series observations over several years. The study is primarily concerned with examining the relationships between inventory management efficiency, working capital efficiency, and firm performance. According to Baltagi (2021), panel data offers several advantages over purely cross-sectional or time-series data by increasing the number of observations, improving statistical efficiency, controlling for firm-specific characteristics, and capturing changes within firms over time. Therefore, the explanatory research design is appropriate because it enables the study to examine and explain the relationships among inventory management efficiency, working capital efficiency, and firm performance using quantitative panel data. </w:t>
      </w:r>
    </w:p>
    <w:p w14:paraId="37F37A3C" w14:textId="77777777" w:rsidR="00003871" w:rsidRDefault="00003871" w:rsidP="00341E04">
      <w:pPr>
        <w:spacing w:line="360" w:lineRule="auto"/>
        <w:rPr>
          <w:rFonts w:ascii="Times New Roman" w:hAnsi="Times New Roman" w:cs="Times New Roman"/>
          <w:sz w:val="24"/>
          <w:szCs w:val="24"/>
          <w:lang w:val="en-IN"/>
        </w:rPr>
      </w:pPr>
    </w:p>
    <w:p w14:paraId="72EA0958" w14:textId="13080BA3" w:rsidR="001E5F4D" w:rsidRPr="00A72BB9" w:rsidRDefault="00D91B88" w:rsidP="00A72BB9">
      <w:pPr>
        <w:pStyle w:val="Heading2"/>
        <w:rPr>
          <w:rFonts w:ascii="Times New Roman" w:hAnsi="Times New Roman" w:cs="Times New Roman"/>
          <w:b/>
          <w:bCs/>
          <w:color w:val="000000" w:themeColor="text1"/>
          <w:sz w:val="28"/>
          <w:szCs w:val="28"/>
        </w:rPr>
      </w:pPr>
      <w:bookmarkStart w:id="737" w:name="_Toc239204315"/>
      <w:r w:rsidRPr="00E1229B">
        <w:rPr>
          <w:rFonts w:ascii="Times New Roman" w:hAnsi="Times New Roman" w:cs="Times New Roman"/>
          <w:b/>
          <w:bCs/>
          <w:color w:val="000000" w:themeColor="text1"/>
          <w:sz w:val="28"/>
          <w:szCs w:val="28"/>
        </w:rPr>
        <w:t>4.5 Data Collection Method</w:t>
      </w:r>
      <w:bookmarkEnd w:id="737"/>
    </w:p>
    <w:p w14:paraId="15DFD136" w14:textId="0F8F64BA" w:rsidR="00EC1E52" w:rsidRPr="00E1229B" w:rsidRDefault="00EC1E52" w:rsidP="00EC1E52">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 xml:space="preserve">This study uses information from company financial reports. This kind of information is good for this research because it is factual, trustworthy and shows past data. This helps to study how well companies manage their inventory and working capital and how that affects their performance. According to </w:t>
      </w:r>
      <w:r w:rsidR="008D0DF0" w:rsidRPr="00E1229B">
        <w:rPr>
          <w:rFonts w:ascii="Times New Roman" w:hAnsi="Times New Roman" w:cs="Times New Roman"/>
          <w:color w:val="4C94D8" w:themeColor="text2" w:themeTint="80"/>
          <w:sz w:val="24"/>
          <w:szCs w:val="24"/>
          <w:lang w:val="en-IN"/>
        </w:rPr>
        <w:t>(</w:t>
      </w:r>
      <w:r w:rsidRPr="00E1229B">
        <w:rPr>
          <w:rFonts w:ascii="Times New Roman" w:hAnsi="Times New Roman" w:cs="Times New Roman"/>
          <w:color w:val="4C94D8" w:themeColor="text2" w:themeTint="80"/>
          <w:sz w:val="24"/>
          <w:szCs w:val="24"/>
          <w:lang w:val="en-IN"/>
        </w:rPr>
        <w:t xml:space="preserve">Saunders et al. 2019) </w:t>
      </w:r>
      <w:r w:rsidRPr="00E1229B">
        <w:rPr>
          <w:rFonts w:ascii="Times New Roman" w:hAnsi="Times New Roman" w:cs="Times New Roman"/>
          <w:sz w:val="24"/>
          <w:szCs w:val="24"/>
          <w:lang w:val="en-IN"/>
        </w:rPr>
        <w:t>Using existing data is especially helpful in business research because it lets researchers look at lots of data from companies over a long time.</w:t>
      </w:r>
    </w:p>
    <w:p w14:paraId="6EC503DE" w14:textId="2F9F4828" w:rsidR="001A19AA" w:rsidRPr="001A19AA" w:rsidRDefault="00EC1E52" w:rsidP="001A19AA">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financial information comes from the United States Securities and Exchange Commission (SEC) EDGAR database</w:t>
      </w:r>
      <w:r w:rsidR="001A19AA">
        <w:rPr>
          <w:rFonts w:ascii="Times New Roman" w:hAnsi="Times New Roman" w:cs="Times New Roman"/>
          <w:sz w:val="24"/>
          <w:szCs w:val="24"/>
          <w:lang w:val="en-IN"/>
        </w:rPr>
        <w:t xml:space="preserve"> (</w:t>
      </w:r>
      <w:hyperlink r:id="rId14" w:history="1">
        <w:r w:rsidR="001A19AA" w:rsidRPr="001A19AA">
          <w:rPr>
            <w:rStyle w:val="Hyperlink"/>
            <w:rFonts w:ascii="Times New Roman" w:hAnsi="Times New Roman" w:cs="Times New Roman"/>
            <w:sz w:val="24"/>
            <w:szCs w:val="24"/>
            <w:lang w:val="en-IN"/>
          </w:rPr>
          <w:t>https://www.sec.gov/</w:t>
        </w:r>
      </w:hyperlink>
      <w:r w:rsidR="001A19AA">
        <w:rPr>
          <w:lang w:val="en-IN"/>
        </w:rPr>
        <w:t>)</w:t>
      </w:r>
    </w:p>
    <w:p w14:paraId="4669B7A5" w14:textId="173250EA" w:rsidR="00EC1E52" w:rsidRDefault="00EC1E52" w:rsidP="00EC1E52">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 The SEC database has reports and financial statements from public companies making it a reliable source for accounting, finance and supply chain management research.</w:t>
      </w:r>
    </w:p>
    <w:p w14:paraId="60B7032A" w14:textId="77777777" w:rsidR="00EC1E52" w:rsidRPr="00E1229B" w:rsidRDefault="00EC1E52" w:rsidP="00EC1E52">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data comes from these statements:</w:t>
      </w:r>
    </w:p>
    <w:p w14:paraId="6801545F" w14:textId="3388DA49" w:rsidR="00EC1E52" w:rsidRPr="00E1229B" w:rsidRDefault="00EC1E52"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Consolidated Balance Sheets</w:t>
      </w:r>
    </w:p>
    <w:p w14:paraId="160EB2DB" w14:textId="01A63741" w:rsidR="00EC1E52" w:rsidRPr="00E1229B" w:rsidRDefault="00EC1E52"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Consolidated Statements of Income</w:t>
      </w:r>
    </w:p>
    <w:p w14:paraId="4CF03614" w14:textId="129CDE47" w:rsidR="00EC1E52" w:rsidRPr="00E1229B" w:rsidRDefault="00EC1E52"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Consolidated Statements of Cash Flows</w:t>
      </w:r>
    </w:p>
    <w:p w14:paraId="365771C9" w14:textId="73DD3E47" w:rsidR="00EC1E52" w:rsidRDefault="00EC1E52" w:rsidP="00EC1E52">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These statements have the financial information needed to calculate inventory management, working capital and company performance. Using audited statements makes the data more reliable and reduces mistakes.</w:t>
      </w:r>
      <w:ins w:id="738" w:author="JAGADEESHWAR REDDY" w:date="2026-09-02T01:01:00Z" w16du:dateUtc="2026-09-01T19:31:00Z">
        <w:r w:rsidR="00C46043">
          <w:rPr>
            <w:rFonts w:ascii="Times New Roman" w:hAnsi="Times New Roman" w:cs="Times New Roman"/>
            <w:sz w:val="24"/>
            <w:szCs w:val="24"/>
            <w:lang w:val="en-IN"/>
          </w:rPr>
          <w:t xml:space="preserve"> </w:t>
        </w:r>
      </w:ins>
      <w:ins w:id="739" w:author="JAGADEESHWAR REDDY" w:date="2026-09-02T01:01:00Z">
        <w:r w:rsidR="00C46043" w:rsidRPr="00C46043">
          <w:rPr>
            <w:rFonts w:ascii="Times New Roman" w:hAnsi="Times New Roman" w:cs="Times New Roman"/>
            <w:sz w:val="24"/>
            <w:szCs w:val="24"/>
          </w:rPr>
          <w:t>More details about the companies included in the study and the sources used to collect the financial data are provided in Appendix A.</w:t>
        </w:r>
      </w:ins>
    </w:p>
    <w:p w14:paraId="690B7715" w14:textId="77777777" w:rsidR="00E85AA9" w:rsidRPr="00E1229B" w:rsidRDefault="00E85AA9" w:rsidP="00C8338B">
      <w:pPr>
        <w:pStyle w:val="Heading2"/>
        <w:rPr>
          <w:rFonts w:ascii="Times New Roman" w:hAnsi="Times New Roman" w:cs="Times New Roman"/>
          <w:b/>
          <w:bCs/>
          <w:color w:val="000000" w:themeColor="text1"/>
          <w:sz w:val="28"/>
          <w:szCs w:val="28"/>
        </w:rPr>
      </w:pPr>
      <w:bookmarkStart w:id="740" w:name="_Toc239204316"/>
      <w:r w:rsidRPr="00E1229B">
        <w:rPr>
          <w:rFonts w:ascii="Times New Roman" w:hAnsi="Times New Roman" w:cs="Times New Roman"/>
          <w:b/>
          <w:bCs/>
          <w:color w:val="000000" w:themeColor="text1"/>
          <w:sz w:val="28"/>
          <w:szCs w:val="28"/>
        </w:rPr>
        <w:t>4.6 Sample Selection</w:t>
      </w:r>
      <w:bookmarkEnd w:id="740"/>
    </w:p>
    <w:p w14:paraId="77E44687" w14:textId="77777777" w:rsidR="00E85AA9" w:rsidRPr="00E85AA9" w:rsidRDefault="00E85AA9" w:rsidP="00E85AA9">
      <w:pPr>
        <w:spacing w:line="360" w:lineRule="auto"/>
        <w:rPr>
          <w:rFonts w:ascii="Times New Roman" w:hAnsi="Times New Roman" w:cs="Times New Roman"/>
          <w:sz w:val="24"/>
          <w:szCs w:val="24"/>
          <w:lang w:val="en-IN"/>
        </w:rPr>
      </w:pPr>
      <w:r w:rsidRPr="00E85AA9">
        <w:rPr>
          <w:rFonts w:ascii="Times New Roman" w:hAnsi="Times New Roman" w:cs="Times New Roman"/>
          <w:sz w:val="24"/>
          <w:szCs w:val="24"/>
          <w:lang w:val="en-IN"/>
        </w:rPr>
        <w:t>The sample has fifteen companies in the retail and fast-moving consumer goods (FMCG) sectors. These industries were chosen because managing inventory is a part of their operations and financial performance. Retail and FMCG companies usually have a lot of inventory. Deal with issues like changing demand, managing stock and allocating working capital. This makes them examples for studying the research objectives.</w:t>
      </w:r>
    </w:p>
    <w:p w14:paraId="0B72AA73" w14:textId="77777777" w:rsidR="00E85AA9" w:rsidRPr="00E85AA9" w:rsidRDefault="00E85AA9" w:rsidP="00E85AA9">
      <w:pPr>
        <w:spacing w:line="360" w:lineRule="auto"/>
        <w:rPr>
          <w:rFonts w:ascii="Times New Roman" w:hAnsi="Times New Roman" w:cs="Times New Roman"/>
          <w:sz w:val="24"/>
          <w:szCs w:val="24"/>
          <w:lang w:val="en-IN"/>
        </w:rPr>
      </w:pPr>
      <w:r w:rsidRPr="00E85AA9">
        <w:rPr>
          <w:rFonts w:ascii="Times New Roman" w:hAnsi="Times New Roman" w:cs="Times New Roman"/>
          <w:sz w:val="24"/>
          <w:szCs w:val="24"/>
          <w:lang w:val="en-IN"/>
        </w:rPr>
        <w:t>The sample was chosen using sampling based on these criteria:</w:t>
      </w:r>
    </w:p>
    <w:p w14:paraId="4901A590" w14:textId="1CFFD33A" w:rsidR="00E85AA9" w:rsidRPr="00E1229B" w:rsidRDefault="00E85AA9"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The company is in the FMCG industry.</w:t>
      </w:r>
    </w:p>
    <w:p w14:paraId="5F397075" w14:textId="20E5CCD5" w:rsidR="00E85AA9" w:rsidRPr="00E1229B" w:rsidRDefault="00E85AA9"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Financial information is available for the study period.</w:t>
      </w:r>
    </w:p>
    <w:p w14:paraId="399C2EF7" w14:textId="272BD36D" w:rsidR="00E85AA9" w:rsidRPr="00E1229B" w:rsidRDefault="00E85AA9"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The company provides data to calculate the variables used in the study.</w:t>
      </w:r>
    </w:p>
    <w:p w14:paraId="37C29A3D" w14:textId="68797D40" w:rsidR="00E85AA9" w:rsidRPr="00E1229B" w:rsidRDefault="00E85AA9"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The company was operational during the observation period.</w:t>
      </w:r>
    </w:p>
    <w:p w14:paraId="3FA3EE34" w14:textId="1E4C0C04" w:rsidR="00E85AA9" w:rsidRPr="00E85AA9" w:rsidRDefault="00E85AA9" w:rsidP="00E85AA9">
      <w:pPr>
        <w:spacing w:line="360" w:lineRule="auto"/>
        <w:rPr>
          <w:rFonts w:ascii="Times New Roman" w:hAnsi="Times New Roman" w:cs="Times New Roman"/>
          <w:sz w:val="24"/>
          <w:szCs w:val="24"/>
          <w:lang w:val="en-IN"/>
        </w:rPr>
      </w:pPr>
      <w:r w:rsidRPr="00E85AA9">
        <w:rPr>
          <w:rFonts w:ascii="Times New Roman" w:hAnsi="Times New Roman" w:cs="Times New Roman"/>
          <w:sz w:val="24"/>
          <w:szCs w:val="24"/>
          <w:lang w:val="en-IN"/>
        </w:rPr>
        <w:t xml:space="preserve">The study looks at data from 2010 to 2025. This period was chosen to see long-term trends in inventory management and financial performance. It also provides data for statistical analysis. </w:t>
      </w:r>
      <w:ins w:id="741" w:author="JAGADEESHWAR REDDY" w:date="2026-08-26T01:03:00Z">
        <w:r w:rsidR="007C07EC" w:rsidRPr="007C07EC">
          <w:rPr>
            <w:rFonts w:ascii="Times New Roman" w:hAnsi="Times New Roman" w:cs="Times New Roman"/>
            <w:sz w:val="24"/>
            <w:szCs w:val="24"/>
          </w:rPr>
          <w:t>The final dataset consists of 238 firm-year observations used in the statistical analysis</w:t>
        </w:r>
      </w:ins>
      <w:del w:id="742" w:author="JAGADEESHWAR REDDY" w:date="2026-08-26T01:03:00Z" w16du:dateUtc="2026-08-25T19:33:00Z">
        <w:r w:rsidRPr="00E85AA9" w:rsidDel="007C07EC">
          <w:rPr>
            <w:rFonts w:ascii="Times New Roman" w:hAnsi="Times New Roman" w:cs="Times New Roman"/>
            <w:sz w:val="24"/>
            <w:szCs w:val="24"/>
            <w:lang w:val="en-IN"/>
          </w:rPr>
          <w:delText>The final dataset is expected to have</w:delText>
        </w:r>
      </w:del>
      <w:del w:id="743" w:author="JAGADEESHWAR REDDY" w:date="2026-08-19T00:21:00Z" w16du:dateUtc="2026-08-18T18:51:00Z">
        <w:r w:rsidRPr="00E85AA9" w:rsidDel="00EF5937">
          <w:rPr>
            <w:rFonts w:ascii="Times New Roman" w:hAnsi="Times New Roman" w:cs="Times New Roman"/>
            <w:sz w:val="24"/>
            <w:szCs w:val="24"/>
            <w:lang w:val="en-IN"/>
          </w:rPr>
          <w:delText xml:space="preserve">, </w:delText>
        </w:r>
      </w:del>
      <w:del w:id="744" w:author="JAGADEESHWAR REDDY" w:date="2026-08-26T01:03:00Z" w16du:dateUtc="2026-08-25T19:33:00Z">
        <w:r w:rsidRPr="00E85AA9" w:rsidDel="007C07EC">
          <w:rPr>
            <w:rFonts w:ascii="Times New Roman" w:hAnsi="Times New Roman" w:cs="Times New Roman"/>
            <w:sz w:val="24"/>
            <w:szCs w:val="24"/>
            <w:lang w:val="en-IN"/>
          </w:rPr>
          <w:delText>around 240 company-year observations</w:delText>
        </w:r>
      </w:del>
      <w:r w:rsidRPr="00E85AA9">
        <w:rPr>
          <w:rFonts w:ascii="Times New Roman" w:hAnsi="Times New Roman" w:cs="Times New Roman"/>
          <w:sz w:val="24"/>
          <w:szCs w:val="24"/>
          <w:lang w:val="en-IN"/>
        </w:rPr>
        <w:t>.</w:t>
      </w:r>
    </w:p>
    <w:p w14:paraId="304554B4" w14:textId="45CBFBC7" w:rsidR="00E85AA9" w:rsidRPr="00C8338B" w:rsidRDefault="00855438" w:rsidP="00C8338B">
      <w:pPr>
        <w:pStyle w:val="Heading2"/>
        <w:rPr>
          <w:rFonts w:ascii="Times New Roman" w:hAnsi="Times New Roman" w:cs="Times New Roman"/>
          <w:b/>
          <w:bCs/>
          <w:color w:val="000000" w:themeColor="text1"/>
          <w:sz w:val="28"/>
          <w:szCs w:val="28"/>
        </w:rPr>
      </w:pPr>
      <w:bookmarkStart w:id="745" w:name="_Toc239204317"/>
      <w:r w:rsidRPr="00E1229B">
        <w:rPr>
          <w:rFonts w:ascii="Times New Roman" w:hAnsi="Times New Roman" w:cs="Times New Roman"/>
          <w:b/>
          <w:bCs/>
          <w:color w:val="000000" w:themeColor="text1"/>
          <w:sz w:val="28"/>
          <w:szCs w:val="28"/>
        </w:rPr>
        <w:t>4.7 Variable Measurement</w:t>
      </w:r>
      <w:bookmarkEnd w:id="745"/>
    </w:p>
    <w:p w14:paraId="5CB12EDD" w14:textId="02BA5617" w:rsidR="00963707" w:rsidRPr="00963707" w:rsidRDefault="00963707" w:rsidP="00963707">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w:t>
      </w:r>
      <w:r w:rsidRPr="00963707">
        <w:rPr>
          <w:rFonts w:ascii="Times New Roman" w:hAnsi="Times New Roman" w:cs="Times New Roman"/>
          <w:sz w:val="24"/>
          <w:szCs w:val="24"/>
          <w:lang w:val="en-IN"/>
        </w:rPr>
        <w:t>he study looks at how a company manages its inventory works with its money and does overall. It checks how these things are connected.</w:t>
      </w:r>
    </w:p>
    <w:p w14:paraId="3534D879" w14:textId="44567B10" w:rsidR="00963707" w:rsidRPr="00E1229B" w:rsidRDefault="00963707" w:rsidP="00963707">
      <w:pPr>
        <w:spacing w:line="360" w:lineRule="auto"/>
        <w:rPr>
          <w:rFonts w:ascii="Times New Roman" w:hAnsi="Times New Roman" w:cs="Times New Roman"/>
          <w:b/>
          <w:bCs/>
          <w:sz w:val="28"/>
          <w:szCs w:val="28"/>
          <w:lang w:val="en-IN"/>
        </w:rPr>
      </w:pPr>
      <w:r w:rsidRPr="00E1229B">
        <w:rPr>
          <w:rFonts w:ascii="Times New Roman" w:hAnsi="Times New Roman" w:cs="Times New Roman"/>
          <w:b/>
          <w:bCs/>
          <w:sz w:val="28"/>
          <w:szCs w:val="28"/>
          <w:lang w:val="en-IN"/>
        </w:rPr>
        <w:t>Variables</w:t>
      </w:r>
    </w:p>
    <w:p w14:paraId="7C881A1C" w14:textId="26E258FA" w:rsidR="00963707" w:rsidRPr="00963707" w:rsidRDefault="00963707" w:rsidP="00963707">
      <w:pPr>
        <w:spacing w:line="360" w:lineRule="auto"/>
        <w:rPr>
          <w:rFonts w:ascii="Times New Roman" w:hAnsi="Times New Roman" w:cs="Times New Roman"/>
          <w:sz w:val="24"/>
          <w:szCs w:val="24"/>
          <w:lang w:val="en-IN"/>
        </w:rPr>
      </w:pPr>
      <w:r w:rsidRPr="00963707">
        <w:rPr>
          <w:rFonts w:ascii="Times New Roman" w:hAnsi="Times New Roman" w:cs="Times New Roman"/>
          <w:sz w:val="24"/>
          <w:szCs w:val="24"/>
          <w:lang w:val="en-IN"/>
        </w:rPr>
        <w:t>The variables are grouped into:</w:t>
      </w:r>
    </w:p>
    <w:p w14:paraId="27953473" w14:textId="6BB5BF09" w:rsidR="00963707" w:rsidRPr="00E1229B" w:rsidRDefault="00963707"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Independent Variables</w:t>
      </w:r>
    </w:p>
    <w:p w14:paraId="7058BAFF" w14:textId="36436649" w:rsidR="00963707" w:rsidRPr="00E1229B" w:rsidRDefault="00963707"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Mediating Variables</w:t>
      </w:r>
    </w:p>
    <w:p w14:paraId="6B2B8E43" w14:textId="2067731A" w:rsidR="00DD56DF" w:rsidRPr="00E1229B" w:rsidRDefault="00963707" w:rsidP="00E1229B">
      <w:pPr>
        <w:pStyle w:val="ListParagraph"/>
        <w:numPr>
          <w:ilvl w:val="0"/>
          <w:numId w:val="1"/>
        </w:numPr>
        <w:spacing w:line="360" w:lineRule="auto"/>
        <w:rPr>
          <w:rFonts w:ascii="Times New Roman" w:hAnsi="Times New Roman" w:cs="Times New Roman"/>
        </w:rPr>
      </w:pPr>
      <w:r w:rsidRPr="00E1229B">
        <w:rPr>
          <w:rFonts w:ascii="Times New Roman" w:hAnsi="Times New Roman" w:cs="Times New Roman"/>
        </w:rPr>
        <w:t>Dependent Variable</w:t>
      </w:r>
      <w:r w:rsidR="00DD56DF" w:rsidRPr="00E1229B">
        <w:rPr>
          <w:rFonts w:ascii="Times New Roman" w:hAnsi="Times New Roman" w:cs="Times New Roman"/>
        </w:rPr>
        <w:t>s</w:t>
      </w:r>
    </w:p>
    <w:p w14:paraId="758A709F" w14:textId="61CF53E9" w:rsidR="00963707" w:rsidRPr="00E1229B" w:rsidDel="0018669D" w:rsidRDefault="00963707" w:rsidP="00E1229B">
      <w:pPr>
        <w:pStyle w:val="ListParagraph"/>
        <w:numPr>
          <w:ilvl w:val="0"/>
          <w:numId w:val="1"/>
        </w:numPr>
        <w:spacing w:line="360" w:lineRule="auto"/>
        <w:rPr>
          <w:del w:id="746" w:author="JAGADEESHWAR REDDY" w:date="2026-07-29T02:24:00Z" w16du:dateUtc="2026-07-28T20:54:00Z"/>
          <w:rFonts w:ascii="Times New Roman" w:hAnsi="Times New Roman" w:cs="Times New Roman"/>
        </w:rPr>
      </w:pPr>
      <w:r w:rsidRPr="00E1229B">
        <w:rPr>
          <w:rFonts w:ascii="Times New Roman" w:hAnsi="Times New Roman" w:cs="Times New Roman"/>
        </w:rPr>
        <w:t>Control Variables</w:t>
      </w:r>
    </w:p>
    <w:p w14:paraId="5B0F6970" w14:textId="77777777" w:rsidR="00963707" w:rsidRPr="0018669D" w:rsidRDefault="00963707">
      <w:pPr>
        <w:pStyle w:val="ListParagraph"/>
        <w:numPr>
          <w:ilvl w:val="0"/>
          <w:numId w:val="1"/>
        </w:numPr>
        <w:spacing w:line="360" w:lineRule="auto"/>
        <w:rPr>
          <w:rFonts w:ascii="Times New Roman" w:hAnsi="Times New Roman" w:cs="Times New Roman"/>
          <w:rPrChange w:id="747" w:author="JAGADEESHWAR REDDY" w:date="2026-07-29T02:24:00Z" w16du:dateUtc="2026-07-28T20:54:00Z">
            <w:rPr/>
          </w:rPrChange>
        </w:rPr>
        <w:pPrChange w:id="748" w:author="JAGADEESHWAR REDDY" w:date="2026-07-29T02:24:00Z" w16du:dateUtc="2026-07-28T20:54:00Z">
          <w:pPr>
            <w:spacing w:line="360" w:lineRule="auto"/>
          </w:pPr>
        </w:pPrChange>
      </w:pPr>
    </w:p>
    <w:p w14:paraId="145DF763" w14:textId="60D6937E" w:rsidR="00963707" w:rsidRPr="00963707"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8"/>
          <w:szCs w:val="28"/>
          <w:lang w:val="en-IN"/>
        </w:rPr>
        <w:t>Independent Variables</w:t>
      </w:r>
      <w:r w:rsidRPr="00E1229B">
        <w:rPr>
          <w:rFonts w:ascii="Times New Roman" w:hAnsi="Times New Roman" w:cs="Times New Roman"/>
          <w:sz w:val="28"/>
          <w:szCs w:val="28"/>
          <w:lang w:val="en-IN"/>
        </w:rPr>
        <w:t>:</w:t>
      </w:r>
      <w:r w:rsidRPr="00963707">
        <w:rPr>
          <w:rFonts w:ascii="Times New Roman" w:hAnsi="Times New Roman" w:cs="Times New Roman"/>
          <w:sz w:val="24"/>
          <w:szCs w:val="24"/>
          <w:lang w:val="en-IN"/>
        </w:rPr>
        <w:t xml:space="preserve"> Inventory Management Efficiency</w:t>
      </w:r>
    </w:p>
    <w:p w14:paraId="3159EBEE" w14:textId="4EFFF54D" w:rsidR="00963707" w:rsidRPr="00963707" w:rsidRDefault="00963707" w:rsidP="00963707">
      <w:pPr>
        <w:spacing w:line="360" w:lineRule="auto"/>
        <w:rPr>
          <w:rFonts w:ascii="Times New Roman" w:hAnsi="Times New Roman" w:cs="Times New Roman"/>
          <w:sz w:val="24"/>
          <w:szCs w:val="24"/>
          <w:lang w:val="en-IN"/>
        </w:rPr>
      </w:pPr>
      <w:r w:rsidRPr="00963707">
        <w:rPr>
          <w:rFonts w:ascii="Times New Roman" w:hAnsi="Times New Roman" w:cs="Times New Roman"/>
          <w:sz w:val="24"/>
          <w:szCs w:val="24"/>
          <w:lang w:val="en-IN"/>
        </w:rPr>
        <w:t>Inventory management efficiency is checked using three measures that many studies use.</w:t>
      </w:r>
    </w:p>
    <w:p w14:paraId="3536B3AA" w14:textId="691B8493" w:rsidR="00963707" w:rsidRPr="00963707" w:rsidRDefault="00963707" w:rsidP="00B7125B">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Inventory Turnover Ratio:</w:t>
      </w:r>
      <w:r w:rsidRPr="00963707">
        <w:rPr>
          <w:rFonts w:ascii="Times New Roman" w:hAnsi="Times New Roman" w:cs="Times New Roman"/>
          <w:sz w:val="24"/>
          <w:szCs w:val="24"/>
          <w:lang w:val="en-IN"/>
        </w:rPr>
        <w:t xml:space="preserve"> </w:t>
      </w:r>
      <w:r w:rsidR="00B7125B">
        <w:rPr>
          <w:rFonts w:ascii="Times New Roman" w:hAnsi="Times New Roman" w:cs="Times New Roman"/>
          <w:sz w:val="24"/>
          <w:szCs w:val="24"/>
          <w:lang w:val="en-IN"/>
        </w:rPr>
        <w:br/>
      </w:r>
      <w:r w:rsidR="00B7125B" w:rsidRPr="00B7125B">
        <w:rPr>
          <w:rFonts w:ascii="Times New Roman" w:hAnsi="Times New Roman" w:cs="Times New Roman"/>
          <w:sz w:val="24"/>
          <w:szCs w:val="24"/>
        </w:rPr>
        <w:t>Inventory Turnover Ratio is calculated by dividing the cost of goods sold by the average inventory. A higher inventory turnover ratio indicates more efficient inventory management (Gaur, Fisher &amp; Raman, 2005).</w:t>
      </w:r>
    </w:p>
    <w:p w14:paraId="5A141519"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Days Inventory Outstanding (DIO):</w:t>
      </w:r>
      <w:r w:rsidRPr="00963707">
        <w:rPr>
          <w:rFonts w:ascii="Times New Roman" w:hAnsi="Times New Roman" w:cs="Times New Roman"/>
          <w:sz w:val="24"/>
          <w:szCs w:val="24"/>
          <w:lang w:val="en-IN"/>
        </w:rPr>
        <w:t xml:space="preserve"> </w:t>
      </w:r>
    </w:p>
    <w:p w14:paraId="4CA8B21A" w14:textId="77777777" w:rsidR="00B7125B" w:rsidRPr="00B7125B" w:rsidRDefault="00B7125B" w:rsidP="00B7125B">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Days Inventory Outstanding (DIO) is calculated by dividing the average inventory by the cost of goods sold and multiplying the result by 365. Lower DIO values indicate that inventory is sold more quickly, reflecting greater inventory management efficiency (Capkun, Hameri &amp; Weiss, 2009).</w:t>
      </w:r>
    </w:p>
    <w:p w14:paraId="0084279D" w14:textId="77777777" w:rsidR="00B7125B" w:rsidRDefault="00963707" w:rsidP="00B7125B">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Inventory-to-Sales Ratio:</w:t>
      </w:r>
      <w:r w:rsidRPr="00963707">
        <w:rPr>
          <w:rFonts w:ascii="Times New Roman" w:hAnsi="Times New Roman" w:cs="Times New Roman"/>
          <w:sz w:val="24"/>
          <w:szCs w:val="24"/>
          <w:lang w:val="en-IN"/>
        </w:rPr>
        <w:t xml:space="preserve"> </w:t>
      </w:r>
    </w:p>
    <w:p w14:paraId="6748CD3F" w14:textId="77777777" w:rsidR="00372268" w:rsidRDefault="00B7125B" w:rsidP="00963707">
      <w:pPr>
        <w:spacing w:line="360" w:lineRule="auto"/>
        <w:rPr>
          <w:ins w:id="749" w:author="JAGADEESHWAR REDDY" w:date="2026-08-09T17:55:00Z" w16du:dateUtc="2026-08-09T12:25:00Z"/>
          <w:rFonts w:ascii="Times New Roman" w:hAnsi="Times New Roman" w:cs="Times New Roman"/>
          <w:sz w:val="24"/>
          <w:szCs w:val="24"/>
        </w:rPr>
      </w:pPr>
      <w:r w:rsidRPr="00B7125B">
        <w:rPr>
          <w:rFonts w:ascii="Times New Roman" w:hAnsi="Times New Roman" w:cs="Times New Roman"/>
          <w:sz w:val="24"/>
          <w:szCs w:val="24"/>
        </w:rPr>
        <w:t>The Inventory-to-Sales Ratio is calculated by dividing total inventory by total sales. A lower ratio indicates that inventory is being managed more efficiently relative to sales volume (Eroglu &amp; Hofer, 2011).</w:t>
      </w:r>
    </w:p>
    <w:p w14:paraId="555973F0" w14:textId="3ABC5D01" w:rsidR="00963707" w:rsidRPr="00963707"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8"/>
          <w:szCs w:val="28"/>
          <w:lang w:val="en-IN"/>
        </w:rPr>
        <w:t>Mediating Variables:</w:t>
      </w:r>
      <w:r w:rsidRPr="00963707">
        <w:rPr>
          <w:rFonts w:ascii="Times New Roman" w:hAnsi="Times New Roman" w:cs="Times New Roman"/>
          <w:sz w:val="24"/>
          <w:szCs w:val="24"/>
          <w:lang w:val="en-IN"/>
        </w:rPr>
        <w:t xml:space="preserve"> Working Capital Efficiency</w:t>
      </w:r>
    </w:p>
    <w:p w14:paraId="189B2C0F" w14:textId="6CABA729" w:rsidR="00963707" w:rsidRPr="00963707" w:rsidRDefault="00963707" w:rsidP="00963707">
      <w:pPr>
        <w:spacing w:line="360" w:lineRule="auto"/>
        <w:rPr>
          <w:rFonts w:ascii="Times New Roman" w:hAnsi="Times New Roman" w:cs="Times New Roman"/>
          <w:sz w:val="24"/>
          <w:szCs w:val="24"/>
          <w:lang w:val="en-IN"/>
        </w:rPr>
      </w:pPr>
      <w:r w:rsidRPr="00963707">
        <w:rPr>
          <w:rFonts w:ascii="Times New Roman" w:hAnsi="Times New Roman" w:cs="Times New Roman"/>
          <w:sz w:val="24"/>
          <w:szCs w:val="24"/>
          <w:lang w:val="en-IN"/>
        </w:rPr>
        <w:t>Working capital efficiency is checked using these measures.</w:t>
      </w:r>
    </w:p>
    <w:p w14:paraId="622CB4E6"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Net Working Capital (NWC):</w:t>
      </w:r>
      <w:r w:rsidRPr="00963707">
        <w:rPr>
          <w:rFonts w:ascii="Times New Roman" w:hAnsi="Times New Roman" w:cs="Times New Roman"/>
          <w:sz w:val="24"/>
          <w:szCs w:val="24"/>
          <w:lang w:val="en-IN"/>
        </w:rPr>
        <w:t xml:space="preserve"> </w:t>
      </w:r>
    </w:p>
    <w:p w14:paraId="2D037A15" w14:textId="77777777" w:rsidR="00B7125B" w:rsidRPr="00B7125B" w:rsidRDefault="00B7125B" w:rsidP="00B7125B">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Net Working Capital (NWC) is calculated by subtracting current liabilities from current assets. A higher NWC generally indicates a stronger ability to meet short-term financial obligations (Deloof, 2003).</w:t>
      </w:r>
    </w:p>
    <w:p w14:paraId="19C3A68C"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Net Working Capital to Total Assets Ratio:</w:t>
      </w:r>
      <w:r w:rsidRPr="00963707">
        <w:rPr>
          <w:rFonts w:ascii="Times New Roman" w:hAnsi="Times New Roman" w:cs="Times New Roman"/>
          <w:sz w:val="24"/>
          <w:szCs w:val="24"/>
          <w:lang w:val="en-IN"/>
        </w:rPr>
        <w:t xml:space="preserve"> </w:t>
      </w:r>
    </w:p>
    <w:p w14:paraId="06D726B2" w14:textId="77777777" w:rsidR="00B7125B" w:rsidRPr="00B7125B" w:rsidRDefault="00B7125B" w:rsidP="00B7125B">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Net Working Capital Ratio is calculated by dividing net working capital by total assets. This ratio measures the importance of working capital relative to the firm's total asset base (Deloof, 2003).</w:t>
      </w:r>
    </w:p>
    <w:p w14:paraId="614B484E" w14:textId="77777777" w:rsidR="00B7125B" w:rsidRPr="00B7125B" w:rsidRDefault="00963707" w:rsidP="00B7125B">
      <w:pPr>
        <w:spacing w:line="360" w:lineRule="auto"/>
        <w:rPr>
          <w:rFonts w:ascii="Times New Roman" w:hAnsi="Times New Roman" w:cs="Times New Roman"/>
          <w:b/>
          <w:bCs/>
          <w:sz w:val="24"/>
          <w:szCs w:val="24"/>
          <w:lang w:val="en-IN"/>
        </w:rPr>
      </w:pPr>
      <w:r w:rsidRPr="00E1229B">
        <w:rPr>
          <w:rFonts w:ascii="Times New Roman" w:hAnsi="Times New Roman" w:cs="Times New Roman"/>
          <w:b/>
          <w:bCs/>
          <w:sz w:val="24"/>
          <w:szCs w:val="24"/>
          <w:lang w:val="en-IN"/>
        </w:rPr>
        <w:t>Current Ratio:</w:t>
      </w:r>
      <w:r w:rsidRPr="00963707">
        <w:rPr>
          <w:rFonts w:ascii="Times New Roman" w:hAnsi="Times New Roman" w:cs="Times New Roman"/>
          <w:sz w:val="24"/>
          <w:szCs w:val="24"/>
          <w:lang w:val="en-IN"/>
        </w:rPr>
        <w:t xml:space="preserve"> </w:t>
      </w:r>
    </w:p>
    <w:p w14:paraId="119F0C76" w14:textId="77777777" w:rsidR="00B7125B" w:rsidRPr="00B7125B" w:rsidRDefault="00B7125B" w:rsidP="00B7125B">
      <w:pPr>
        <w:spacing w:line="360" w:lineRule="auto"/>
        <w:rPr>
          <w:rFonts w:ascii="Times New Roman" w:hAnsi="Times New Roman" w:cs="Times New Roman"/>
          <w:sz w:val="24"/>
          <w:szCs w:val="24"/>
          <w:lang w:val="en-IN"/>
        </w:rPr>
      </w:pPr>
      <w:r w:rsidRPr="00E1229B">
        <w:rPr>
          <w:rFonts w:ascii="Times New Roman" w:hAnsi="Times New Roman" w:cs="Times New Roman"/>
          <w:sz w:val="24"/>
          <w:szCs w:val="24"/>
          <w:lang w:val="en-IN"/>
        </w:rPr>
        <w:t>The Current Ratio is calculated by dividing current assets by current liabilities. A higher current ratio indicates better short-term liquidity and financial stability (Gitman, 1974).</w:t>
      </w:r>
    </w:p>
    <w:p w14:paraId="784790D2"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Quick Ratio:</w:t>
      </w:r>
      <w:r w:rsidRPr="00963707">
        <w:rPr>
          <w:rFonts w:ascii="Times New Roman" w:hAnsi="Times New Roman" w:cs="Times New Roman"/>
          <w:sz w:val="24"/>
          <w:szCs w:val="24"/>
          <w:lang w:val="en-IN"/>
        </w:rPr>
        <w:t xml:space="preserve"> </w:t>
      </w:r>
    </w:p>
    <w:p w14:paraId="5C55FE04" w14:textId="77777777" w:rsidR="00B7125B" w:rsidRDefault="00B7125B" w:rsidP="00963707">
      <w:pPr>
        <w:spacing w:line="360" w:lineRule="auto"/>
        <w:rPr>
          <w:rFonts w:ascii="Times New Roman" w:hAnsi="Times New Roman" w:cs="Times New Roman"/>
          <w:sz w:val="24"/>
          <w:szCs w:val="24"/>
        </w:rPr>
      </w:pPr>
      <w:r w:rsidRPr="00B7125B">
        <w:rPr>
          <w:rFonts w:ascii="Times New Roman" w:hAnsi="Times New Roman" w:cs="Times New Roman"/>
          <w:sz w:val="24"/>
          <w:szCs w:val="24"/>
        </w:rPr>
        <w:t>The Quick Ratio is calculated by subtracting inventory from current assets and dividing the result by current liabilities. Since inventory is excluded, the quick ratio provides a more conservative measure of a firm's liquidity (Gitman, 1974).</w:t>
      </w:r>
    </w:p>
    <w:p w14:paraId="2A42D395" w14:textId="0FABF021" w:rsidR="00963707" w:rsidRPr="00963707"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Dependent Variable:</w:t>
      </w:r>
      <w:r w:rsidRPr="00963707">
        <w:rPr>
          <w:rFonts w:ascii="Times New Roman" w:hAnsi="Times New Roman" w:cs="Times New Roman"/>
          <w:sz w:val="24"/>
          <w:szCs w:val="24"/>
          <w:lang w:val="en-IN"/>
        </w:rPr>
        <w:t xml:space="preserve"> </w:t>
      </w:r>
      <w:r w:rsidR="00AC099E">
        <w:rPr>
          <w:rFonts w:ascii="Times New Roman" w:hAnsi="Times New Roman" w:cs="Times New Roman"/>
          <w:sz w:val="24"/>
          <w:szCs w:val="24"/>
          <w:lang w:val="en-IN"/>
        </w:rPr>
        <w:t xml:space="preserve"> </w:t>
      </w:r>
      <w:r w:rsidRPr="00963707">
        <w:rPr>
          <w:rFonts w:ascii="Times New Roman" w:hAnsi="Times New Roman" w:cs="Times New Roman"/>
          <w:sz w:val="24"/>
          <w:szCs w:val="24"/>
          <w:lang w:val="en-IN"/>
        </w:rPr>
        <w:t>Firm Performance</w:t>
      </w:r>
      <w:r w:rsidR="00D620AE">
        <w:rPr>
          <w:rFonts w:ascii="Times New Roman" w:hAnsi="Times New Roman" w:cs="Times New Roman"/>
          <w:sz w:val="24"/>
          <w:szCs w:val="24"/>
          <w:lang w:val="en-IN"/>
        </w:rPr>
        <w:t xml:space="preserve"> (</w:t>
      </w:r>
      <w:r w:rsidR="00D620AE" w:rsidRPr="00AC099E">
        <w:rPr>
          <w:rFonts w:ascii="Times New Roman" w:hAnsi="Times New Roman" w:cs="Times New Roman"/>
          <w:sz w:val="24"/>
          <w:szCs w:val="24"/>
        </w:rPr>
        <w:t>Tobin's Q</w:t>
      </w:r>
      <w:r w:rsidR="00D620AE">
        <w:rPr>
          <w:rFonts w:ascii="Times New Roman" w:hAnsi="Times New Roman" w:cs="Times New Roman"/>
          <w:sz w:val="24"/>
          <w:szCs w:val="24"/>
        </w:rPr>
        <w:t>)</w:t>
      </w:r>
    </w:p>
    <w:p w14:paraId="401E1766" w14:textId="77777777" w:rsidR="00AC099E" w:rsidRDefault="00AC099E" w:rsidP="00963707">
      <w:pPr>
        <w:spacing w:line="360" w:lineRule="auto"/>
        <w:rPr>
          <w:rFonts w:ascii="Times New Roman" w:hAnsi="Times New Roman" w:cs="Times New Roman"/>
          <w:sz w:val="24"/>
          <w:szCs w:val="24"/>
        </w:rPr>
      </w:pPr>
      <w:r w:rsidRPr="00AC099E">
        <w:rPr>
          <w:rFonts w:ascii="Times New Roman" w:hAnsi="Times New Roman" w:cs="Times New Roman"/>
          <w:sz w:val="24"/>
          <w:szCs w:val="24"/>
        </w:rPr>
        <w:t>Firm performance is measured using Tobin's Q, which is calculated by dividing market capitalization by total assets. Tobin's Q is widely used as a market-based measure of firm performance because it reflects investors' valuation of a firm's future growth potential and overall performance (Tobin, 1969; Chung &amp; Pruitt, 1994).</w:t>
      </w:r>
    </w:p>
    <w:p w14:paraId="183A6768" w14:textId="7F864DD9" w:rsidR="00963707" w:rsidRPr="00E1229B" w:rsidRDefault="00963707" w:rsidP="00963707">
      <w:pPr>
        <w:spacing w:line="360" w:lineRule="auto"/>
        <w:rPr>
          <w:rFonts w:ascii="Times New Roman" w:hAnsi="Times New Roman" w:cs="Times New Roman"/>
          <w:b/>
          <w:bCs/>
          <w:sz w:val="28"/>
          <w:szCs w:val="28"/>
          <w:lang w:val="en-IN"/>
        </w:rPr>
      </w:pPr>
      <w:r w:rsidRPr="00E1229B">
        <w:rPr>
          <w:rFonts w:ascii="Times New Roman" w:hAnsi="Times New Roman" w:cs="Times New Roman"/>
          <w:b/>
          <w:bCs/>
          <w:sz w:val="28"/>
          <w:szCs w:val="28"/>
          <w:lang w:val="en-IN"/>
        </w:rPr>
        <w:t>Control Variables</w:t>
      </w:r>
    </w:p>
    <w:p w14:paraId="283AEA0F" w14:textId="043C2982" w:rsidR="00963707" w:rsidRPr="00963707" w:rsidRDefault="00963707" w:rsidP="00963707">
      <w:pPr>
        <w:spacing w:line="360" w:lineRule="auto"/>
        <w:rPr>
          <w:rFonts w:ascii="Times New Roman" w:hAnsi="Times New Roman" w:cs="Times New Roman"/>
          <w:sz w:val="24"/>
          <w:szCs w:val="24"/>
          <w:lang w:val="en-IN"/>
        </w:rPr>
      </w:pPr>
      <w:r w:rsidRPr="00963707">
        <w:rPr>
          <w:rFonts w:ascii="Times New Roman" w:hAnsi="Times New Roman" w:cs="Times New Roman"/>
          <w:sz w:val="24"/>
          <w:szCs w:val="24"/>
          <w:lang w:val="en-IN"/>
        </w:rPr>
        <w:t>These variables are added to make the analysis stronger.</w:t>
      </w:r>
    </w:p>
    <w:p w14:paraId="59127B30"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Debt-to-Equity Ratio:</w:t>
      </w:r>
      <w:r w:rsidRPr="00963707">
        <w:rPr>
          <w:rFonts w:ascii="Times New Roman" w:hAnsi="Times New Roman" w:cs="Times New Roman"/>
          <w:sz w:val="24"/>
          <w:szCs w:val="24"/>
          <w:lang w:val="en-IN"/>
        </w:rPr>
        <w:t xml:space="preserve"> </w:t>
      </w:r>
    </w:p>
    <w:p w14:paraId="607ED35F" w14:textId="77777777" w:rsidR="00D620AE" w:rsidRDefault="00D620AE" w:rsidP="00963707">
      <w:pPr>
        <w:spacing w:line="360" w:lineRule="auto"/>
        <w:rPr>
          <w:rFonts w:ascii="Times New Roman" w:hAnsi="Times New Roman" w:cs="Times New Roman"/>
          <w:sz w:val="24"/>
          <w:szCs w:val="24"/>
        </w:rPr>
      </w:pPr>
      <w:r w:rsidRPr="00D620AE">
        <w:rPr>
          <w:rFonts w:ascii="Times New Roman" w:hAnsi="Times New Roman" w:cs="Times New Roman"/>
          <w:sz w:val="24"/>
          <w:szCs w:val="24"/>
        </w:rPr>
        <w:t>The Debt-to-Equity Ratio is calculated by dividing total liabilities by shareholders' equity. This ratio is widely used to measure a firm's financial leverage and capital structure (Titman &amp; Wessels, 1988).</w:t>
      </w:r>
      <w:r w:rsidRPr="00D620AE" w:rsidDel="00D620AE">
        <w:rPr>
          <w:rFonts w:ascii="Times New Roman" w:hAnsi="Times New Roman" w:cs="Times New Roman"/>
          <w:sz w:val="24"/>
          <w:szCs w:val="24"/>
        </w:rPr>
        <w:t xml:space="preserve"> </w:t>
      </w:r>
    </w:p>
    <w:p w14:paraId="3DBBD674" w14:textId="77777777" w:rsidR="00B7125B" w:rsidRDefault="00963707" w:rsidP="00963707">
      <w:pPr>
        <w:spacing w:line="360" w:lineRule="auto"/>
        <w:rPr>
          <w:rFonts w:ascii="Times New Roman" w:hAnsi="Times New Roman" w:cs="Times New Roman"/>
          <w:sz w:val="24"/>
          <w:szCs w:val="24"/>
          <w:lang w:val="en-IN"/>
        </w:rPr>
      </w:pPr>
      <w:r w:rsidRPr="00E1229B">
        <w:rPr>
          <w:rFonts w:ascii="Times New Roman" w:hAnsi="Times New Roman" w:cs="Times New Roman"/>
          <w:b/>
          <w:bCs/>
          <w:sz w:val="24"/>
          <w:szCs w:val="24"/>
          <w:lang w:val="en-IN"/>
        </w:rPr>
        <w:t>Firm Age:</w:t>
      </w:r>
      <w:r w:rsidRPr="00963707">
        <w:rPr>
          <w:rFonts w:ascii="Times New Roman" w:hAnsi="Times New Roman" w:cs="Times New Roman"/>
          <w:sz w:val="24"/>
          <w:szCs w:val="24"/>
          <w:lang w:val="en-IN"/>
        </w:rPr>
        <w:t xml:space="preserve"> </w:t>
      </w:r>
    </w:p>
    <w:p w14:paraId="5E6EE2CF" w14:textId="6A21FFEC" w:rsidR="00FA12F3" w:rsidRDefault="00FA12F3" w:rsidP="00B7125B">
      <w:pPr>
        <w:spacing w:line="360" w:lineRule="auto"/>
        <w:rPr>
          <w:rFonts w:ascii="Times New Roman" w:hAnsi="Times New Roman" w:cs="Times New Roman"/>
          <w:sz w:val="24"/>
          <w:szCs w:val="24"/>
          <w:lang w:val="en-IN"/>
        </w:rPr>
      </w:pPr>
      <w:r w:rsidRPr="00FA12F3">
        <w:rPr>
          <w:rFonts w:ascii="Times New Roman" w:hAnsi="Times New Roman" w:cs="Times New Roman"/>
          <w:sz w:val="24"/>
          <w:szCs w:val="24"/>
        </w:rPr>
        <w:t>Firm Age is measured as the number of years since the company's establishment. Firm age is commonly used as a control variable because older firms generally possess greater operational experience and organizational stability (Coad, Segarra, &amp; Teruel, 2013).</w:t>
      </w:r>
      <w:r w:rsidRPr="00FA12F3" w:rsidDel="00FA12F3">
        <w:rPr>
          <w:rFonts w:ascii="Times New Roman" w:hAnsi="Times New Roman" w:cs="Times New Roman"/>
          <w:sz w:val="24"/>
          <w:szCs w:val="24"/>
          <w:lang w:val="en-IN"/>
        </w:rPr>
        <w:t xml:space="preserve"> </w:t>
      </w:r>
      <w:ins w:id="750" w:author="JAGADEESHWAR REDDY" w:date="2026-09-02T01:02:00Z">
        <w:r w:rsidR="005F721C" w:rsidRPr="005F721C">
          <w:rPr>
            <w:rFonts w:ascii="Times New Roman" w:hAnsi="Times New Roman" w:cs="Times New Roman"/>
            <w:sz w:val="24"/>
            <w:szCs w:val="24"/>
          </w:rPr>
          <w:t>Further details about the variables used in the analysis and how they were measured are provided in Appendix B.</w:t>
        </w:r>
      </w:ins>
    </w:p>
    <w:p w14:paraId="6360A29E" w14:textId="7FC5A366" w:rsidR="00B7125B" w:rsidDel="00C75841" w:rsidRDefault="00963707" w:rsidP="00963707">
      <w:pPr>
        <w:spacing w:line="360" w:lineRule="auto"/>
        <w:rPr>
          <w:del w:id="751" w:author="JAGADEESHWAR REDDY" w:date="2026-08-26T01:10:00Z" w16du:dateUtc="2026-08-25T19:40:00Z"/>
          <w:rFonts w:ascii="Times New Roman" w:hAnsi="Times New Roman" w:cs="Times New Roman"/>
          <w:sz w:val="24"/>
          <w:szCs w:val="24"/>
          <w:lang w:val="en-IN"/>
        </w:rPr>
      </w:pPr>
      <w:del w:id="752" w:author="JAGADEESHWAR REDDY" w:date="2026-08-26T01:10:00Z" w16du:dateUtc="2026-08-25T19:40:00Z">
        <w:r w:rsidRPr="00E1229B" w:rsidDel="00C75841">
          <w:rPr>
            <w:rFonts w:ascii="Times New Roman" w:hAnsi="Times New Roman" w:cs="Times New Roman"/>
            <w:b/>
            <w:bCs/>
            <w:sz w:val="24"/>
            <w:szCs w:val="24"/>
            <w:lang w:val="en-IN"/>
          </w:rPr>
          <w:delText>Percentage of Female Directors:</w:delText>
        </w:r>
        <w:r w:rsidRPr="00963707" w:rsidDel="00C75841">
          <w:rPr>
            <w:rFonts w:ascii="Times New Roman" w:hAnsi="Times New Roman" w:cs="Times New Roman"/>
            <w:sz w:val="24"/>
            <w:szCs w:val="24"/>
            <w:lang w:val="en-IN"/>
          </w:rPr>
          <w:delText xml:space="preserve"> </w:delText>
        </w:r>
      </w:del>
    </w:p>
    <w:p w14:paraId="242D6485" w14:textId="6A44127D" w:rsidR="00FA12F3" w:rsidDel="00C75841" w:rsidRDefault="00FA12F3" w:rsidP="00B7125B">
      <w:pPr>
        <w:spacing w:line="360" w:lineRule="auto"/>
        <w:rPr>
          <w:del w:id="753" w:author="JAGADEESHWAR REDDY" w:date="2026-08-26T01:10:00Z" w16du:dateUtc="2026-08-25T19:40:00Z"/>
          <w:rFonts w:ascii="Times New Roman" w:hAnsi="Times New Roman" w:cs="Times New Roman"/>
          <w:sz w:val="24"/>
          <w:szCs w:val="24"/>
          <w:lang w:val="en-IN"/>
        </w:rPr>
      </w:pPr>
      <w:del w:id="754" w:author="JAGADEESHWAR REDDY" w:date="2026-08-26T01:10:00Z" w16du:dateUtc="2026-08-25T19:40:00Z">
        <w:r w:rsidRPr="00FA12F3" w:rsidDel="00C75841">
          <w:rPr>
            <w:rFonts w:ascii="Times New Roman" w:hAnsi="Times New Roman" w:cs="Times New Roman"/>
            <w:sz w:val="24"/>
            <w:szCs w:val="24"/>
          </w:rPr>
          <w:delText>The Percentage of Female Directors is calculated by dividing the number of female directors by the total number of board directors and multiplying the result by 100. This variable is widely used to measure board gender diversity in corporate governance research (Carter, Simkins, &amp; Simpson, 2003).</w:delText>
        </w:r>
        <w:r w:rsidRPr="00FA12F3" w:rsidDel="00C75841">
          <w:rPr>
            <w:rFonts w:ascii="Times New Roman" w:hAnsi="Times New Roman" w:cs="Times New Roman"/>
            <w:sz w:val="24"/>
            <w:szCs w:val="24"/>
            <w:lang w:val="en-IN"/>
          </w:rPr>
          <w:delText xml:space="preserve"> </w:delText>
        </w:r>
      </w:del>
    </w:p>
    <w:p w14:paraId="408FFB4E" w14:textId="557A8493" w:rsidR="00B7125B" w:rsidDel="00C75841" w:rsidRDefault="00963707" w:rsidP="00963707">
      <w:pPr>
        <w:spacing w:line="360" w:lineRule="auto"/>
        <w:rPr>
          <w:del w:id="755" w:author="JAGADEESHWAR REDDY" w:date="2026-08-26T01:10:00Z" w16du:dateUtc="2026-08-25T19:40:00Z"/>
          <w:rFonts w:ascii="Times New Roman" w:hAnsi="Times New Roman" w:cs="Times New Roman"/>
          <w:sz w:val="24"/>
          <w:szCs w:val="24"/>
          <w:lang w:val="en-IN"/>
        </w:rPr>
      </w:pPr>
      <w:del w:id="756" w:author="JAGADEESHWAR REDDY" w:date="2026-08-26T01:10:00Z" w16du:dateUtc="2026-08-25T19:40:00Z">
        <w:r w:rsidRPr="00E1229B" w:rsidDel="00C75841">
          <w:rPr>
            <w:rFonts w:ascii="Times New Roman" w:hAnsi="Times New Roman" w:cs="Times New Roman"/>
            <w:b/>
            <w:bCs/>
            <w:sz w:val="24"/>
            <w:szCs w:val="24"/>
            <w:lang w:val="en-IN"/>
          </w:rPr>
          <w:delText>CEO Duality:</w:delText>
        </w:r>
        <w:r w:rsidRPr="00963707" w:rsidDel="00C75841">
          <w:rPr>
            <w:rFonts w:ascii="Times New Roman" w:hAnsi="Times New Roman" w:cs="Times New Roman"/>
            <w:sz w:val="24"/>
            <w:szCs w:val="24"/>
            <w:lang w:val="en-IN"/>
          </w:rPr>
          <w:delText xml:space="preserve"> </w:delText>
        </w:r>
      </w:del>
    </w:p>
    <w:p w14:paraId="27ACD3C4" w14:textId="3326422B" w:rsidR="00F962A4" w:rsidRPr="00F962A4" w:rsidDel="00C75841" w:rsidRDefault="00F962A4" w:rsidP="00F962A4">
      <w:pPr>
        <w:spacing w:line="360" w:lineRule="auto"/>
        <w:rPr>
          <w:del w:id="757" w:author="JAGADEESHWAR REDDY" w:date="2026-08-26T01:10:00Z" w16du:dateUtc="2026-08-25T19:40:00Z"/>
          <w:rFonts w:ascii="Times New Roman" w:hAnsi="Times New Roman" w:cs="Times New Roman"/>
          <w:sz w:val="24"/>
          <w:szCs w:val="24"/>
          <w:lang w:val="en-IN"/>
        </w:rPr>
      </w:pPr>
      <w:del w:id="758" w:author="JAGADEESHWAR REDDY" w:date="2026-08-26T01:10:00Z" w16du:dateUtc="2026-08-25T19:40:00Z">
        <w:r w:rsidRPr="00E1229B" w:rsidDel="00C75841">
          <w:rPr>
            <w:rFonts w:ascii="Times New Roman" w:hAnsi="Times New Roman" w:cs="Times New Roman"/>
            <w:sz w:val="24"/>
            <w:szCs w:val="24"/>
            <w:lang w:val="en-IN"/>
          </w:rPr>
          <w:delText>CEO Duality is measured as a dummy variable, where a value of 1 indicates that the Chief Executive Officer also serves as the Chairperson of the Board and a value of 0 indicates that the two positions are held by different individuals. CEO duality is widely used in corporate governance studies to examine the concentration of leadership authority within firms (Boyd, 1995).</w:delText>
        </w:r>
      </w:del>
    </w:p>
    <w:p w14:paraId="5F941175" w14:textId="5280821F" w:rsidR="00963707" w:rsidRPr="00E1229B" w:rsidRDefault="00963707" w:rsidP="00C8338B">
      <w:pPr>
        <w:pStyle w:val="Heading2"/>
        <w:rPr>
          <w:rFonts w:ascii="Times New Roman" w:hAnsi="Times New Roman" w:cs="Times New Roman"/>
          <w:b/>
          <w:bCs/>
          <w:color w:val="000000" w:themeColor="text1"/>
          <w:sz w:val="28"/>
          <w:szCs w:val="28"/>
        </w:rPr>
      </w:pPr>
      <w:bookmarkStart w:id="759" w:name="_Toc239204318"/>
      <w:r w:rsidRPr="00E1229B">
        <w:rPr>
          <w:rFonts w:ascii="Times New Roman" w:hAnsi="Times New Roman" w:cs="Times New Roman"/>
          <w:b/>
          <w:bCs/>
          <w:color w:val="000000" w:themeColor="text1"/>
          <w:sz w:val="28"/>
          <w:szCs w:val="28"/>
        </w:rPr>
        <w:t>4.8 Data Analysis Techniques</w:t>
      </w:r>
      <w:bookmarkEnd w:id="759"/>
    </w:p>
    <w:p w14:paraId="43810657" w14:textId="22E879B0" w:rsidR="000C5C63" w:rsidDel="00D3131C" w:rsidRDefault="00D3131C">
      <w:pPr>
        <w:spacing w:line="360" w:lineRule="auto"/>
        <w:rPr>
          <w:del w:id="760" w:author="JAGADEESHWAR REDDY" w:date="2026-08-26T01:12:00Z" w16du:dateUtc="2026-08-25T19:42:00Z"/>
          <w:rFonts w:ascii="Times New Roman" w:hAnsi="Times New Roman" w:cs="Times New Roman"/>
          <w:sz w:val="24"/>
          <w:szCs w:val="24"/>
        </w:rPr>
      </w:pPr>
      <w:ins w:id="761" w:author="JAGADEESHWAR REDDY" w:date="2026-08-26T01:12:00Z">
        <w:r w:rsidRPr="00D3131C">
          <w:rPr>
            <w:rFonts w:ascii="Times New Roman" w:hAnsi="Times New Roman" w:cs="Times New Roman"/>
            <w:sz w:val="24"/>
            <w:szCs w:val="24"/>
          </w:rPr>
          <w:t>The data collected for this study were analysed using quantitative statistical techniques to examine the relationships among the variables and test the proposed hypotheses.</w:t>
        </w:r>
      </w:ins>
      <w:del w:id="762" w:author="JAGADEESHWAR REDDY" w:date="2026-08-26T01:12:00Z" w16du:dateUtc="2026-08-25T19:42:00Z">
        <w:r w:rsidR="000C5C63" w:rsidRPr="006851ED" w:rsidDel="00D3131C">
          <w:rPr>
            <w:rFonts w:ascii="Times New Roman" w:hAnsi="Times New Roman" w:cs="Times New Roman"/>
            <w:sz w:val="24"/>
            <w:szCs w:val="24"/>
          </w:rPr>
          <w:delText>The data collected for this study will be analysed using quantitative statistical techniques to examine the relationships among the variables and test the proposed hypotheses.</w:delText>
        </w:r>
      </w:del>
    </w:p>
    <w:p w14:paraId="6CE9F30D" w14:textId="77777777" w:rsidR="00D3131C" w:rsidRPr="006851ED" w:rsidRDefault="00D3131C">
      <w:pPr>
        <w:spacing w:line="360" w:lineRule="auto"/>
        <w:rPr>
          <w:ins w:id="763" w:author="JAGADEESHWAR REDDY" w:date="2026-08-26T01:12:00Z" w16du:dateUtc="2026-08-25T19:42:00Z"/>
          <w:rFonts w:ascii="Times New Roman" w:hAnsi="Times New Roman" w:cs="Times New Roman"/>
          <w:sz w:val="24"/>
          <w:szCs w:val="24"/>
        </w:rPr>
        <w:pPrChange w:id="764" w:author="JAGADEESHWAR REDDY" w:date="2026-08-19T00:47:00Z" w16du:dateUtc="2026-08-18T19:17:00Z">
          <w:pPr>
            <w:pStyle w:val="Heading2"/>
          </w:pPr>
        </w:pPrChange>
      </w:pPr>
    </w:p>
    <w:p w14:paraId="47DD1471" w14:textId="0B19D1FC" w:rsidR="000C5C63" w:rsidDel="00482AE8" w:rsidRDefault="000C5C63">
      <w:pPr>
        <w:spacing w:line="360" w:lineRule="auto"/>
        <w:rPr>
          <w:del w:id="765" w:author="JAGADEESHWAR REDDY" w:date="2026-08-26T01:13:00Z" w16du:dateUtc="2026-08-25T19:43:00Z"/>
          <w:rFonts w:ascii="Times New Roman" w:hAnsi="Times New Roman" w:cs="Times New Roman"/>
          <w:sz w:val="24"/>
          <w:szCs w:val="24"/>
        </w:rPr>
      </w:pPr>
      <w:r w:rsidRPr="006851ED">
        <w:rPr>
          <w:rFonts w:ascii="Times New Roman" w:hAnsi="Times New Roman" w:cs="Times New Roman"/>
          <w:b/>
          <w:bCs/>
          <w:sz w:val="24"/>
          <w:szCs w:val="24"/>
        </w:rPr>
        <w:t>Descriptive Statistics:</w:t>
      </w:r>
      <w:r w:rsidRPr="006851ED">
        <w:rPr>
          <w:rFonts w:ascii="Times New Roman" w:hAnsi="Times New Roman" w:cs="Times New Roman"/>
          <w:sz w:val="24"/>
          <w:szCs w:val="24"/>
        </w:rPr>
        <w:t xml:space="preserve"> </w:t>
      </w:r>
      <w:ins w:id="766" w:author="JAGADEESHWAR REDDY" w:date="2026-08-26T01:13:00Z">
        <w:r w:rsidR="00482AE8" w:rsidRPr="00482AE8">
          <w:rPr>
            <w:rFonts w:ascii="Times New Roman" w:hAnsi="Times New Roman" w:cs="Times New Roman"/>
            <w:sz w:val="24"/>
            <w:szCs w:val="24"/>
          </w:rPr>
          <w:t>Descriptive statistics were used to summarise the characteristics of the dataset by reporting measures such as the mean, standard deviation, minimum, and maximum values for the study variables.</w:t>
        </w:r>
      </w:ins>
      <w:del w:id="767" w:author="JAGADEESHWAR REDDY" w:date="2026-08-26T01:13:00Z" w16du:dateUtc="2026-08-25T19:43:00Z">
        <w:r w:rsidRPr="006851ED" w:rsidDel="00482AE8">
          <w:rPr>
            <w:rFonts w:ascii="Times New Roman" w:hAnsi="Times New Roman" w:cs="Times New Roman"/>
            <w:sz w:val="24"/>
            <w:szCs w:val="24"/>
          </w:rPr>
          <w:delText>Descriptive statistics will be used to summarise the characteristics of the dataset by reporting measures such as the mean, standard deviation, minimum, and maximum values for all study variables. This provides an overall understanding of the data distribution before further analysis.</w:delText>
        </w:r>
      </w:del>
    </w:p>
    <w:p w14:paraId="6B63C477" w14:textId="77777777" w:rsidR="00482AE8" w:rsidRPr="006851ED" w:rsidRDefault="00482AE8">
      <w:pPr>
        <w:spacing w:line="360" w:lineRule="auto"/>
        <w:rPr>
          <w:ins w:id="768" w:author="JAGADEESHWAR REDDY" w:date="2026-08-26T01:13:00Z" w16du:dateUtc="2026-08-25T19:43:00Z"/>
          <w:rFonts w:ascii="Times New Roman" w:hAnsi="Times New Roman" w:cs="Times New Roman"/>
          <w:sz w:val="24"/>
          <w:szCs w:val="24"/>
        </w:rPr>
        <w:pPrChange w:id="769" w:author="JAGADEESHWAR REDDY" w:date="2026-08-19T00:47:00Z" w16du:dateUtc="2026-08-18T19:17:00Z">
          <w:pPr>
            <w:pStyle w:val="Heading2"/>
          </w:pPr>
        </w:pPrChange>
      </w:pPr>
    </w:p>
    <w:p w14:paraId="07660EEB" w14:textId="1D646648" w:rsidR="000C5C63" w:rsidRPr="006851ED" w:rsidRDefault="000C5C63">
      <w:pPr>
        <w:spacing w:line="360" w:lineRule="auto"/>
        <w:rPr>
          <w:rFonts w:ascii="Times New Roman" w:hAnsi="Times New Roman" w:cs="Times New Roman"/>
          <w:sz w:val="24"/>
          <w:szCs w:val="24"/>
        </w:rPr>
        <w:pPrChange w:id="770" w:author="JAGADEESHWAR REDDY" w:date="2026-08-19T00:47:00Z" w16du:dateUtc="2026-08-18T19:17:00Z">
          <w:pPr>
            <w:pStyle w:val="Heading2"/>
          </w:pPr>
        </w:pPrChange>
      </w:pPr>
      <w:r w:rsidRPr="006851ED">
        <w:rPr>
          <w:rFonts w:ascii="Times New Roman" w:hAnsi="Times New Roman" w:cs="Times New Roman"/>
          <w:b/>
          <w:bCs/>
          <w:sz w:val="24"/>
          <w:szCs w:val="24"/>
        </w:rPr>
        <w:t>Correlation Analysis:</w:t>
      </w:r>
      <w:r w:rsidRPr="006851ED">
        <w:rPr>
          <w:rFonts w:ascii="Times New Roman" w:hAnsi="Times New Roman" w:cs="Times New Roman"/>
          <w:sz w:val="24"/>
          <w:szCs w:val="24"/>
        </w:rPr>
        <w:t xml:space="preserve"> </w:t>
      </w:r>
      <w:ins w:id="771" w:author="JAGADEESHWAR REDDY" w:date="2026-08-26T01:13:00Z">
        <w:r w:rsidR="000D5E5E" w:rsidRPr="000D5E5E">
          <w:rPr>
            <w:rFonts w:ascii="Times New Roman" w:hAnsi="Times New Roman" w:cs="Times New Roman"/>
            <w:sz w:val="24"/>
            <w:szCs w:val="24"/>
          </w:rPr>
          <w:t>Correlation analysis was conducted to examine the strength and direction of the relationships among inventory management efficiency, working capital efficiency, firm performance, and the control variables</w:t>
        </w:r>
      </w:ins>
      <w:del w:id="772" w:author="JAGADEESHWAR REDDY" w:date="2026-08-26T01:13:00Z" w16du:dateUtc="2026-08-25T19:43:00Z">
        <w:r w:rsidRPr="006851ED" w:rsidDel="000D5E5E">
          <w:rPr>
            <w:rFonts w:ascii="Times New Roman" w:hAnsi="Times New Roman" w:cs="Times New Roman"/>
            <w:sz w:val="24"/>
            <w:szCs w:val="24"/>
          </w:rPr>
          <w:delText>Correlation analysis will be conducted to examine the strength and direction of the relationships among inventory management efficiency, working capital efficiency, firm performance, and the control variables</w:delText>
        </w:r>
      </w:del>
      <w:r w:rsidRPr="006851ED">
        <w:rPr>
          <w:rFonts w:ascii="Times New Roman" w:hAnsi="Times New Roman" w:cs="Times New Roman"/>
          <w:sz w:val="24"/>
          <w:szCs w:val="24"/>
        </w:rPr>
        <w:t>. It also help</w:t>
      </w:r>
      <w:ins w:id="773" w:author="JAGADEESHWAR REDDY" w:date="2026-08-26T01:13:00Z" w16du:dateUtc="2026-08-25T19:43:00Z">
        <w:r w:rsidR="000D5E5E">
          <w:rPr>
            <w:rFonts w:ascii="Times New Roman" w:hAnsi="Times New Roman" w:cs="Times New Roman"/>
            <w:sz w:val="24"/>
            <w:szCs w:val="24"/>
          </w:rPr>
          <w:t>ed to</w:t>
        </w:r>
      </w:ins>
      <w:del w:id="774" w:author="JAGADEESHWAR REDDY" w:date="2026-08-26T01:13:00Z" w16du:dateUtc="2026-08-25T19:43:00Z">
        <w:r w:rsidRPr="006851ED" w:rsidDel="000D5E5E">
          <w:rPr>
            <w:rFonts w:ascii="Times New Roman" w:hAnsi="Times New Roman" w:cs="Times New Roman"/>
            <w:sz w:val="24"/>
            <w:szCs w:val="24"/>
          </w:rPr>
          <w:delText>s</w:delText>
        </w:r>
      </w:del>
      <w:r w:rsidRPr="006851ED">
        <w:rPr>
          <w:rFonts w:ascii="Times New Roman" w:hAnsi="Times New Roman" w:cs="Times New Roman"/>
          <w:sz w:val="24"/>
          <w:szCs w:val="24"/>
        </w:rPr>
        <w:t xml:space="preserve"> identify potential multicollinearity among the independent variables.</w:t>
      </w:r>
    </w:p>
    <w:p w14:paraId="7156F501" w14:textId="261F1AA6" w:rsidR="000C5C63" w:rsidDel="008F6C1C" w:rsidRDefault="000C5C63">
      <w:pPr>
        <w:spacing w:line="360" w:lineRule="auto"/>
        <w:rPr>
          <w:del w:id="775" w:author="JAGADEESHWAR REDDY" w:date="2026-08-19T00:15:00Z" w16du:dateUtc="2026-08-18T18:45:00Z"/>
          <w:rFonts w:ascii="Times New Roman" w:hAnsi="Times New Roman" w:cs="Times New Roman"/>
          <w:sz w:val="24"/>
          <w:szCs w:val="24"/>
        </w:rPr>
      </w:pPr>
      <w:r w:rsidRPr="006851ED">
        <w:rPr>
          <w:rFonts w:ascii="Times New Roman" w:hAnsi="Times New Roman" w:cs="Times New Roman"/>
          <w:b/>
          <w:bCs/>
          <w:sz w:val="24"/>
          <w:szCs w:val="24"/>
          <w:rPrChange w:id="776" w:author="JAGADEESHWAR REDDY" w:date="2026-08-19T00:46:00Z" w16du:dateUtc="2026-08-18T19:16:00Z">
            <w:rPr>
              <w:rFonts w:asciiTheme="majorHAnsi" w:eastAsiaTheme="majorEastAsia" w:hAnsiTheme="majorHAnsi" w:cstheme="majorBidi"/>
              <w:b/>
              <w:bCs/>
              <w:color w:val="0F4761" w:themeColor="accent1" w:themeShade="BF"/>
              <w:kern w:val="2"/>
              <w:sz w:val="32"/>
              <w:szCs w:val="32"/>
              <w:lang w:val="en-IN"/>
              <w14:ligatures w14:val="standardContextual"/>
            </w:rPr>
          </w:rPrChange>
        </w:rPr>
        <w:t>Regression Analysis:</w:t>
      </w:r>
      <w:r w:rsidRPr="006851ED">
        <w:rPr>
          <w:rFonts w:ascii="Times New Roman" w:hAnsi="Times New Roman" w:cs="Times New Roman"/>
          <w:sz w:val="24"/>
          <w:szCs w:val="24"/>
          <w:rPrChange w:id="777" w:author="JAGADEESHWAR REDDY" w:date="2026-08-19T00:46:00Z" w16du:dateUtc="2026-08-18T19:16:00Z">
            <w:rPr>
              <w:rFonts w:asciiTheme="majorHAnsi" w:eastAsiaTheme="majorEastAsia" w:hAnsiTheme="majorHAnsi" w:cstheme="majorBidi"/>
              <w:color w:val="0F4761" w:themeColor="accent1" w:themeShade="BF"/>
              <w:kern w:val="2"/>
              <w:sz w:val="32"/>
              <w:szCs w:val="32"/>
              <w:lang w:val="en-IN"/>
              <w14:ligatures w14:val="standardContextual"/>
            </w:rPr>
          </w:rPrChange>
        </w:rPr>
        <w:t xml:space="preserve"> </w:t>
      </w:r>
      <w:ins w:id="778" w:author="JAGADEESHWAR REDDY" w:date="2026-08-26T01:11:00Z">
        <w:r w:rsidR="008F6C1C" w:rsidRPr="008F6C1C">
          <w:rPr>
            <w:rFonts w:ascii="Times New Roman" w:hAnsi="Times New Roman" w:cs="Times New Roman"/>
            <w:sz w:val="24"/>
            <w:szCs w:val="24"/>
          </w:rPr>
          <w:t>Multiple linear regression analysis was conducted to examine the relationships between inventory management efficiency, working capital efficiency, and firm financial performance while controlling for relevant firm-specific factors, including Debt-to-Equity Ratio, Firm Age, and Ln(Total Assets).</w:t>
        </w:r>
      </w:ins>
      <w:del w:id="779" w:author="JAGADEESHWAR REDDY" w:date="2026-08-19T00:15:00Z" w16du:dateUtc="2026-08-18T18:45:00Z">
        <w:r w:rsidRPr="006851ED" w:rsidDel="00F62E32">
          <w:rPr>
            <w:rFonts w:ascii="Times New Roman" w:hAnsi="Times New Roman" w:cs="Times New Roman"/>
            <w:sz w:val="24"/>
            <w:szCs w:val="24"/>
            <w:rPrChange w:id="780" w:author="JAGADEESHWAR REDDY" w:date="2026-08-19T00:46:00Z" w16du:dateUtc="2026-08-18T19:16:00Z">
              <w:rPr>
                <w:rFonts w:asciiTheme="majorHAnsi" w:eastAsiaTheme="majorEastAsia" w:hAnsiTheme="majorHAnsi" w:cstheme="majorBidi"/>
                <w:color w:val="0F4761" w:themeColor="accent1" w:themeShade="BF"/>
                <w:kern w:val="2"/>
                <w:sz w:val="32"/>
                <w:szCs w:val="32"/>
                <w:lang w:val="en-IN"/>
                <w14:ligatures w14:val="standardContextual"/>
              </w:rPr>
            </w:rPrChange>
          </w:rPr>
          <w:delText>Panel regression analysis will be performed to test the proposed hypotheses by examining the impact of inventory management efficiency on working capital efficiency and firm performance while controlling for other firm-specific variables.</w:delText>
        </w:r>
      </w:del>
    </w:p>
    <w:p w14:paraId="2630C447" w14:textId="77777777" w:rsidR="008F6C1C" w:rsidRPr="006851ED" w:rsidRDefault="008F6C1C">
      <w:pPr>
        <w:spacing w:line="360" w:lineRule="auto"/>
        <w:rPr>
          <w:ins w:id="781" w:author="JAGADEESHWAR REDDY" w:date="2026-08-26T01:11:00Z" w16du:dateUtc="2026-08-25T19:41:00Z"/>
          <w:rFonts w:ascii="Times New Roman" w:hAnsi="Times New Roman" w:cs="Times New Roman"/>
          <w:sz w:val="24"/>
          <w:szCs w:val="24"/>
          <w:rPrChange w:id="782" w:author="JAGADEESHWAR REDDY" w:date="2026-08-19T00:46:00Z" w16du:dateUtc="2026-08-18T19:16:00Z">
            <w:rPr>
              <w:ins w:id="783" w:author="JAGADEESHWAR REDDY" w:date="2026-08-26T01:11:00Z" w16du:dateUtc="2026-08-25T19:41:00Z"/>
              <w:lang w:val="en-GB"/>
            </w:rPr>
          </w:rPrChange>
        </w:rPr>
        <w:pPrChange w:id="784" w:author="JAGADEESHWAR REDDY" w:date="2026-08-19T00:47:00Z" w16du:dateUtc="2026-08-18T19:17:00Z">
          <w:pPr>
            <w:pStyle w:val="Heading2"/>
            <w:spacing w:line="360" w:lineRule="auto"/>
          </w:pPr>
        </w:pPrChange>
      </w:pPr>
    </w:p>
    <w:p w14:paraId="30022AF0" w14:textId="25F8F210" w:rsidR="000C5C63" w:rsidRPr="006851ED" w:rsidRDefault="000C5C63">
      <w:pPr>
        <w:spacing w:line="360" w:lineRule="auto"/>
        <w:rPr>
          <w:rFonts w:ascii="Times New Roman" w:hAnsi="Times New Roman" w:cs="Times New Roman"/>
          <w:sz w:val="24"/>
          <w:szCs w:val="24"/>
        </w:rPr>
        <w:pPrChange w:id="785" w:author="JAGADEESHWAR REDDY" w:date="2026-08-19T00:47:00Z" w16du:dateUtc="2026-08-18T19:17:00Z">
          <w:pPr>
            <w:pStyle w:val="Heading2"/>
          </w:pPr>
        </w:pPrChange>
      </w:pPr>
      <w:r w:rsidRPr="006851ED">
        <w:rPr>
          <w:rFonts w:ascii="Times New Roman" w:hAnsi="Times New Roman" w:cs="Times New Roman"/>
          <w:b/>
          <w:bCs/>
          <w:sz w:val="24"/>
          <w:szCs w:val="24"/>
        </w:rPr>
        <w:t>Mediation Analysis:</w:t>
      </w:r>
      <w:r w:rsidRPr="006851ED">
        <w:rPr>
          <w:rFonts w:ascii="Times New Roman" w:hAnsi="Times New Roman" w:cs="Times New Roman"/>
          <w:sz w:val="24"/>
          <w:szCs w:val="24"/>
        </w:rPr>
        <w:t xml:space="preserve"> Mediation analysis w</w:t>
      </w:r>
      <w:ins w:id="786" w:author="JAGADEESHWAR REDDY" w:date="2026-08-26T01:14:00Z" w16du:dateUtc="2026-08-25T19:44:00Z">
        <w:r w:rsidR="00250D4A">
          <w:rPr>
            <w:rFonts w:ascii="Times New Roman" w:hAnsi="Times New Roman" w:cs="Times New Roman"/>
            <w:sz w:val="24"/>
            <w:szCs w:val="24"/>
          </w:rPr>
          <w:t>as</w:t>
        </w:r>
      </w:ins>
      <w:del w:id="787" w:author="JAGADEESHWAR REDDY" w:date="2026-08-26T01:14:00Z" w16du:dateUtc="2026-08-25T19:44:00Z">
        <w:r w:rsidRPr="006851ED" w:rsidDel="00250D4A">
          <w:rPr>
            <w:rFonts w:ascii="Times New Roman" w:hAnsi="Times New Roman" w:cs="Times New Roman"/>
            <w:sz w:val="24"/>
            <w:szCs w:val="24"/>
          </w:rPr>
          <w:delText>ill be</w:delText>
        </w:r>
      </w:del>
      <w:r w:rsidRPr="006851ED">
        <w:rPr>
          <w:rFonts w:ascii="Times New Roman" w:hAnsi="Times New Roman" w:cs="Times New Roman"/>
          <w:sz w:val="24"/>
          <w:szCs w:val="24"/>
        </w:rPr>
        <w:t xml:space="preserve"> conducted to determine whether working capital efficiency mediate</w:t>
      </w:r>
      <w:ins w:id="788" w:author="JAGADEESHWAR REDDY" w:date="2026-08-26T01:14:00Z" w16du:dateUtc="2026-08-25T19:44:00Z">
        <w:r w:rsidR="00250D4A">
          <w:rPr>
            <w:rFonts w:ascii="Times New Roman" w:hAnsi="Times New Roman" w:cs="Times New Roman"/>
            <w:sz w:val="24"/>
            <w:szCs w:val="24"/>
          </w:rPr>
          <w:t>d</w:t>
        </w:r>
      </w:ins>
      <w:del w:id="789" w:author="JAGADEESHWAR REDDY" w:date="2026-08-26T01:14:00Z" w16du:dateUtc="2026-08-25T19:44:00Z">
        <w:r w:rsidRPr="006851ED" w:rsidDel="00250D4A">
          <w:rPr>
            <w:rFonts w:ascii="Times New Roman" w:hAnsi="Times New Roman" w:cs="Times New Roman"/>
            <w:sz w:val="24"/>
            <w:szCs w:val="24"/>
          </w:rPr>
          <w:delText>s</w:delText>
        </w:r>
      </w:del>
      <w:r w:rsidRPr="006851ED">
        <w:rPr>
          <w:rFonts w:ascii="Times New Roman" w:hAnsi="Times New Roman" w:cs="Times New Roman"/>
          <w:sz w:val="24"/>
          <w:szCs w:val="24"/>
        </w:rPr>
        <w:t xml:space="preserve"> the relationship between inventory management efficiency and firm performance. This analysis</w:t>
      </w:r>
      <w:del w:id="790" w:author="JAGADEESHWAR REDDY" w:date="2026-08-26T01:14:00Z" w16du:dateUtc="2026-08-25T19:44:00Z">
        <w:r w:rsidRPr="006851ED" w:rsidDel="0043015D">
          <w:rPr>
            <w:rFonts w:ascii="Times New Roman" w:hAnsi="Times New Roman" w:cs="Times New Roman"/>
            <w:sz w:val="24"/>
            <w:szCs w:val="24"/>
          </w:rPr>
          <w:delText xml:space="preserve"> will</w:delText>
        </w:r>
      </w:del>
      <w:r w:rsidRPr="006851ED">
        <w:rPr>
          <w:rFonts w:ascii="Times New Roman" w:hAnsi="Times New Roman" w:cs="Times New Roman"/>
          <w:sz w:val="24"/>
          <w:szCs w:val="24"/>
        </w:rPr>
        <w:t xml:space="preserve"> assess</w:t>
      </w:r>
      <w:ins w:id="791" w:author="JAGADEESHWAR REDDY" w:date="2026-08-26T01:14:00Z" w16du:dateUtc="2026-08-25T19:44:00Z">
        <w:r w:rsidR="0043015D">
          <w:rPr>
            <w:rFonts w:ascii="Times New Roman" w:hAnsi="Times New Roman" w:cs="Times New Roman"/>
            <w:sz w:val="24"/>
            <w:szCs w:val="24"/>
          </w:rPr>
          <w:t>ed</w:t>
        </w:r>
      </w:ins>
      <w:r w:rsidRPr="006851ED">
        <w:rPr>
          <w:rFonts w:ascii="Times New Roman" w:hAnsi="Times New Roman" w:cs="Times New Roman"/>
          <w:sz w:val="24"/>
          <w:szCs w:val="24"/>
        </w:rPr>
        <w:t xml:space="preserve"> both the direct and indirect effects of inventory management efficiency on firm performance through working capital efficiency.</w:t>
      </w:r>
    </w:p>
    <w:p w14:paraId="306C1166" w14:textId="77777777" w:rsidR="006E5D77" w:rsidDel="00F80AA8" w:rsidRDefault="006E5D77" w:rsidP="00313470">
      <w:pPr>
        <w:pStyle w:val="Heading2"/>
        <w:rPr>
          <w:del w:id="792" w:author="JAGADEESHWAR REDDY" w:date="2026-07-29T02:25:00Z" w16du:dateUtc="2026-07-28T20:55:00Z"/>
          <w:rFonts w:ascii="Times New Roman" w:hAnsi="Times New Roman" w:cs="Times New Roman"/>
          <w:b/>
          <w:bCs/>
          <w:color w:val="000000" w:themeColor="text1"/>
          <w:sz w:val="28"/>
          <w:szCs w:val="28"/>
        </w:rPr>
      </w:pPr>
      <w:bookmarkStart w:id="793" w:name="_Toc239204319"/>
      <w:r w:rsidRPr="00E1229B">
        <w:rPr>
          <w:rFonts w:ascii="Times New Roman" w:hAnsi="Times New Roman" w:cs="Times New Roman"/>
          <w:b/>
          <w:bCs/>
          <w:color w:val="000000" w:themeColor="text1"/>
          <w:sz w:val="28"/>
          <w:szCs w:val="28"/>
        </w:rPr>
        <w:t>4.9 Reliability and Validity</w:t>
      </w:r>
      <w:bookmarkEnd w:id="793"/>
    </w:p>
    <w:p w14:paraId="2198445C" w14:textId="77777777" w:rsidR="00313470" w:rsidRPr="00E1229B" w:rsidRDefault="00313470">
      <w:pPr>
        <w:pStyle w:val="Heading2"/>
        <w:pPrChange w:id="794" w:author="JAGADEESHWAR REDDY" w:date="2026-07-29T02:25:00Z" w16du:dateUtc="2026-07-28T20:55:00Z">
          <w:pPr/>
        </w:pPrChange>
      </w:pPr>
    </w:p>
    <w:p w14:paraId="3CE4306D" w14:textId="77777777" w:rsidR="006E5D77" w:rsidRPr="006E5D77" w:rsidRDefault="006E5D77" w:rsidP="006E5D77">
      <w:pPr>
        <w:spacing w:line="360" w:lineRule="auto"/>
        <w:rPr>
          <w:rFonts w:ascii="Times New Roman" w:hAnsi="Times New Roman" w:cs="Times New Roman"/>
          <w:sz w:val="24"/>
          <w:szCs w:val="24"/>
          <w:lang w:val="en-IN"/>
        </w:rPr>
      </w:pPr>
      <w:r w:rsidRPr="006E5D77">
        <w:rPr>
          <w:rFonts w:ascii="Times New Roman" w:hAnsi="Times New Roman" w:cs="Times New Roman"/>
          <w:sz w:val="24"/>
          <w:szCs w:val="24"/>
          <w:lang w:val="en-IN"/>
        </w:rPr>
        <w:t xml:space="preserve">Reliability is about how consistent and stable a measurement procedure's. Validity is about how a study measures what it is supposed to measure </w:t>
      </w:r>
      <w:r w:rsidRPr="00E1229B">
        <w:rPr>
          <w:rFonts w:ascii="Times New Roman" w:hAnsi="Times New Roman" w:cs="Times New Roman"/>
          <w:color w:val="4C94D8" w:themeColor="text2" w:themeTint="80"/>
          <w:sz w:val="24"/>
          <w:szCs w:val="24"/>
          <w:lang w:val="en-IN"/>
        </w:rPr>
        <w:t>(Saunders et al., 2019).</w:t>
      </w:r>
    </w:p>
    <w:p w14:paraId="19228C2F" w14:textId="77777777" w:rsidR="006E5D77" w:rsidRPr="006E5D77" w:rsidRDefault="006E5D77" w:rsidP="006E5D77">
      <w:pPr>
        <w:spacing w:line="360" w:lineRule="auto"/>
        <w:rPr>
          <w:rFonts w:ascii="Times New Roman" w:hAnsi="Times New Roman" w:cs="Times New Roman"/>
          <w:sz w:val="24"/>
          <w:szCs w:val="24"/>
          <w:lang w:val="en-IN"/>
        </w:rPr>
      </w:pPr>
      <w:r w:rsidRPr="006E5D77">
        <w:rPr>
          <w:rFonts w:ascii="Times New Roman" w:hAnsi="Times New Roman" w:cs="Times New Roman"/>
          <w:sz w:val="24"/>
          <w:szCs w:val="24"/>
          <w:lang w:val="en-IN"/>
        </w:rPr>
        <w:t>This studys reliability is strong because it uses audited statements, from SEC filings. Listed companies have to follow strict reporting rules so the chances of inaccurate reporting are lower.</w:t>
      </w:r>
    </w:p>
    <w:p w14:paraId="5D689E98" w14:textId="77777777" w:rsidR="006E5D77" w:rsidRDefault="006E5D77" w:rsidP="006E5D77">
      <w:pPr>
        <w:spacing w:line="360" w:lineRule="auto"/>
        <w:rPr>
          <w:rFonts w:ascii="Times New Roman" w:hAnsi="Times New Roman" w:cs="Times New Roman"/>
          <w:sz w:val="24"/>
          <w:szCs w:val="24"/>
          <w:lang w:val="en-IN"/>
        </w:rPr>
      </w:pPr>
      <w:r w:rsidRPr="006E5D77">
        <w:rPr>
          <w:rFonts w:ascii="Times New Roman" w:hAnsi="Times New Roman" w:cs="Times New Roman"/>
          <w:sz w:val="24"/>
          <w:szCs w:val="24"/>
          <w:lang w:val="en-IN"/>
        </w:rPr>
        <w:t>The studys validity is improved by using indicators that many other studies have used before. These indicators are well. Help to measure inventory management, working capital management and firm performance. Using these established measures makes it easier to compare the results with studies.</w:t>
      </w:r>
    </w:p>
    <w:p w14:paraId="562885AA" w14:textId="77777777" w:rsidR="0053604B" w:rsidRDefault="0053604B" w:rsidP="006E5D77">
      <w:pPr>
        <w:spacing w:line="360" w:lineRule="auto"/>
        <w:rPr>
          <w:rFonts w:ascii="Times New Roman" w:hAnsi="Times New Roman" w:cs="Times New Roman"/>
          <w:sz w:val="24"/>
          <w:szCs w:val="24"/>
          <w:lang w:val="en-IN"/>
        </w:rPr>
      </w:pPr>
    </w:p>
    <w:p w14:paraId="30F3B654" w14:textId="77777777" w:rsidR="0053604B" w:rsidRPr="00E1229B" w:rsidRDefault="0053604B" w:rsidP="00313470">
      <w:pPr>
        <w:pStyle w:val="Heading2"/>
        <w:rPr>
          <w:rFonts w:ascii="Times New Roman" w:hAnsi="Times New Roman" w:cs="Times New Roman"/>
          <w:b/>
          <w:bCs/>
          <w:color w:val="000000" w:themeColor="text1"/>
          <w:sz w:val="28"/>
          <w:szCs w:val="28"/>
        </w:rPr>
      </w:pPr>
      <w:bookmarkStart w:id="795" w:name="_Toc239204320"/>
      <w:r w:rsidRPr="00E1229B">
        <w:rPr>
          <w:rFonts w:ascii="Times New Roman" w:hAnsi="Times New Roman" w:cs="Times New Roman"/>
          <w:b/>
          <w:bCs/>
          <w:color w:val="000000" w:themeColor="text1"/>
          <w:sz w:val="28"/>
          <w:szCs w:val="28"/>
        </w:rPr>
        <w:t>4.10 Ethical Considerations</w:t>
      </w:r>
      <w:bookmarkEnd w:id="795"/>
    </w:p>
    <w:p w14:paraId="03B3278F" w14:textId="42E0463F" w:rsidR="00545AE8" w:rsidRPr="00545AE8" w:rsidRDefault="00545AE8" w:rsidP="00545AE8">
      <w:pPr>
        <w:spacing w:line="360" w:lineRule="auto"/>
        <w:rPr>
          <w:rFonts w:ascii="Times New Roman" w:hAnsi="Times New Roman" w:cs="Times New Roman"/>
          <w:sz w:val="24"/>
          <w:szCs w:val="24"/>
          <w:lang w:val="en-IN"/>
        </w:rPr>
      </w:pPr>
      <w:r w:rsidRPr="00545AE8">
        <w:rPr>
          <w:rFonts w:ascii="Times New Roman" w:hAnsi="Times New Roman" w:cs="Times New Roman"/>
          <w:sz w:val="24"/>
          <w:szCs w:val="24"/>
          <w:lang w:val="en-IN"/>
        </w:rPr>
        <w:t>This study uses information that is available to the public from the SEC EDGAR database. The research does not include people so it does not need surveys or interviews. This means that issues about permission, secrecy and keeping peoples information private do not apply.</w:t>
      </w:r>
    </w:p>
    <w:p w14:paraId="518EFCAE" w14:textId="0B014E3A" w:rsidR="00545AE8" w:rsidRPr="006E5D77" w:rsidRDefault="00545AE8" w:rsidP="00545AE8">
      <w:pPr>
        <w:spacing w:line="360" w:lineRule="auto"/>
        <w:rPr>
          <w:rFonts w:ascii="Times New Roman" w:hAnsi="Times New Roman" w:cs="Times New Roman"/>
          <w:sz w:val="24"/>
          <w:szCs w:val="24"/>
          <w:lang w:val="en-IN"/>
        </w:rPr>
      </w:pPr>
      <w:r w:rsidRPr="00545AE8">
        <w:rPr>
          <w:rFonts w:ascii="Times New Roman" w:hAnsi="Times New Roman" w:cs="Times New Roman"/>
          <w:sz w:val="24"/>
          <w:szCs w:val="24"/>
          <w:lang w:val="en-IN"/>
        </w:rPr>
        <w:t>All the information used in the study will be given credit. Referenced correctly according to the rules of academic honesty. The person doing the research will make sure that the results are reported correctly and fairly without changing or misusing the information from the SEC EDGAR database. The researcher will report the findings of the study accurately and objectively using the information, from the SEC EDGAR database.</w:t>
      </w:r>
    </w:p>
    <w:p w14:paraId="11991DEA" w14:textId="77777777" w:rsidR="006E5D77" w:rsidRDefault="006E5D77" w:rsidP="006E5D77">
      <w:pPr>
        <w:spacing w:line="360" w:lineRule="auto"/>
        <w:rPr>
          <w:rFonts w:ascii="Times New Roman" w:hAnsi="Times New Roman" w:cs="Times New Roman"/>
          <w:sz w:val="24"/>
          <w:szCs w:val="24"/>
          <w:lang w:val="en-IN"/>
        </w:rPr>
      </w:pPr>
      <w:r w:rsidRPr="006E5D77">
        <w:rPr>
          <w:rFonts w:ascii="Times New Roman" w:hAnsi="Times New Roman" w:cs="Times New Roman"/>
          <w:sz w:val="24"/>
          <w:szCs w:val="24"/>
          <w:lang w:val="en-IN"/>
        </w:rPr>
        <w:t>Using indicators to measure inventory management efficiency and working capital efficiency also makes the measurement framework more robust.</w:t>
      </w:r>
    </w:p>
    <w:p w14:paraId="66D66279" w14:textId="77777777" w:rsidR="00ED4CEC" w:rsidRPr="00E1229B" w:rsidRDefault="00ED4CEC" w:rsidP="00B52042">
      <w:pPr>
        <w:pStyle w:val="Heading2"/>
        <w:rPr>
          <w:b/>
          <w:bCs/>
          <w:color w:val="000000" w:themeColor="text1"/>
          <w:sz w:val="28"/>
          <w:szCs w:val="28"/>
        </w:rPr>
      </w:pPr>
      <w:bookmarkStart w:id="796" w:name="_Toc239204321"/>
      <w:r w:rsidRPr="00E1229B">
        <w:rPr>
          <w:rFonts w:ascii="Times New Roman" w:hAnsi="Times New Roman" w:cs="Times New Roman"/>
          <w:b/>
          <w:bCs/>
          <w:color w:val="000000" w:themeColor="text1"/>
          <w:sz w:val="28"/>
          <w:szCs w:val="28"/>
        </w:rPr>
        <w:t>4</w:t>
      </w:r>
      <w:r w:rsidRPr="00E1229B">
        <w:rPr>
          <w:b/>
          <w:bCs/>
          <w:color w:val="000000" w:themeColor="text1"/>
          <w:sz w:val="28"/>
          <w:szCs w:val="28"/>
        </w:rPr>
        <w:t>.</w:t>
      </w:r>
      <w:r w:rsidRPr="00E1229B">
        <w:rPr>
          <w:rFonts w:ascii="Times New Roman" w:hAnsi="Times New Roman" w:cs="Times New Roman"/>
          <w:b/>
          <w:bCs/>
          <w:color w:val="000000" w:themeColor="text1"/>
          <w:sz w:val="28"/>
          <w:szCs w:val="28"/>
        </w:rPr>
        <w:t>11 Chapter Summary</w:t>
      </w:r>
      <w:bookmarkEnd w:id="796"/>
    </w:p>
    <w:p w14:paraId="498C9F76" w14:textId="3850150B" w:rsidR="00ED4CEC" w:rsidDel="00761BAC" w:rsidRDefault="00ED4CEC" w:rsidP="00761BAC">
      <w:pPr>
        <w:spacing w:line="360" w:lineRule="auto"/>
        <w:rPr>
          <w:del w:id="797" w:author="JAGADEESHWAR REDDY" w:date="2026-08-26T00:41:00Z" w16du:dateUtc="2026-08-25T19:11:00Z"/>
          <w:rFonts w:ascii="Times New Roman" w:hAnsi="Times New Roman" w:cs="Times New Roman"/>
          <w:sz w:val="24"/>
          <w:szCs w:val="24"/>
          <w:lang w:val="en-IN"/>
        </w:rPr>
      </w:pPr>
      <w:r w:rsidRPr="00ED4CEC">
        <w:rPr>
          <w:rFonts w:ascii="Times New Roman" w:hAnsi="Times New Roman" w:cs="Times New Roman"/>
          <w:sz w:val="24"/>
          <w:szCs w:val="24"/>
          <w:lang w:val="en-IN"/>
        </w:rPr>
        <w:t xml:space="preserve">This chapter presented the research methodology and research design adopted for the study. A quantitative and explanatory research approach was selected to investigate the relationship between inventory management efficiency, working capital efficiency, and firm performance. The chapter discussed the research philosophy, research approach, data collection procedures, sample selection, variable measurement, and analytical techniques </w:t>
      </w:r>
      <w:del w:id="798" w:author="JAGADEESHWAR REDDY" w:date="2026-08-26T01:16:00Z" w16du:dateUtc="2026-08-25T19:46:00Z">
        <w:r w:rsidRPr="00ED4CEC" w:rsidDel="005775C9">
          <w:rPr>
            <w:rFonts w:ascii="Times New Roman" w:hAnsi="Times New Roman" w:cs="Times New Roman"/>
            <w:sz w:val="24"/>
            <w:szCs w:val="24"/>
            <w:lang w:val="en-IN"/>
          </w:rPr>
          <w:delText xml:space="preserve">that will be </w:delText>
        </w:r>
      </w:del>
      <w:r w:rsidRPr="00ED4CEC">
        <w:rPr>
          <w:rFonts w:ascii="Times New Roman" w:hAnsi="Times New Roman" w:cs="Times New Roman"/>
          <w:sz w:val="24"/>
          <w:szCs w:val="24"/>
          <w:lang w:val="en-IN"/>
        </w:rPr>
        <w:t>used</w:t>
      </w:r>
      <w:ins w:id="799" w:author="JAGADEESHWAR REDDY" w:date="2026-08-26T01:16:00Z" w16du:dateUtc="2026-08-25T19:46:00Z">
        <w:r w:rsidR="005775C9">
          <w:rPr>
            <w:rFonts w:ascii="Times New Roman" w:hAnsi="Times New Roman" w:cs="Times New Roman"/>
            <w:sz w:val="24"/>
            <w:szCs w:val="24"/>
            <w:lang w:val="en-IN"/>
          </w:rPr>
          <w:t xml:space="preserve"> in the study</w:t>
        </w:r>
      </w:ins>
      <w:r w:rsidRPr="00ED4CEC">
        <w:rPr>
          <w:rFonts w:ascii="Times New Roman" w:hAnsi="Times New Roman" w:cs="Times New Roman"/>
          <w:sz w:val="24"/>
          <w:szCs w:val="24"/>
          <w:lang w:val="en-IN"/>
        </w:rPr>
        <w:t xml:space="preserve"> to test the proposed hypotheses. The following stages of the dissertation</w:t>
      </w:r>
      <w:del w:id="800" w:author="JAGADEESHWAR REDDY" w:date="2026-08-26T01:16:00Z" w16du:dateUtc="2026-08-25T19:46:00Z">
        <w:r w:rsidRPr="00ED4CEC" w:rsidDel="00722F50">
          <w:rPr>
            <w:rFonts w:ascii="Times New Roman" w:hAnsi="Times New Roman" w:cs="Times New Roman"/>
            <w:sz w:val="24"/>
            <w:szCs w:val="24"/>
            <w:lang w:val="en-IN"/>
          </w:rPr>
          <w:delText xml:space="preserve"> will</w:delText>
        </w:r>
      </w:del>
      <w:r w:rsidRPr="00ED4CEC">
        <w:rPr>
          <w:rFonts w:ascii="Times New Roman" w:hAnsi="Times New Roman" w:cs="Times New Roman"/>
          <w:sz w:val="24"/>
          <w:szCs w:val="24"/>
          <w:lang w:val="en-IN"/>
        </w:rPr>
        <w:t xml:space="preserve"> focus</w:t>
      </w:r>
      <w:ins w:id="801" w:author="JAGADEESHWAR REDDY" w:date="2026-08-26T01:16:00Z" w16du:dateUtc="2026-08-25T19:46:00Z">
        <w:r w:rsidR="00722F50">
          <w:rPr>
            <w:rFonts w:ascii="Times New Roman" w:hAnsi="Times New Roman" w:cs="Times New Roman"/>
            <w:sz w:val="24"/>
            <w:szCs w:val="24"/>
            <w:lang w:val="en-IN"/>
          </w:rPr>
          <w:t>ed</w:t>
        </w:r>
      </w:ins>
      <w:r w:rsidRPr="00ED4CEC">
        <w:rPr>
          <w:rFonts w:ascii="Times New Roman" w:hAnsi="Times New Roman" w:cs="Times New Roman"/>
          <w:sz w:val="24"/>
          <w:szCs w:val="24"/>
          <w:lang w:val="en-IN"/>
        </w:rPr>
        <w:t xml:space="preserve"> on data collection, analysis, and interpretation of findings.</w:t>
      </w:r>
    </w:p>
    <w:p w14:paraId="712D3034" w14:textId="77777777" w:rsidR="00761BAC" w:rsidRDefault="00761BAC" w:rsidP="00ED4CEC">
      <w:pPr>
        <w:spacing w:line="360" w:lineRule="auto"/>
        <w:rPr>
          <w:ins w:id="802" w:author="JAGADEESHWAR REDDY" w:date="2026-08-26T00:41:00Z" w16du:dateUtc="2026-08-25T19:11:00Z"/>
          <w:rFonts w:ascii="Times New Roman" w:hAnsi="Times New Roman" w:cs="Times New Roman"/>
          <w:sz w:val="24"/>
          <w:szCs w:val="24"/>
          <w:lang w:val="en-IN"/>
        </w:rPr>
      </w:pPr>
    </w:p>
    <w:p w14:paraId="0936510C" w14:textId="45773CFB" w:rsidR="00723E8D" w:rsidRPr="00AB11AB" w:rsidDel="00761BAC" w:rsidRDefault="00723E8D">
      <w:pPr>
        <w:pStyle w:val="Heading1"/>
        <w:rPr>
          <w:del w:id="803" w:author="JAGADEESHWAR REDDY" w:date="2026-08-26T00:41:00Z" w16du:dateUtc="2026-08-25T19:11:00Z"/>
          <w:rFonts w:ascii="Times New Roman" w:hAnsi="Times New Roman" w:cs="Times New Roman"/>
          <w:b/>
          <w:bCs/>
          <w:color w:val="auto"/>
          <w:sz w:val="32"/>
          <w:szCs w:val="32"/>
          <w:rPrChange w:id="804" w:author="JAGADEESHWAR REDDY" w:date="2026-08-26T00:41:00Z" w16du:dateUtc="2026-08-25T19:11:00Z">
            <w:rPr>
              <w:del w:id="805" w:author="JAGADEESHWAR REDDY" w:date="2026-08-26T00:41:00Z" w16du:dateUtc="2026-08-25T19:11:00Z"/>
            </w:rPr>
          </w:rPrChange>
        </w:rPr>
      </w:pPr>
      <w:del w:id="806" w:author="JAGADEESHWAR REDDY" w:date="2026-08-26T00:41:00Z" w16du:dateUtc="2026-08-25T19:11:00Z">
        <w:r w:rsidRPr="00AB11AB" w:rsidDel="00761BAC">
          <w:rPr>
            <w:rFonts w:ascii="Times New Roman" w:hAnsi="Times New Roman" w:cs="Times New Roman"/>
            <w:b/>
            <w:bCs/>
            <w:color w:val="auto"/>
            <w:sz w:val="32"/>
            <w:szCs w:val="32"/>
            <w:rPrChange w:id="807" w:author="JAGADEESHWAR REDDY" w:date="2026-08-26T00:41:00Z" w16du:dateUtc="2026-08-25T19:11:00Z">
              <w:rPr/>
            </w:rPrChange>
          </w:rPr>
          <w:delText>5  Final Dissertation Plan</w:delText>
        </w:r>
      </w:del>
    </w:p>
    <w:p w14:paraId="5B1B0B36" w14:textId="6687C525" w:rsidR="00723E8D" w:rsidRPr="00AB11AB" w:rsidDel="00761BAC" w:rsidRDefault="00723E8D">
      <w:pPr>
        <w:pStyle w:val="Heading1"/>
        <w:rPr>
          <w:del w:id="808" w:author="JAGADEESHWAR REDDY" w:date="2026-08-26T00:41:00Z" w16du:dateUtc="2026-08-25T19:11:00Z"/>
          <w:rFonts w:ascii="Times New Roman" w:hAnsi="Times New Roman" w:cs="Times New Roman"/>
          <w:b/>
          <w:bCs/>
          <w:color w:val="auto"/>
          <w:sz w:val="32"/>
          <w:szCs w:val="32"/>
          <w:rPrChange w:id="809" w:author="JAGADEESHWAR REDDY" w:date="2026-08-26T00:41:00Z" w16du:dateUtc="2026-08-25T19:11:00Z">
            <w:rPr>
              <w:del w:id="810" w:author="JAGADEESHWAR REDDY" w:date="2026-08-26T00:41:00Z" w16du:dateUtc="2026-08-25T19:11:00Z"/>
              <w:sz w:val="28"/>
              <w:szCs w:val="28"/>
            </w:rPr>
          </w:rPrChange>
        </w:rPr>
        <w:pPrChange w:id="811" w:author="JAGADEESHWAR REDDY" w:date="2026-08-26T00:41:00Z" w16du:dateUtc="2026-08-25T19:11:00Z">
          <w:pPr>
            <w:pStyle w:val="Heading2"/>
          </w:pPr>
        </w:pPrChange>
      </w:pPr>
      <w:del w:id="812" w:author="JAGADEESHWAR REDDY" w:date="2026-08-26T00:41:00Z" w16du:dateUtc="2026-08-25T19:11:00Z">
        <w:r w:rsidRPr="00AB11AB" w:rsidDel="00761BAC">
          <w:rPr>
            <w:rFonts w:ascii="Times New Roman" w:hAnsi="Times New Roman" w:cs="Times New Roman"/>
            <w:b/>
            <w:bCs/>
            <w:color w:val="auto"/>
            <w:sz w:val="32"/>
            <w:szCs w:val="32"/>
            <w:rPrChange w:id="813" w:author="JAGADEESHWAR REDDY" w:date="2026-08-26T00:41:00Z" w16du:dateUtc="2026-08-25T19:11:00Z">
              <w:rPr>
                <w:sz w:val="28"/>
                <w:szCs w:val="28"/>
              </w:rPr>
            </w:rPrChange>
          </w:rPr>
          <w:delText>5.1 Current Progress</w:delText>
        </w:r>
      </w:del>
    </w:p>
    <w:p w14:paraId="3789F058" w14:textId="66B1B897" w:rsidR="00723E8D" w:rsidRPr="00AB11AB" w:rsidDel="00761BAC" w:rsidRDefault="00723E8D">
      <w:pPr>
        <w:pStyle w:val="Heading1"/>
        <w:rPr>
          <w:del w:id="814" w:author="JAGADEESHWAR REDDY" w:date="2026-08-26T00:41:00Z" w16du:dateUtc="2026-08-25T19:11:00Z"/>
          <w:rFonts w:ascii="Times New Roman" w:hAnsi="Times New Roman" w:cs="Times New Roman"/>
          <w:b/>
          <w:bCs/>
          <w:sz w:val="32"/>
          <w:szCs w:val="32"/>
          <w:rPrChange w:id="815" w:author="JAGADEESHWAR REDDY" w:date="2026-08-26T00:41:00Z" w16du:dateUtc="2026-08-25T19:11:00Z">
            <w:rPr>
              <w:del w:id="816" w:author="JAGADEESHWAR REDDY" w:date="2026-08-26T00:41:00Z" w16du:dateUtc="2026-08-25T19:11:00Z"/>
              <w:sz w:val="24"/>
              <w:szCs w:val="24"/>
            </w:rPr>
          </w:rPrChange>
        </w:rPr>
        <w:pPrChange w:id="817" w:author="JAGADEESHWAR REDDY" w:date="2026-08-26T00:41:00Z" w16du:dateUtc="2026-08-25T19:11:00Z">
          <w:pPr>
            <w:spacing w:line="360" w:lineRule="auto"/>
          </w:pPr>
        </w:pPrChange>
      </w:pPr>
      <w:del w:id="818" w:author="JAGADEESHWAR REDDY" w:date="2026-08-26T00:41:00Z" w16du:dateUtc="2026-08-25T19:11:00Z">
        <w:r w:rsidRPr="00AB11AB" w:rsidDel="00761BAC">
          <w:rPr>
            <w:rFonts w:ascii="Times New Roman" w:hAnsi="Times New Roman" w:cs="Times New Roman"/>
            <w:b/>
            <w:bCs/>
            <w:sz w:val="32"/>
            <w:szCs w:val="32"/>
            <w:rPrChange w:id="819" w:author="JAGADEESHWAR REDDY" w:date="2026-08-26T00:41:00Z" w16du:dateUtc="2026-08-25T19:11:00Z">
              <w:rPr>
                <w:sz w:val="24"/>
                <w:szCs w:val="24"/>
              </w:rPr>
            </w:rPrChange>
          </w:rPr>
          <w:delText>The following components of the dissertation have been completed:</w:delText>
        </w:r>
      </w:del>
    </w:p>
    <w:p w14:paraId="41D63A55" w14:textId="5BB8DA94" w:rsidR="00723E8D" w:rsidRPr="00AB11AB" w:rsidDel="00761BAC" w:rsidRDefault="00723E8D">
      <w:pPr>
        <w:pStyle w:val="Heading1"/>
        <w:rPr>
          <w:del w:id="820" w:author="JAGADEESHWAR REDDY" w:date="2026-08-26T00:41:00Z" w16du:dateUtc="2026-08-25T19:11:00Z"/>
          <w:rFonts w:ascii="Times New Roman" w:hAnsi="Times New Roman" w:cs="Times New Roman"/>
          <w:b/>
          <w:bCs/>
          <w:sz w:val="32"/>
          <w:szCs w:val="32"/>
          <w:rPrChange w:id="821" w:author="JAGADEESHWAR REDDY" w:date="2026-08-26T00:41:00Z" w16du:dateUtc="2026-08-25T19:11:00Z">
            <w:rPr>
              <w:del w:id="822" w:author="JAGADEESHWAR REDDY" w:date="2026-08-26T00:41:00Z" w16du:dateUtc="2026-08-25T19:11:00Z"/>
              <w:sz w:val="24"/>
              <w:szCs w:val="24"/>
            </w:rPr>
          </w:rPrChange>
        </w:rPr>
        <w:pPrChange w:id="823" w:author="JAGADEESHWAR REDDY" w:date="2026-08-26T00:41:00Z" w16du:dateUtc="2026-08-25T19:11:00Z">
          <w:pPr>
            <w:numPr>
              <w:numId w:val="5"/>
            </w:numPr>
            <w:tabs>
              <w:tab w:val="num" w:pos="720"/>
            </w:tabs>
            <w:spacing w:line="360" w:lineRule="auto"/>
            <w:ind w:left="720" w:hanging="360"/>
          </w:pPr>
        </w:pPrChange>
      </w:pPr>
      <w:del w:id="824" w:author="JAGADEESHWAR REDDY" w:date="2026-08-26T00:41:00Z" w16du:dateUtc="2026-08-25T19:11:00Z">
        <w:r w:rsidRPr="00AB11AB" w:rsidDel="00761BAC">
          <w:rPr>
            <w:rFonts w:ascii="Times New Roman" w:hAnsi="Times New Roman" w:cs="Times New Roman"/>
            <w:b/>
            <w:bCs/>
            <w:sz w:val="32"/>
            <w:szCs w:val="32"/>
            <w:rPrChange w:id="825" w:author="JAGADEESHWAR REDDY" w:date="2026-08-26T00:41:00Z" w16du:dateUtc="2026-08-25T19:11:00Z">
              <w:rPr>
                <w:sz w:val="24"/>
                <w:szCs w:val="24"/>
              </w:rPr>
            </w:rPrChange>
          </w:rPr>
          <w:delText xml:space="preserve">Introduction </w:delText>
        </w:r>
      </w:del>
    </w:p>
    <w:p w14:paraId="5288AAF7" w14:textId="51C549E3" w:rsidR="00723E8D" w:rsidRPr="00AB11AB" w:rsidDel="00761BAC" w:rsidRDefault="00723E8D">
      <w:pPr>
        <w:pStyle w:val="Heading1"/>
        <w:rPr>
          <w:del w:id="826" w:author="JAGADEESHWAR REDDY" w:date="2026-08-26T00:41:00Z" w16du:dateUtc="2026-08-25T19:11:00Z"/>
          <w:rFonts w:ascii="Times New Roman" w:hAnsi="Times New Roman" w:cs="Times New Roman"/>
          <w:b/>
          <w:bCs/>
          <w:sz w:val="32"/>
          <w:szCs w:val="32"/>
          <w:rPrChange w:id="827" w:author="JAGADEESHWAR REDDY" w:date="2026-08-26T00:41:00Z" w16du:dateUtc="2026-08-25T19:11:00Z">
            <w:rPr>
              <w:del w:id="828" w:author="JAGADEESHWAR REDDY" w:date="2026-08-26T00:41:00Z" w16du:dateUtc="2026-08-25T19:11:00Z"/>
              <w:sz w:val="24"/>
              <w:szCs w:val="24"/>
            </w:rPr>
          </w:rPrChange>
        </w:rPr>
        <w:pPrChange w:id="829" w:author="JAGADEESHWAR REDDY" w:date="2026-08-26T00:41:00Z" w16du:dateUtc="2026-08-25T19:11:00Z">
          <w:pPr>
            <w:numPr>
              <w:numId w:val="5"/>
            </w:numPr>
            <w:tabs>
              <w:tab w:val="num" w:pos="720"/>
            </w:tabs>
            <w:spacing w:line="360" w:lineRule="auto"/>
            <w:ind w:left="720" w:hanging="360"/>
          </w:pPr>
        </w:pPrChange>
      </w:pPr>
      <w:del w:id="830" w:author="JAGADEESHWAR REDDY" w:date="2026-08-26T00:41:00Z" w16du:dateUtc="2026-08-25T19:11:00Z">
        <w:r w:rsidRPr="00AB11AB" w:rsidDel="00761BAC">
          <w:rPr>
            <w:rFonts w:ascii="Times New Roman" w:hAnsi="Times New Roman" w:cs="Times New Roman"/>
            <w:b/>
            <w:bCs/>
            <w:sz w:val="32"/>
            <w:szCs w:val="32"/>
            <w:rPrChange w:id="831" w:author="JAGADEESHWAR REDDY" w:date="2026-08-26T00:41:00Z" w16du:dateUtc="2026-08-25T19:11:00Z">
              <w:rPr>
                <w:sz w:val="24"/>
                <w:szCs w:val="24"/>
              </w:rPr>
            </w:rPrChange>
          </w:rPr>
          <w:delText xml:space="preserve">Context and Motivation of the Study </w:delText>
        </w:r>
      </w:del>
    </w:p>
    <w:p w14:paraId="6013A8A2" w14:textId="432BEA02" w:rsidR="00723E8D" w:rsidRPr="00AB11AB" w:rsidDel="00761BAC" w:rsidRDefault="00723E8D">
      <w:pPr>
        <w:pStyle w:val="Heading1"/>
        <w:rPr>
          <w:del w:id="832" w:author="JAGADEESHWAR REDDY" w:date="2026-08-26T00:41:00Z" w16du:dateUtc="2026-08-25T19:11:00Z"/>
          <w:rFonts w:ascii="Times New Roman" w:hAnsi="Times New Roman" w:cs="Times New Roman"/>
          <w:b/>
          <w:bCs/>
          <w:sz w:val="32"/>
          <w:szCs w:val="32"/>
          <w:rPrChange w:id="833" w:author="JAGADEESHWAR REDDY" w:date="2026-08-26T00:41:00Z" w16du:dateUtc="2026-08-25T19:11:00Z">
            <w:rPr>
              <w:del w:id="834" w:author="JAGADEESHWAR REDDY" w:date="2026-08-26T00:41:00Z" w16du:dateUtc="2026-08-25T19:11:00Z"/>
              <w:sz w:val="24"/>
              <w:szCs w:val="24"/>
            </w:rPr>
          </w:rPrChange>
        </w:rPr>
        <w:pPrChange w:id="835" w:author="JAGADEESHWAR REDDY" w:date="2026-08-26T00:41:00Z" w16du:dateUtc="2026-08-25T19:11:00Z">
          <w:pPr>
            <w:numPr>
              <w:numId w:val="5"/>
            </w:numPr>
            <w:tabs>
              <w:tab w:val="num" w:pos="720"/>
            </w:tabs>
            <w:spacing w:line="360" w:lineRule="auto"/>
            <w:ind w:left="720" w:hanging="360"/>
          </w:pPr>
        </w:pPrChange>
      </w:pPr>
      <w:del w:id="836" w:author="JAGADEESHWAR REDDY" w:date="2026-08-26T00:41:00Z" w16du:dateUtc="2026-08-25T19:11:00Z">
        <w:r w:rsidRPr="00AB11AB" w:rsidDel="00761BAC">
          <w:rPr>
            <w:rFonts w:ascii="Times New Roman" w:hAnsi="Times New Roman" w:cs="Times New Roman"/>
            <w:b/>
            <w:bCs/>
            <w:sz w:val="32"/>
            <w:szCs w:val="32"/>
            <w:rPrChange w:id="837" w:author="JAGADEESHWAR REDDY" w:date="2026-08-26T00:41:00Z" w16du:dateUtc="2026-08-25T19:11:00Z">
              <w:rPr>
                <w:sz w:val="24"/>
                <w:szCs w:val="24"/>
              </w:rPr>
            </w:rPrChange>
          </w:rPr>
          <w:delText xml:space="preserve">Research Questions </w:delText>
        </w:r>
      </w:del>
    </w:p>
    <w:p w14:paraId="6D39460F" w14:textId="1F1273A6" w:rsidR="00723E8D" w:rsidRPr="00AB11AB" w:rsidDel="00761BAC" w:rsidRDefault="00723E8D">
      <w:pPr>
        <w:pStyle w:val="Heading1"/>
        <w:rPr>
          <w:del w:id="838" w:author="JAGADEESHWAR REDDY" w:date="2026-08-26T00:41:00Z" w16du:dateUtc="2026-08-25T19:11:00Z"/>
          <w:rFonts w:ascii="Times New Roman" w:hAnsi="Times New Roman" w:cs="Times New Roman"/>
          <w:b/>
          <w:bCs/>
          <w:sz w:val="32"/>
          <w:szCs w:val="32"/>
          <w:rPrChange w:id="839" w:author="JAGADEESHWAR REDDY" w:date="2026-08-26T00:41:00Z" w16du:dateUtc="2026-08-25T19:11:00Z">
            <w:rPr>
              <w:del w:id="840" w:author="JAGADEESHWAR REDDY" w:date="2026-08-26T00:41:00Z" w16du:dateUtc="2026-08-25T19:11:00Z"/>
              <w:sz w:val="24"/>
              <w:szCs w:val="24"/>
            </w:rPr>
          </w:rPrChange>
        </w:rPr>
        <w:pPrChange w:id="841" w:author="JAGADEESHWAR REDDY" w:date="2026-08-26T00:41:00Z" w16du:dateUtc="2026-08-25T19:11:00Z">
          <w:pPr>
            <w:numPr>
              <w:numId w:val="5"/>
            </w:numPr>
            <w:tabs>
              <w:tab w:val="num" w:pos="720"/>
            </w:tabs>
            <w:spacing w:line="360" w:lineRule="auto"/>
            <w:ind w:left="720" w:hanging="360"/>
          </w:pPr>
        </w:pPrChange>
      </w:pPr>
      <w:del w:id="842" w:author="JAGADEESHWAR REDDY" w:date="2026-08-26T00:41:00Z" w16du:dateUtc="2026-08-25T19:11:00Z">
        <w:r w:rsidRPr="00AB11AB" w:rsidDel="00761BAC">
          <w:rPr>
            <w:rFonts w:ascii="Times New Roman" w:hAnsi="Times New Roman" w:cs="Times New Roman"/>
            <w:b/>
            <w:bCs/>
            <w:sz w:val="32"/>
            <w:szCs w:val="32"/>
            <w:rPrChange w:id="843" w:author="JAGADEESHWAR REDDY" w:date="2026-08-26T00:41:00Z" w16du:dateUtc="2026-08-25T19:11:00Z">
              <w:rPr>
                <w:sz w:val="24"/>
                <w:szCs w:val="24"/>
              </w:rPr>
            </w:rPrChange>
          </w:rPr>
          <w:delText xml:space="preserve">Literature Review </w:delText>
        </w:r>
      </w:del>
    </w:p>
    <w:p w14:paraId="4941AD47" w14:textId="5CEF7D5C" w:rsidR="00723E8D" w:rsidRPr="00AB11AB" w:rsidDel="00761BAC" w:rsidRDefault="00723E8D">
      <w:pPr>
        <w:pStyle w:val="Heading1"/>
        <w:rPr>
          <w:del w:id="844" w:author="JAGADEESHWAR REDDY" w:date="2026-08-26T00:41:00Z" w16du:dateUtc="2026-08-25T19:11:00Z"/>
          <w:rFonts w:ascii="Times New Roman" w:hAnsi="Times New Roman" w:cs="Times New Roman"/>
          <w:b/>
          <w:bCs/>
          <w:sz w:val="32"/>
          <w:szCs w:val="32"/>
          <w:rPrChange w:id="845" w:author="JAGADEESHWAR REDDY" w:date="2026-08-26T00:41:00Z" w16du:dateUtc="2026-08-25T19:11:00Z">
            <w:rPr>
              <w:del w:id="846" w:author="JAGADEESHWAR REDDY" w:date="2026-08-26T00:41:00Z" w16du:dateUtc="2026-08-25T19:11:00Z"/>
              <w:sz w:val="24"/>
              <w:szCs w:val="24"/>
            </w:rPr>
          </w:rPrChange>
        </w:rPr>
        <w:pPrChange w:id="847" w:author="JAGADEESHWAR REDDY" w:date="2026-08-26T00:41:00Z" w16du:dateUtc="2026-08-25T19:11:00Z">
          <w:pPr>
            <w:numPr>
              <w:numId w:val="5"/>
            </w:numPr>
            <w:tabs>
              <w:tab w:val="num" w:pos="720"/>
            </w:tabs>
            <w:spacing w:line="360" w:lineRule="auto"/>
            <w:ind w:left="720" w:hanging="360"/>
          </w:pPr>
        </w:pPrChange>
      </w:pPr>
      <w:del w:id="848" w:author="JAGADEESHWAR REDDY" w:date="2026-08-26T00:41:00Z" w16du:dateUtc="2026-08-25T19:11:00Z">
        <w:r w:rsidRPr="00AB11AB" w:rsidDel="00761BAC">
          <w:rPr>
            <w:rFonts w:ascii="Times New Roman" w:hAnsi="Times New Roman" w:cs="Times New Roman"/>
            <w:b/>
            <w:bCs/>
            <w:sz w:val="32"/>
            <w:szCs w:val="32"/>
            <w:rPrChange w:id="849" w:author="JAGADEESHWAR REDDY" w:date="2026-08-26T00:41:00Z" w16du:dateUtc="2026-08-25T19:11:00Z">
              <w:rPr>
                <w:sz w:val="24"/>
                <w:szCs w:val="24"/>
              </w:rPr>
            </w:rPrChange>
          </w:rPr>
          <w:delText xml:space="preserve">Research Gap </w:delText>
        </w:r>
      </w:del>
    </w:p>
    <w:p w14:paraId="77A15222" w14:textId="7727BFE2" w:rsidR="00723E8D" w:rsidRPr="00AB11AB" w:rsidDel="00761BAC" w:rsidRDefault="00723E8D">
      <w:pPr>
        <w:pStyle w:val="Heading1"/>
        <w:rPr>
          <w:del w:id="850" w:author="JAGADEESHWAR REDDY" w:date="2026-08-26T00:41:00Z" w16du:dateUtc="2026-08-25T19:11:00Z"/>
          <w:rFonts w:ascii="Times New Roman" w:hAnsi="Times New Roman" w:cs="Times New Roman"/>
          <w:b/>
          <w:bCs/>
          <w:sz w:val="32"/>
          <w:szCs w:val="32"/>
          <w:rPrChange w:id="851" w:author="JAGADEESHWAR REDDY" w:date="2026-08-26T00:41:00Z" w16du:dateUtc="2026-08-25T19:11:00Z">
            <w:rPr>
              <w:del w:id="852" w:author="JAGADEESHWAR REDDY" w:date="2026-08-26T00:41:00Z" w16du:dateUtc="2026-08-25T19:11:00Z"/>
              <w:sz w:val="24"/>
              <w:szCs w:val="24"/>
            </w:rPr>
          </w:rPrChange>
        </w:rPr>
        <w:pPrChange w:id="853" w:author="JAGADEESHWAR REDDY" w:date="2026-08-26T00:41:00Z" w16du:dateUtc="2026-08-25T19:11:00Z">
          <w:pPr>
            <w:numPr>
              <w:numId w:val="5"/>
            </w:numPr>
            <w:tabs>
              <w:tab w:val="num" w:pos="720"/>
            </w:tabs>
            <w:spacing w:line="360" w:lineRule="auto"/>
            <w:ind w:left="720" w:hanging="360"/>
          </w:pPr>
        </w:pPrChange>
      </w:pPr>
      <w:del w:id="854" w:author="JAGADEESHWAR REDDY" w:date="2026-08-26T00:41:00Z" w16du:dateUtc="2026-08-25T19:11:00Z">
        <w:r w:rsidRPr="00AB11AB" w:rsidDel="00761BAC">
          <w:rPr>
            <w:rFonts w:ascii="Times New Roman" w:hAnsi="Times New Roman" w:cs="Times New Roman"/>
            <w:b/>
            <w:bCs/>
            <w:sz w:val="32"/>
            <w:szCs w:val="32"/>
            <w:rPrChange w:id="855" w:author="JAGADEESHWAR REDDY" w:date="2026-08-26T00:41:00Z" w16du:dateUtc="2026-08-25T19:11:00Z">
              <w:rPr>
                <w:sz w:val="24"/>
                <w:szCs w:val="24"/>
              </w:rPr>
            </w:rPrChange>
          </w:rPr>
          <w:delText xml:space="preserve">Theoretical Motivation </w:delText>
        </w:r>
      </w:del>
    </w:p>
    <w:p w14:paraId="02D8DE49" w14:textId="53A7C8FC" w:rsidR="00723E8D" w:rsidRPr="00AB11AB" w:rsidDel="00761BAC" w:rsidRDefault="00723E8D">
      <w:pPr>
        <w:pStyle w:val="Heading1"/>
        <w:rPr>
          <w:del w:id="856" w:author="JAGADEESHWAR REDDY" w:date="2026-08-26T00:41:00Z" w16du:dateUtc="2026-08-25T19:11:00Z"/>
          <w:rFonts w:ascii="Times New Roman" w:hAnsi="Times New Roman" w:cs="Times New Roman"/>
          <w:b/>
          <w:bCs/>
          <w:sz w:val="32"/>
          <w:szCs w:val="32"/>
          <w:rPrChange w:id="857" w:author="JAGADEESHWAR REDDY" w:date="2026-08-26T00:41:00Z" w16du:dateUtc="2026-08-25T19:11:00Z">
            <w:rPr>
              <w:del w:id="858" w:author="JAGADEESHWAR REDDY" w:date="2026-08-26T00:41:00Z" w16du:dateUtc="2026-08-25T19:11:00Z"/>
              <w:sz w:val="24"/>
              <w:szCs w:val="24"/>
            </w:rPr>
          </w:rPrChange>
        </w:rPr>
        <w:pPrChange w:id="859" w:author="JAGADEESHWAR REDDY" w:date="2026-08-26T00:41:00Z" w16du:dateUtc="2026-08-25T19:11:00Z">
          <w:pPr>
            <w:numPr>
              <w:numId w:val="5"/>
            </w:numPr>
            <w:tabs>
              <w:tab w:val="num" w:pos="720"/>
            </w:tabs>
            <w:spacing w:line="360" w:lineRule="auto"/>
            <w:ind w:left="720" w:hanging="360"/>
          </w:pPr>
        </w:pPrChange>
      </w:pPr>
      <w:del w:id="860" w:author="JAGADEESHWAR REDDY" w:date="2026-08-26T00:41:00Z" w16du:dateUtc="2026-08-25T19:11:00Z">
        <w:r w:rsidRPr="00AB11AB" w:rsidDel="00761BAC">
          <w:rPr>
            <w:rFonts w:ascii="Times New Roman" w:hAnsi="Times New Roman" w:cs="Times New Roman"/>
            <w:b/>
            <w:bCs/>
            <w:sz w:val="32"/>
            <w:szCs w:val="32"/>
            <w:rPrChange w:id="861" w:author="JAGADEESHWAR REDDY" w:date="2026-08-26T00:41:00Z" w16du:dateUtc="2026-08-25T19:11:00Z">
              <w:rPr>
                <w:sz w:val="24"/>
                <w:szCs w:val="24"/>
              </w:rPr>
            </w:rPrChange>
          </w:rPr>
          <w:delText xml:space="preserve">Hypotheses Development </w:delText>
        </w:r>
      </w:del>
    </w:p>
    <w:p w14:paraId="54D45AC7" w14:textId="450B5A51" w:rsidR="00723E8D" w:rsidRPr="00AB11AB" w:rsidDel="00761BAC" w:rsidRDefault="00723E8D">
      <w:pPr>
        <w:pStyle w:val="Heading1"/>
        <w:rPr>
          <w:del w:id="862" w:author="JAGADEESHWAR REDDY" w:date="2026-08-26T00:41:00Z" w16du:dateUtc="2026-08-25T19:11:00Z"/>
          <w:rFonts w:ascii="Times New Roman" w:hAnsi="Times New Roman" w:cs="Times New Roman"/>
          <w:b/>
          <w:bCs/>
          <w:sz w:val="32"/>
          <w:szCs w:val="32"/>
          <w:rPrChange w:id="863" w:author="JAGADEESHWAR REDDY" w:date="2026-08-26T00:41:00Z" w16du:dateUtc="2026-08-25T19:11:00Z">
            <w:rPr>
              <w:del w:id="864" w:author="JAGADEESHWAR REDDY" w:date="2026-08-26T00:41:00Z" w16du:dateUtc="2026-08-25T19:11:00Z"/>
              <w:sz w:val="24"/>
              <w:szCs w:val="24"/>
            </w:rPr>
          </w:rPrChange>
        </w:rPr>
        <w:pPrChange w:id="865" w:author="JAGADEESHWAR REDDY" w:date="2026-08-26T00:41:00Z" w16du:dateUtc="2026-08-25T19:11:00Z">
          <w:pPr>
            <w:numPr>
              <w:numId w:val="5"/>
            </w:numPr>
            <w:tabs>
              <w:tab w:val="num" w:pos="720"/>
            </w:tabs>
            <w:spacing w:line="360" w:lineRule="auto"/>
            <w:ind w:left="720" w:hanging="360"/>
          </w:pPr>
        </w:pPrChange>
      </w:pPr>
      <w:del w:id="866" w:author="JAGADEESHWAR REDDY" w:date="2026-08-26T00:41:00Z" w16du:dateUtc="2026-08-25T19:11:00Z">
        <w:r w:rsidRPr="00AB11AB" w:rsidDel="00761BAC">
          <w:rPr>
            <w:rFonts w:ascii="Times New Roman" w:hAnsi="Times New Roman" w:cs="Times New Roman"/>
            <w:b/>
            <w:bCs/>
            <w:sz w:val="32"/>
            <w:szCs w:val="32"/>
            <w:rPrChange w:id="867" w:author="JAGADEESHWAR REDDY" w:date="2026-08-26T00:41:00Z" w16du:dateUtc="2026-08-25T19:11:00Z">
              <w:rPr>
                <w:sz w:val="24"/>
                <w:szCs w:val="24"/>
              </w:rPr>
            </w:rPrChange>
          </w:rPr>
          <w:delText xml:space="preserve">Research Methodology and Research Design </w:delText>
        </w:r>
      </w:del>
    </w:p>
    <w:p w14:paraId="5901A799" w14:textId="684ADBE5" w:rsidR="00723E8D" w:rsidRPr="00AB11AB" w:rsidDel="00761BAC" w:rsidRDefault="00723E8D">
      <w:pPr>
        <w:pStyle w:val="Heading1"/>
        <w:rPr>
          <w:del w:id="868" w:author="JAGADEESHWAR REDDY" w:date="2026-08-26T00:41:00Z" w16du:dateUtc="2026-08-25T19:11:00Z"/>
          <w:rFonts w:ascii="Times New Roman" w:hAnsi="Times New Roman" w:cs="Times New Roman"/>
          <w:b/>
          <w:bCs/>
          <w:sz w:val="32"/>
          <w:szCs w:val="32"/>
          <w:rPrChange w:id="869" w:author="JAGADEESHWAR REDDY" w:date="2026-08-26T00:41:00Z" w16du:dateUtc="2026-08-25T19:11:00Z">
            <w:rPr>
              <w:del w:id="870" w:author="JAGADEESHWAR REDDY" w:date="2026-08-26T00:41:00Z" w16du:dateUtc="2026-08-25T19:11:00Z"/>
              <w:sz w:val="24"/>
              <w:szCs w:val="24"/>
            </w:rPr>
          </w:rPrChange>
        </w:rPr>
        <w:pPrChange w:id="871" w:author="JAGADEESHWAR REDDY" w:date="2026-08-26T00:41:00Z" w16du:dateUtc="2026-08-25T19:11:00Z">
          <w:pPr>
            <w:spacing w:line="360" w:lineRule="auto"/>
          </w:pPr>
        </w:pPrChange>
      </w:pPr>
      <w:del w:id="872" w:author="JAGADEESHWAR REDDY" w:date="2026-08-26T00:41:00Z" w16du:dateUtc="2026-08-25T19:11:00Z">
        <w:r w:rsidRPr="00AB11AB" w:rsidDel="00761BAC">
          <w:rPr>
            <w:rFonts w:ascii="Times New Roman" w:hAnsi="Times New Roman" w:cs="Times New Roman"/>
            <w:b/>
            <w:bCs/>
            <w:sz w:val="32"/>
            <w:szCs w:val="32"/>
            <w:rPrChange w:id="873" w:author="JAGADEESHWAR REDDY" w:date="2026-08-26T00:41:00Z" w16du:dateUtc="2026-08-25T19:11:00Z">
              <w:rPr>
                <w:sz w:val="24"/>
                <w:szCs w:val="24"/>
              </w:rPr>
            </w:rPrChange>
          </w:rPr>
          <w:delText>In addition, secondary financial data collection has been initiated for the selected retail and FMCG firms.</w:delText>
        </w:r>
      </w:del>
    </w:p>
    <w:p w14:paraId="2F878B4C" w14:textId="42350A96" w:rsidR="00723E8D" w:rsidRPr="00AB11AB" w:rsidDel="00761BAC" w:rsidRDefault="00723E8D">
      <w:pPr>
        <w:pStyle w:val="Heading1"/>
        <w:rPr>
          <w:del w:id="874" w:author="JAGADEESHWAR REDDY" w:date="2026-08-26T00:41:00Z" w16du:dateUtc="2026-08-25T19:11:00Z"/>
          <w:rFonts w:ascii="Times New Roman" w:hAnsi="Times New Roman" w:cs="Times New Roman"/>
          <w:b/>
          <w:bCs/>
          <w:color w:val="auto"/>
          <w:sz w:val="32"/>
          <w:szCs w:val="32"/>
          <w:rPrChange w:id="875" w:author="JAGADEESHWAR REDDY" w:date="2026-08-26T00:41:00Z" w16du:dateUtc="2026-08-25T19:11:00Z">
            <w:rPr>
              <w:del w:id="876" w:author="JAGADEESHWAR REDDY" w:date="2026-08-26T00:41:00Z" w16du:dateUtc="2026-08-25T19:11:00Z"/>
              <w:sz w:val="28"/>
              <w:szCs w:val="28"/>
            </w:rPr>
          </w:rPrChange>
        </w:rPr>
        <w:pPrChange w:id="877" w:author="JAGADEESHWAR REDDY" w:date="2026-08-26T00:41:00Z" w16du:dateUtc="2026-08-25T19:11:00Z">
          <w:pPr>
            <w:pStyle w:val="Heading2"/>
          </w:pPr>
        </w:pPrChange>
      </w:pPr>
      <w:del w:id="878" w:author="JAGADEESHWAR REDDY" w:date="2026-08-26T00:41:00Z" w16du:dateUtc="2026-08-25T19:11:00Z">
        <w:r w:rsidRPr="00AB11AB" w:rsidDel="00761BAC">
          <w:rPr>
            <w:rFonts w:ascii="Times New Roman" w:hAnsi="Times New Roman" w:cs="Times New Roman"/>
            <w:b/>
            <w:bCs/>
            <w:color w:val="auto"/>
            <w:sz w:val="32"/>
            <w:szCs w:val="32"/>
            <w:rPrChange w:id="879" w:author="JAGADEESHWAR REDDY" w:date="2026-08-26T00:41:00Z" w16du:dateUtc="2026-08-25T19:11:00Z">
              <w:rPr>
                <w:sz w:val="28"/>
                <w:szCs w:val="28"/>
              </w:rPr>
            </w:rPrChange>
          </w:rPr>
          <w:delText>5.2 Remaining Activities</w:delText>
        </w:r>
      </w:del>
    </w:p>
    <w:p w14:paraId="7DF7BFF7" w14:textId="512898A2" w:rsidR="00723E8D" w:rsidRPr="00AB11AB" w:rsidDel="00761BAC" w:rsidRDefault="00723E8D">
      <w:pPr>
        <w:pStyle w:val="Heading1"/>
        <w:rPr>
          <w:del w:id="880" w:author="JAGADEESHWAR REDDY" w:date="2026-08-26T00:41:00Z" w16du:dateUtc="2026-08-25T19:11:00Z"/>
          <w:rFonts w:ascii="Times New Roman" w:hAnsi="Times New Roman" w:cs="Times New Roman"/>
          <w:b/>
          <w:bCs/>
          <w:sz w:val="32"/>
          <w:szCs w:val="32"/>
          <w:rPrChange w:id="881" w:author="JAGADEESHWAR REDDY" w:date="2026-08-26T00:41:00Z" w16du:dateUtc="2026-08-25T19:11:00Z">
            <w:rPr>
              <w:del w:id="882" w:author="JAGADEESHWAR REDDY" w:date="2026-08-26T00:41:00Z" w16du:dateUtc="2026-08-25T19:11:00Z"/>
              <w:sz w:val="24"/>
              <w:szCs w:val="24"/>
            </w:rPr>
          </w:rPrChange>
        </w:rPr>
        <w:pPrChange w:id="883" w:author="JAGADEESHWAR REDDY" w:date="2026-08-26T00:41:00Z" w16du:dateUtc="2026-08-25T19:11:00Z">
          <w:pPr>
            <w:spacing w:line="360" w:lineRule="auto"/>
          </w:pPr>
        </w:pPrChange>
      </w:pPr>
      <w:del w:id="884" w:author="JAGADEESHWAR REDDY" w:date="2026-08-26T00:41:00Z" w16du:dateUtc="2026-08-25T19:11:00Z">
        <w:r w:rsidRPr="00AB11AB" w:rsidDel="00761BAC">
          <w:rPr>
            <w:rFonts w:ascii="Times New Roman" w:hAnsi="Times New Roman" w:cs="Times New Roman"/>
            <w:b/>
            <w:bCs/>
            <w:sz w:val="32"/>
            <w:szCs w:val="32"/>
            <w:rPrChange w:id="885" w:author="JAGADEESHWAR REDDY" w:date="2026-08-26T00:41:00Z" w16du:dateUtc="2026-08-25T19:11:00Z">
              <w:rPr>
                <w:sz w:val="24"/>
                <w:szCs w:val="24"/>
              </w:rPr>
            </w:rPrChange>
          </w:rPr>
          <w:delText>The remaining activities required to complete the dissertation are:</w:delText>
        </w:r>
      </w:del>
    </w:p>
    <w:p w14:paraId="248C735F" w14:textId="160AB27D" w:rsidR="00723E8D" w:rsidRPr="00AB11AB" w:rsidDel="00761BAC" w:rsidRDefault="00723E8D">
      <w:pPr>
        <w:pStyle w:val="Heading1"/>
        <w:rPr>
          <w:del w:id="886" w:author="JAGADEESHWAR REDDY" w:date="2026-08-26T00:41:00Z" w16du:dateUtc="2026-08-25T19:11:00Z"/>
          <w:rFonts w:ascii="Times New Roman" w:hAnsi="Times New Roman" w:cs="Times New Roman"/>
          <w:b/>
          <w:bCs/>
          <w:sz w:val="32"/>
          <w:szCs w:val="32"/>
          <w:rPrChange w:id="887" w:author="JAGADEESHWAR REDDY" w:date="2026-08-26T00:41:00Z" w16du:dateUtc="2026-08-25T19:11:00Z">
            <w:rPr>
              <w:del w:id="888" w:author="JAGADEESHWAR REDDY" w:date="2026-08-26T00:41:00Z" w16du:dateUtc="2026-08-25T19:11:00Z"/>
              <w:sz w:val="24"/>
              <w:szCs w:val="24"/>
            </w:rPr>
          </w:rPrChange>
        </w:rPr>
        <w:pPrChange w:id="889" w:author="JAGADEESHWAR REDDY" w:date="2026-08-26T00:41:00Z" w16du:dateUtc="2026-08-25T19:11:00Z">
          <w:pPr>
            <w:numPr>
              <w:numId w:val="6"/>
            </w:numPr>
            <w:tabs>
              <w:tab w:val="num" w:pos="720"/>
            </w:tabs>
            <w:spacing w:line="360" w:lineRule="auto"/>
            <w:ind w:left="720" w:hanging="360"/>
          </w:pPr>
        </w:pPrChange>
      </w:pPr>
      <w:del w:id="890" w:author="JAGADEESHWAR REDDY" w:date="2026-08-26T00:41:00Z" w16du:dateUtc="2026-08-25T19:11:00Z">
        <w:r w:rsidRPr="00AB11AB" w:rsidDel="00761BAC">
          <w:rPr>
            <w:rFonts w:ascii="Times New Roman" w:hAnsi="Times New Roman" w:cs="Times New Roman"/>
            <w:b/>
            <w:bCs/>
            <w:sz w:val="32"/>
            <w:szCs w:val="32"/>
            <w:rPrChange w:id="891" w:author="JAGADEESHWAR REDDY" w:date="2026-08-26T00:41:00Z" w16du:dateUtc="2026-08-25T19:11:00Z">
              <w:rPr>
                <w:sz w:val="24"/>
                <w:szCs w:val="24"/>
              </w:rPr>
            </w:rPrChange>
          </w:rPr>
          <w:delText xml:space="preserve">Complete data collection for all selected companies. </w:delText>
        </w:r>
      </w:del>
    </w:p>
    <w:p w14:paraId="3B32DB1A" w14:textId="2497AD4A" w:rsidR="00723E8D" w:rsidRPr="00AB11AB" w:rsidDel="00761BAC" w:rsidRDefault="00723E8D">
      <w:pPr>
        <w:pStyle w:val="Heading1"/>
        <w:rPr>
          <w:del w:id="892" w:author="JAGADEESHWAR REDDY" w:date="2026-08-26T00:41:00Z" w16du:dateUtc="2026-08-25T19:11:00Z"/>
          <w:rFonts w:ascii="Times New Roman" w:hAnsi="Times New Roman" w:cs="Times New Roman"/>
          <w:b/>
          <w:bCs/>
          <w:sz w:val="32"/>
          <w:szCs w:val="32"/>
          <w:rPrChange w:id="893" w:author="JAGADEESHWAR REDDY" w:date="2026-08-26T00:41:00Z" w16du:dateUtc="2026-08-25T19:11:00Z">
            <w:rPr>
              <w:del w:id="894" w:author="JAGADEESHWAR REDDY" w:date="2026-08-26T00:41:00Z" w16du:dateUtc="2026-08-25T19:11:00Z"/>
              <w:sz w:val="24"/>
              <w:szCs w:val="24"/>
            </w:rPr>
          </w:rPrChange>
        </w:rPr>
        <w:pPrChange w:id="895" w:author="JAGADEESHWAR REDDY" w:date="2026-08-26T00:41:00Z" w16du:dateUtc="2026-08-25T19:11:00Z">
          <w:pPr>
            <w:numPr>
              <w:numId w:val="6"/>
            </w:numPr>
            <w:tabs>
              <w:tab w:val="num" w:pos="720"/>
            </w:tabs>
            <w:spacing w:line="360" w:lineRule="auto"/>
            <w:ind w:left="720" w:hanging="360"/>
          </w:pPr>
        </w:pPrChange>
      </w:pPr>
      <w:del w:id="896" w:author="JAGADEESHWAR REDDY" w:date="2026-08-26T00:41:00Z" w16du:dateUtc="2026-08-25T19:11:00Z">
        <w:r w:rsidRPr="00AB11AB" w:rsidDel="00761BAC">
          <w:rPr>
            <w:rFonts w:ascii="Times New Roman" w:hAnsi="Times New Roman" w:cs="Times New Roman"/>
            <w:b/>
            <w:bCs/>
            <w:sz w:val="32"/>
            <w:szCs w:val="32"/>
            <w:rPrChange w:id="897" w:author="JAGADEESHWAR REDDY" w:date="2026-08-26T00:41:00Z" w16du:dateUtc="2026-08-25T19:11:00Z">
              <w:rPr>
                <w:sz w:val="24"/>
                <w:szCs w:val="24"/>
              </w:rPr>
            </w:rPrChange>
          </w:rPr>
          <w:delText xml:space="preserve">Verify and clean the dataset. </w:delText>
        </w:r>
      </w:del>
    </w:p>
    <w:p w14:paraId="290C5B40" w14:textId="4795A389" w:rsidR="00723E8D" w:rsidRPr="00AB11AB" w:rsidDel="00761BAC" w:rsidRDefault="00723E8D">
      <w:pPr>
        <w:pStyle w:val="Heading1"/>
        <w:rPr>
          <w:del w:id="898" w:author="JAGADEESHWAR REDDY" w:date="2026-08-26T00:41:00Z" w16du:dateUtc="2026-08-25T19:11:00Z"/>
          <w:rFonts w:ascii="Times New Roman" w:hAnsi="Times New Roman" w:cs="Times New Roman"/>
          <w:b/>
          <w:bCs/>
          <w:sz w:val="32"/>
          <w:szCs w:val="32"/>
          <w:rPrChange w:id="899" w:author="JAGADEESHWAR REDDY" w:date="2026-08-26T00:41:00Z" w16du:dateUtc="2026-08-25T19:11:00Z">
            <w:rPr>
              <w:del w:id="900" w:author="JAGADEESHWAR REDDY" w:date="2026-08-26T00:41:00Z" w16du:dateUtc="2026-08-25T19:11:00Z"/>
              <w:sz w:val="24"/>
              <w:szCs w:val="24"/>
            </w:rPr>
          </w:rPrChange>
        </w:rPr>
        <w:pPrChange w:id="901" w:author="JAGADEESHWAR REDDY" w:date="2026-08-26T00:41:00Z" w16du:dateUtc="2026-08-25T19:11:00Z">
          <w:pPr>
            <w:numPr>
              <w:numId w:val="6"/>
            </w:numPr>
            <w:tabs>
              <w:tab w:val="num" w:pos="720"/>
            </w:tabs>
            <w:spacing w:line="360" w:lineRule="auto"/>
            <w:ind w:left="720" w:hanging="360"/>
          </w:pPr>
        </w:pPrChange>
      </w:pPr>
      <w:del w:id="902" w:author="JAGADEESHWAR REDDY" w:date="2026-08-26T00:41:00Z" w16du:dateUtc="2026-08-25T19:11:00Z">
        <w:r w:rsidRPr="00AB11AB" w:rsidDel="00761BAC">
          <w:rPr>
            <w:rFonts w:ascii="Times New Roman" w:hAnsi="Times New Roman" w:cs="Times New Roman"/>
            <w:b/>
            <w:bCs/>
            <w:sz w:val="32"/>
            <w:szCs w:val="32"/>
            <w:rPrChange w:id="903" w:author="JAGADEESHWAR REDDY" w:date="2026-08-26T00:41:00Z" w16du:dateUtc="2026-08-25T19:11:00Z">
              <w:rPr>
                <w:sz w:val="24"/>
                <w:szCs w:val="24"/>
              </w:rPr>
            </w:rPrChange>
          </w:rPr>
          <w:delText xml:space="preserve">Calculate inventory management and working capital ratios. </w:delText>
        </w:r>
      </w:del>
    </w:p>
    <w:p w14:paraId="5A1561D1" w14:textId="37501565" w:rsidR="00723E8D" w:rsidRPr="00AB11AB" w:rsidDel="00761BAC" w:rsidRDefault="00723E8D">
      <w:pPr>
        <w:pStyle w:val="Heading1"/>
        <w:rPr>
          <w:del w:id="904" w:author="JAGADEESHWAR REDDY" w:date="2026-08-26T00:41:00Z" w16du:dateUtc="2026-08-25T19:11:00Z"/>
          <w:rFonts w:ascii="Times New Roman" w:hAnsi="Times New Roman" w:cs="Times New Roman"/>
          <w:b/>
          <w:bCs/>
          <w:sz w:val="32"/>
          <w:szCs w:val="32"/>
          <w:rPrChange w:id="905" w:author="JAGADEESHWAR REDDY" w:date="2026-08-26T00:41:00Z" w16du:dateUtc="2026-08-25T19:11:00Z">
            <w:rPr>
              <w:del w:id="906" w:author="JAGADEESHWAR REDDY" w:date="2026-08-26T00:41:00Z" w16du:dateUtc="2026-08-25T19:11:00Z"/>
              <w:sz w:val="24"/>
              <w:szCs w:val="24"/>
            </w:rPr>
          </w:rPrChange>
        </w:rPr>
        <w:pPrChange w:id="907" w:author="JAGADEESHWAR REDDY" w:date="2026-08-26T00:41:00Z" w16du:dateUtc="2026-08-25T19:11:00Z">
          <w:pPr>
            <w:numPr>
              <w:numId w:val="6"/>
            </w:numPr>
            <w:tabs>
              <w:tab w:val="num" w:pos="720"/>
            </w:tabs>
            <w:spacing w:line="360" w:lineRule="auto"/>
            <w:ind w:left="720" w:hanging="360"/>
          </w:pPr>
        </w:pPrChange>
      </w:pPr>
      <w:del w:id="908" w:author="JAGADEESHWAR REDDY" w:date="2026-08-26T00:41:00Z" w16du:dateUtc="2026-08-25T19:11:00Z">
        <w:r w:rsidRPr="00AB11AB" w:rsidDel="00761BAC">
          <w:rPr>
            <w:rFonts w:ascii="Times New Roman" w:hAnsi="Times New Roman" w:cs="Times New Roman"/>
            <w:b/>
            <w:bCs/>
            <w:sz w:val="32"/>
            <w:szCs w:val="32"/>
            <w:rPrChange w:id="909" w:author="JAGADEESHWAR REDDY" w:date="2026-08-26T00:41:00Z" w16du:dateUtc="2026-08-25T19:11:00Z">
              <w:rPr>
                <w:sz w:val="24"/>
                <w:szCs w:val="24"/>
              </w:rPr>
            </w:rPrChange>
          </w:rPr>
          <w:delText xml:space="preserve">Conduct descriptive statistical analysis. </w:delText>
        </w:r>
      </w:del>
    </w:p>
    <w:p w14:paraId="01567847" w14:textId="51B3D77F" w:rsidR="00723E8D" w:rsidRPr="00AB11AB" w:rsidDel="00761BAC" w:rsidRDefault="00723E8D">
      <w:pPr>
        <w:pStyle w:val="Heading1"/>
        <w:rPr>
          <w:del w:id="910" w:author="JAGADEESHWAR REDDY" w:date="2026-08-26T00:41:00Z" w16du:dateUtc="2026-08-25T19:11:00Z"/>
          <w:rFonts w:ascii="Times New Roman" w:hAnsi="Times New Roman" w:cs="Times New Roman"/>
          <w:b/>
          <w:bCs/>
          <w:sz w:val="32"/>
          <w:szCs w:val="32"/>
          <w:rPrChange w:id="911" w:author="JAGADEESHWAR REDDY" w:date="2026-08-26T00:41:00Z" w16du:dateUtc="2026-08-25T19:11:00Z">
            <w:rPr>
              <w:del w:id="912" w:author="JAGADEESHWAR REDDY" w:date="2026-08-26T00:41:00Z" w16du:dateUtc="2026-08-25T19:11:00Z"/>
              <w:sz w:val="24"/>
              <w:szCs w:val="24"/>
            </w:rPr>
          </w:rPrChange>
        </w:rPr>
        <w:pPrChange w:id="913" w:author="JAGADEESHWAR REDDY" w:date="2026-08-26T00:41:00Z" w16du:dateUtc="2026-08-25T19:11:00Z">
          <w:pPr>
            <w:numPr>
              <w:numId w:val="6"/>
            </w:numPr>
            <w:tabs>
              <w:tab w:val="num" w:pos="720"/>
            </w:tabs>
            <w:spacing w:line="360" w:lineRule="auto"/>
            <w:ind w:left="720" w:hanging="360"/>
          </w:pPr>
        </w:pPrChange>
      </w:pPr>
      <w:del w:id="914" w:author="JAGADEESHWAR REDDY" w:date="2026-08-26T00:41:00Z" w16du:dateUtc="2026-08-25T19:11:00Z">
        <w:r w:rsidRPr="00AB11AB" w:rsidDel="00761BAC">
          <w:rPr>
            <w:rFonts w:ascii="Times New Roman" w:hAnsi="Times New Roman" w:cs="Times New Roman"/>
            <w:b/>
            <w:bCs/>
            <w:sz w:val="32"/>
            <w:szCs w:val="32"/>
            <w:rPrChange w:id="915" w:author="JAGADEESHWAR REDDY" w:date="2026-08-26T00:41:00Z" w16du:dateUtc="2026-08-25T19:11:00Z">
              <w:rPr>
                <w:sz w:val="24"/>
                <w:szCs w:val="24"/>
              </w:rPr>
            </w:rPrChange>
          </w:rPr>
          <w:delText xml:space="preserve">Perform correlation analysis. </w:delText>
        </w:r>
      </w:del>
    </w:p>
    <w:p w14:paraId="6D50FE1A" w14:textId="04BD2446" w:rsidR="00723E8D" w:rsidRPr="00AB11AB" w:rsidDel="00761BAC" w:rsidRDefault="00723E8D">
      <w:pPr>
        <w:pStyle w:val="Heading1"/>
        <w:rPr>
          <w:del w:id="916" w:author="JAGADEESHWAR REDDY" w:date="2026-08-26T00:41:00Z" w16du:dateUtc="2026-08-25T19:11:00Z"/>
          <w:rFonts w:ascii="Times New Roman" w:hAnsi="Times New Roman" w:cs="Times New Roman"/>
          <w:b/>
          <w:bCs/>
          <w:sz w:val="32"/>
          <w:szCs w:val="32"/>
          <w:rPrChange w:id="917" w:author="JAGADEESHWAR REDDY" w:date="2026-08-26T00:41:00Z" w16du:dateUtc="2026-08-25T19:11:00Z">
            <w:rPr>
              <w:del w:id="918" w:author="JAGADEESHWAR REDDY" w:date="2026-08-26T00:41:00Z" w16du:dateUtc="2026-08-25T19:11:00Z"/>
              <w:sz w:val="24"/>
              <w:szCs w:val="24"/>
            </w:rPr>
          </w:rPrChange>
        </w:rPr>
        <w:pPrChange w:id="919" w:author="JAGADEESHWAR REDDY" w:date="2026-08-26T00:41:00Z" w16du:dateUtc="2026-08-25T19:11:00Z">
          <w:pPr>
            <w:numPr>
              <w:numId w:val="6"/>
            </w:numPr>
            <w:tabs>
              <w:tab w:val="num" w:pos="720"/>
            </w:tabs>
            <w:spacing w:line="360" w:lineRule="auto"/>
            <w:ind w:left="720" w:hanging="360"/>
          </w:pPr>
        </w:pPrChange>
      </w:pPr>
      <w:del w:id="920" w:author="JAGADEESHWAR REDDY" w:date="2026-08-26T00:41:00Z" w16du:dateUtc="2026-08-25T19:11:00Z">
        <w:r w:rsidRPr="00AB11AB" w:rsidDel="00761BAC">
          <w:rPr>
            <w:rFonts w:ascii="Times New Roman" w:hAnsi="Times New Roman" w:cs="Times New Roman"/>
            <w:b/>
            <w:bCs/>
            <w:sz w:val="32"/>
            <w:szCs w:val="32"/>
            <w:rPrChange w:id="921" w:author="JAGADEESHWAR REDDY" w:date="2026-08-26T00:41:00Z" w16du:dateUtc="2026-08-25T19:11:00Z">
              <w:rPr>
                <w:sz w:val="24"/>
                <w:szCs w:val="24"/>
              </w:rPr>
            </w:rPrChange>
          </w:rPr>
          <w:delText xml:space="preserve">Conduct regression and mediation analysis. </w:delText>
        </w:r>
      </w:del>
    </w:p>
    <w:p w14:paraId="57312222" w14:textId="1C5B43BF" w:rsidR="00723E8D" w:rsidRPr="00AB11AB" w:rsidDel="00761BAC" w:rsidRDefault="00723E8D">
      <w:pPr>
        <w:pStyle w:val="Heading1"/>
        <w:rPr>
          <w:del w:id="922" w:author="JAGADEESHWAR REDDY" w:date="2026-08-26T00:41:00Z" w16du:dateUtc="2026-08-25T19:11:00Z"/>
          <w:rFonts w:ascii="Times New Roman" w:hAnsi="Times New Roman" w:cs="Times New Roman"/>
          <w:b/>
          <w:bCs/>
          <w:sz w:val="32"/>
          <w:szCs w:val="32"/>
          <w:rPrChange w:id="923" w:author="JAGADEESHWAR REDDY" w:date="2026-08-26T00:41:00Z" w16du:dateUtc="2026-08-25T19:11:00Z">
            <w:rPr>
              <w:del w:id="924" w:author="JAGADEESHWAR REDDY" w:date="2026-08-26T00:41:00Z" w16du:dateUtc="2026-08-25T19:11:00Z"/>
              <w:sz w:val="24"/>
              <w:szCs w:val="24"/>
            </w:rPr>
          </w:rPrChange>
        </w:rPr>
        <w:pPrChange w:id="925" w:author="JAGADEESHWAR REDDY" w:date="2026-08-26T00:41:00Z" w16du:dateUtc="2026-08-25T19:11:00Z">
          <w:pPr>
            <w:numPr>
              <w:numId w:val="6"/>
            </w:numPr>
            <w:tabs>
              <w:tab w:val="num" w:pos="720"/>
            </w:tabs>
            <w:spacing w:line="360" w:lineRule="auto"/>
            <w:ind w:left="720" w:hanging="360"/>
          </w:pPr>
        </w:pPrChange>
      </w:pPr>
      <w:del w:id="926" w:author="JAGADEESHWAR REDDY" w:date="2026-08-26T00:41:00Z" w16du:dateUtc="2026-08-25T19:11:00Z">
        <w:r w:rsidRPr="00AB11AB" w:rsidDel="00761BAC">
          <w:rPr>
            <w:rFonts w:ascii="Times New Roman" w:hAnsi="Times New Roman" w:cs="Times New Roman"/>
            <w:b/>
            <w:bCs/>
            <w:sz w:val="32"/>
            <w:szCs w:val="32"/>
            <w:rPrChange w:id="927" w:author="JAGADEESHWAR REDDY" w:date="2026-08-26T00:41:00Z" w16du:dateUtc="2026-08-25T19:11:00Z">
              <w:rPr>
                <w:sz w:val="24"/>
                <w:szCs w:val="24"/>
              </w:rPr>
            </w:rPrChange>
          </w:rPr>
          <w:delText xml:space="preserve">Interpret the results. </w:delText>
        </w:r>
      </w:del>
    </w:p>
    <w:p w14:paraId="12F74CF1" w14:textId="4143DDDD" w:rsidR="00723E8D" w:rsidRPr="00AB11AB" w:rsidDel="00761BAC" w:rsidRDefault="00723E8D">
      <w:pPr>
        <w:pStyle w:val="Heading1"/>
        <w:rPr>
          <w:del w:id="928" w:author="JAGADEESHWAR REDDY" w:date="2026-08-26T00:41:00Z" w16du:dateUtc="2026-08-25T19:11:00Z"/>
          <w:rFonts w:ascii="Times New Roman" w:hAnsi="Times New Roman" w:cs="Times New Roman"/>
          <w:b/>
          <w:bCs/>
          <w:sz w:val="32"/>
          <w:szCs w:val="32"/>
          <w:rPrChange w:id="929" w:author="JAGADEESHWAR REDDY" w:date="2026-08-26T00:41:00Z" w16du:dateUtc="2026-08-25T19:11:00Z">
            <w:rPr>
              <w:del w:id="930" w:author="JAGADEESHWAR REDDY" w:date="2026-08-26T00:41:00Z" w16du:dateUtc="2026-08-25T19:11:00Z"/>
              <w:sz w:val="24"/>
              <w:szCs w:val="24"/>
            </w:rPr>
          </w:rPrChange>
        </w:rPr>
        <w:pPrChange w:id="931" w:author="JAGADEESHWAR REDDY" w:date="2026-08-26T00:41:00Z" w16du:dateUtc="2026-08-25T19:11:00Z">
          <w:pPr>
            <w:numPr>
              <w:numId w:val="6"/>
            </w:numPr>
            <w:tabs>
              <w:tab w:val="num" w:pos="720"/>
            </w:tabs>
            <w:spacing w:line="360" w:lineRule="auto"/>
            <w:ind w:left="720" w:hanging="360"/>
          </w:pPr>
        </w:pPrChange>
      </w:pPr>
      <w:del w:id="932" w:author="JAGADEESHWAR REDDY" w:date="2026-08-26T00:41:00Z" w16du:dateUtc="2026-08-25T19:11:00Z">
        <w:r w:rsidRPr="00AB11AB" w:rsidDel="00761BAC">
          <w:rPr>
            <w:rFonts w:ascii="Times New Roman" w:hAnsi="Times New Roman" w:cs="Times New Roman"/>
            <w:b/>
            <w:bCs/>
            <w:sz w:val="32"/>
            <w:szCs w:val="32"/>
            <w:rPrChange w:id="933" w:author="JAGADEESHWAR REDDY" w:date="2026-08-26T00:41:00Z" w16du:dateUtc="2026-08-25T19:11:00Z">
              <w:rPr>
                <w:sz w:val="24"/>
                <w:szCs w:val="24"/>
              </w:rPr>
            </w:rPrChange>
          </w:rPr>
          <w:delText xml:space="preserve">Write the discussion chapter. </w:delText>
        </w:r>
      </w:del>
    </w:p>
    <w:p w14:paraId="344F842E" w14:textId="0A53AB4C" w:rsidR="00723E8D" w:rsidRPr="00AB11AB" w:rsidDel="00761BAC" w:rsidRDefault="00723E8D">
      <w:pPr>
        <w:pStyle w:val="Heading1"/>
        <w:rPr>
          <w:del w:id="934" w:author="JAGADEESHWAR REDDY" w:date="2026-08-26T00:41:00Z" w16du:dateUtc="2026-08-25T19:11:00Z"/>
          <w:rFonts w:ascii="Times New Roman" w:hAnsi="Times New Roman" w:cs="Times New Roman"/>
          <w:b/>
          <w:bCs/>
          <w:sz w:val="32"/>
          <w:szCs w:val="32"/>
          <w:rPrChange w:id="935" w:author="JAGADEESHWAR REDDY" w:date="2026-08-26T00:41:00Z" w16du:dateUtc="2026-08-25T19:11:00Z">
            <w:rPr>
              <w:del w:id="936" w:author="JAGADEESHWAR REDDY" w:date="2026-08-26T00:41:00Z" w16du:dateUtc="2026-08-25T19:11:00Z"/>
              <w:sz w:val="24"/>
              <w:szCs w:val="24"/>
            </w:rPr>
          </w:rPrChange>
        </w:rPr>
        <w:pPrChange w:id="937" w:author="JAGADEESHWAR REDDY" w:date="2026-08-26T00:41:00Z" w16du:dateUtc="2026-08-25T19:11:00Z">
          <w:pPr>
            <w:numPr>
              <w:numId w:val="6"/>
            </w:numPr>
            <w:tabs>
              <w:tab w:val="num" w:pos="720"/>
            </w:tabs>
            <w:spacing w:line="360" w:lineRule="auto"/>
            <w:ind w:left="720" w:hanging="360"/>
          </w:pPr>
        </w:pPrChange>
      </w:pPr>
      <w:del w:id="938" w:author="JAGADEESHWAR REDDY" w:date="2026-08-26T00:41:00Z" w16du:dateUtc="2026-08-25T19:11:00Z">
        <w:r w:rsidRPr="00AB11AB" w:rsidDel="00761BAC">
          <w:rPr>
            <w:rFonts w:ascii="Times New Roman" w:hAnsi="Times New Roman" w:cs="Times New Roman"/>
            <w:b/>
            <w:bCs/>
            <w:sz w:val="32"/>
            <w:szCs w:val="32"/>
            <w:rPrChange w:id="939" w:author="JAGADEESHWAR REDDY" w:date="2026-08-26T00:41:00Z" w16du:dateUtc="2026-08-25T19:11:00Z">
              <w:rPr>
                <w:sz w:val="24"/>
                <w:szCs w:val="24"/>
              </w:rPr>
            </w:rPrChange>
          </w:rPr>
          <w:delText xml:space="preserve">Write the conclusion chapter. </w:delText>
        </w:r>
      </w:del>
    </w:p>
    <w:p w14:paraId="690055DF" w14:textId="23E965B4" w:rsidR="00515C0B" w:rsidRPr="00AB11AB" w:rsidRDefault="00723E8D" w:rsidP="00761BAC">
      <w:pPr>
        <w:pStyle w:val="Heading1"/>
        <w:rPr>
          <w:ins w:id="940" w:author="JAGADEESHWAR REDDY" w:date="2026-08-16T16:31:00Z" w16du:dateUtc="2026-08-16T11:01:00Z"/>
          <w:rFonts w:ascii="Times New Roman" w:hAnsi="Times New Roman" w:cs="Times New Roman"/>
          <w:b/>
          <w:bCs/>
          <w:color w:val="auto"/>
          <w:sz w:val="32"/>
          <w:szCs w:val="32"/>
          <w:lang w:val="en-GB"/>
          <w:rPrChange w:id="941" w:author="JAGADEESHWAR REDDY" w:date="2026-08-26T00:41:00Z" w16du:dateUtc="2026-08-25T19:11:00Z">
            <w:rPr>
              <w:ins w:id="942" w:author="JAGADEESHWAR REDDY" w:date="2026-08-16T16:31:00Z" w16du:dateUtc="2026-08-16T11:01:00Z"/>
              <w:rFonts w:ascii="Times New Roman" w:hAnsi="Times New Roman" w:cs="Times New Roman"/>
              <w:b/>
              <w:bCs/>
              <w:color w:val="auto"/>
              <w:lang w:val="en-GB"/>
            </w:rPr>
          </w:rPrChange>
        </w:rPr>
      </w:pPr>
      <w:del w:id="943" w:author="JAGADEESHWAR REDDY" w:date="2026-08-26T00:41:00Z" w16du:dateUtc="2026-08-25T19:11:00Z">
        <w:r w:rsidRPr="00AB11AB" w:rsidDel="00761BAC">
          <w:rPr>
            <w:rFonts w:ascii="Times New Roman" w:hAnsi="Times New Roman" w:cs="Times New Roman"/>
            <w:b/>
            <w:bCs/>
            <w:color w:val="auto"/>
            <w:sz w:val="32"/>
            <w:szCs w:val="32"/>
            <w:rPrChange w:id="944" w:author="JAGADEESHWAR REDDY" w:date="2026-08-26T00:41:00Z" w16du:dateUtc="2026-08-25T19:11:00Z">
              <w:rPr/>
            </w:rPrChange>
          </w:rPr>
          <w:delText xml:space="preserve">Complete proofreading and formatting. </w:delText>
        </w:r>
      </w:del>
      <w:bookmarkStart w:id="945" w:name="_Toc239204322"/>
      <w:ins w:id="946" w:author="JAGADEESHWAR REDDY" w:date="2026-08-26T00:41:00Z" w16du:dateUtc="2026-08-25T19:11:00Z">
        <w:r w:rsidR="00761BAC" w:rsidRPr="00AB11AB">
          <w:rPr>
            <w:rFonts w:ascii="Times New Roman" w:hAnsi="Times New Roman" w:cs="Times New Roman"/>
            <w:b/>
            <w:bCs/>
            <w:color w:val="auto"/>
            <w:sz w:val="32"/>
            <w:szCs w:val="32"/>
            <w:rPrChange w:id="947" w:author="JAGADEESHWAR REDDY" w:date="2026-08-26T00:41:00Z" w16du:dateUtc="2026-08-25T19:11:00Z">
              <w:rPr/>
            </w:rPrChange>
          </w:rPr>
          <w:t>5</w:t>
        </w:r>
      </w:ins>
      <w:ins w:id="948" w:author="JAGADEESHWAR REDDY" w:date="2026-08-16T16:24:00Z" w16du:dateUtc="2026-08-16T10:54:00Z">
        <w:r w:rsidR="004B53BE" w:rsidRPr="00AB11AB">
          <w:rPr>
            <w:rFonts w:ascii="Times New Roman" w:hAnsi="Times New Roman" w:cs="Times New Roman"/>
            <w:b/>
            <w:bCs/>
            <w:color w:val="auto"/>
            <w:sz w:val="32"/>
            <w:szCs w:val="32"/>
            <w:rPrChange w:id="949" w:author="JAGADEESHWAR REDDY" w:date="2026-08-26T00:41:00Z" w16du:dateUtc="2026-08-25T19:11:00Z">
              <w:rPr/>
            </w:rPrChange>
          </w:rPr>
          <w:t xml:space="preserve">. </w:t>
        </w:r>
      </w:ins>
      <w:ins w:id="950" w:author="JAGADEESHWAR REDDY" w:date="2026-08-16T16:24:00Z">
        <w:r w:rsidR="008438A9" w:rsidRPr="00AB11AB">
          <w:rPr>
            <w:rFonts w:ascii="Times New Roman" w:hAnsi="Times New Roman" w:cs="Times New Roman"/>
            <w:b/>
            <w:bCs/>
            <w:color w:val="auto"/>
            <w:sz w:val="32"/>
            <w:szCs w:val="32"/>
            <w:lang w:val="en-GB"/>
            <w:rPrChange w:id="951" w:author="JAGADEESHWAR REDDY" w:date="2026-08-26T00:41:00Z" w16du:dateUtc="2026-08-25T19:11:00Z">
              <w:rPr>
                <w:lang w:val="en-GB"/>
              </w:rPr>
            </w:rPrChange>
          </w:rPr>
          <w:t>Results and Analysis</w:t>
        </w:r>
      </w:ins>
      <w:bookmarkEnd w:id="945"/>
    </w:p>
    <w:p w14:paraId="7DB74CF3" w14:textId="53778550" w:rsidR="00515C0B" w:rsidRPr="00AB11AB" w:rsidRDefault="00AB11AB">
      <w:pPr>
        <w:pStyle w:val="Heading2"/>
        <w:rPr>
          <w:ins w:id="952" w:author="JAGADEESHWAR REDDY" w:date="2026-08-16T16:35:00Z" w16du:dateUtc="2026-08-16T11:05:00Z"/>
          <w:rFonts w:ascii="Times New Roman" w:hAnsi="Times New Roman" w:cs="Times New Roman"/>
          <w:b/>
          <w:bCs/>
          <w:color w:val="auto"/>
          <w:sz w:val="28"/>
          <w:szCs w:val="28"/>
          <w:rPrChange w:id="953" w:author="JAGADEESHWAR REDDY" w:date="2026-08-26T00:42:00Z" w16du:dateUtc="2026-08-25T19:12:00Z">
            <w:rPr>
              <w:ins w:id="954" w:author="JAGADEESHWAR REDDY" w:date="2026-08-16T16:35:00Z" w16du:dateUtc="2026-08-16T11:05:00Z"/>
            </w:rPr>
          </w:rPrChange>
        </w:rPr>
        <w:pPrChange w:id="955" w:author="JAGADEESHWAR REDDY" w:date="2026-08-26T00:41:00Z" w16du:dateUtc="2026-08-25T19:11:00Z">
          <w:pPr>
            <w:pStyle w:val="Heading1"/>
          </w:pPr>
        </w:pPrChange>
      </w:pPr>
      <w:bookmarkStart w:id="956" w:name="_Toc239204323"/>
      <w:ins w:id="957" w:author="JAGADEESHWAR REDDY" w:date="2026-08-26T00:42:00Z" w16du:dateUtc="2026-08-25T19:12:00Z">
        <w:r w:rsidRPr="00AB11AB">
          <w:rPr>
            <w:rFonts w:ascii="Times New Roman" w:hAnsi="Times New Roman" w:cs="Times New Roman"/>
            <w:b/>
            <w:bCs/>
            <w:color w:val="auto"/>
            <w:sz w:val="28"/>
            <w:szCs w:val="28"/>
            <w:rPrChange w:id="958" w:author="JAGADEESHWAR REDDY" w:date="2026-08-26T00:42:00Z" w16du:dateUtc="2026-08-25T19:12:00Z">
              <w:rPr/>
            </w:rPrChange>
          </w:rPr>
          <w:t>5.1</w:t>
        </w:r>
      </w:ins>
      <w:ins w:id="959" w:author="JAGADEESHWAR REDDY" w:date="2026-08-16T16:32:00Z" w16du:dateUtc="2026-08-16T11:02:00Z">
        <w:r w:rsidR="003D3C46" w:rsidRPr="00AB11AB">
          <w:rPr>
            <w:rFonts w:ascii="Times New Roman" w:hAnsi="Times New Roman" w:cs="Times New Roman"/>
            <w:b/>
            <w:bCs/>
            <w:color w:val="auto"/>
            <w:sz w:val="28"/>
            <w:szCs w:val="28"/>
            <w:rPrChange w:id="960" w:author="JAGADEESHWAR REDDY" w:date="2026-08-26T00:42:00Z" w16du:dateUtc="2026-08-25T19:12:00Z">
              <w:rPr/>
            </w:rPrChange>
          </w:rPr>
          <w:t xml:space="preserve"> </w:t>
        </w:r>
      </w:ins>
      <w:ins w:id="961" w:author="JAGADEESHWAR REDDY" w:date="2026-08-16T16:32:00Z">
        <w:r w:rsidR="000E6E82" w:rsidRPr="00AB11AB">
          <w:rPr>
            <w:rFonts w:ascii="Times New Roman" w:hAnsi="Times New Roman" w:cs="Times New Roman"/>
            <w:b/>
            <w:bCs/>
            <w:color w:val="auto"/>
            <w:sz w:val="28"/>
            <w:szCs w:val="28"/>
            <w:rPrChange w:id="962" w:author="JAGADEESHWAR REDDY" w:date="2026-08-26T00:42:00Z" w16du:dateUtc="2026-08-25T19:12:00Z">
              <w:rPr>
                <w:lang w:val="en-GB"/>
              </w:rPr>
            </w:rPrChange>
          </w:rPr>
          <w:t>Descriptive Statistics</w:t>
        </w:r>
      </w:ins>
      <w:bookmarkEnd w:id="956"/>
    </w:p>
    <w:p w14:paraId="1489223F" w14:textId="7C6424DE" w:rsidR="00334998" w:rsidDel="00407140" w:rsidRDefault="006A5DCA" w:rsidP="006A5DCA">
      <w:pPr>
        <w:spacing w:line="360" w:lineRule="auto"/>
        <w:rPr>
          <w:del w:id="963" w:author="JAGADEESHWAR REDDY" w:date="2026-08-19T00:20:00Z" w16du:dateUtc="2026-08-18T18:50:00Z"/>
          <w:rFonts w:ascii="Times New Roman" w:hAnsi="Times New Roman" w:cs="Times New Roman"/>
          <w:sz w:val="24"/>
          <w:szCs w:val="24"/>
        </w:rPr>
      </w:pPr>
      <w:ins w:id="964" w:author="JAGADEESHWAR REDDY" w:date="2026-08-16T16:35:00Z">
        <w:r w:rsidRPr="006A5DCA">
          <w:rPr>
            <w:rFonts w:ascii="Times New Roman" w:hAnsi="Times New Roman" w:cs="Times New Roman"/>
            <w:sz w:val="24"/>
            <w:szCs w:val="24"/>
            <w:rPrChange w:id="965" w:author="JAGADEESHWAR REDDY" w:date="2026-08-16T16:36:00Z" w16du:dateUtc="2026-08-16T11:06:00Z">
              <w:rPr/>
            </w:rPrChange>
          </w:rPr>
          <w:t>Descriptive statistics were conducted to summarise the characteristics of the variables used in the empirical analysis. The analysis presents the number of observations (N), minimum value, maximum value, mean, and standard deviation for the main study variables. The variables include Inventory Turnover as the measure of inventory management efficiency, Quick Ratio as the measure of working capital efficiency, Tobin’s Q as the measure of firm performance, and Debt-to-Equity Ratio, Ln(Total Assets), and Firm Age as control variables. The descriptive statistics provide an initial overview of the distribution and variation of the variables before conducting the correlation, regression, and mediation analyses</w:t>
        </w:r>
      </w:ins>
      <w:ins w:id="966" w:author="JAGADEESHWAR REDDY" w:date="2026-09-02T01:03:00Z" w16du:dateUtc="2026-09-01T19:33:00Z">
        <w:r w:rsidR="00EC26A5">
          <w:rPr>
            <w:rFonts w:ascii="Times New Roman" w:hAnsi="Times New Roman" w:cs="Times New Roman"/>
            <w:sz w:val="24"/>
            <w:szCs w:val="24"/>
          </w:rPr>
          <w:t xml:space="preserve">. </w:t>
        </w:r>
      </w:ins>
      <w:ins w:id="967" w:author="JAGADEESHWAR REDDY" w:date="2026-09-02T01:03:00Z">
        <w:r w:rsidR="00EC26A5" w:rsidRPr="00EC26A5">
          <w:rPr>
            <w:rFonts w:ascii="Times New Roman" w:hAnsi="Times New Roman" w:cs="Times New Roman"/>
            <w:sz w:val="24"/>
            <w:szCs w:val="24"/>
          </w:rPr>
          <w:t>The relevant SPSS outputs supporting the analyses presented in this chapter are included in Appendix C.</w:t>
        </w:r>
      </w:ins>
    </w:p>
    <w:p w14:paraId="11537F27" w14:textId="77777777" w:rsidR="00407140" w:rsidRPr="006A5DCA" w:rsidRDefault="00407140">
      <w:pPr>
        <w:spacing w:line="360" w:lineRule="auto"/>
        <w:rPr>
          <w:ins w:id="968" w:author="JAGADEESHWAR REDDY" w:date="2026-08-19T00:20:00Z" w16du:dateUtc="2026-08-18T18:50:00Z"/>
          <w:rFonts w:ascii="Times New Roman" w:hAnsi="Times New Roman" w:cs="Times New Roman"/>
          <w:sz w:val="24"/>
          <w:szCs w:val="24"/>
          <w:rPrChange w:id="969" w:author="JAGADEESHWAR REDDY" w:date="2026-08-16T16:36:00Z" w16du:dateUtc="2026-08-16T11:06:00Z">
            <w:rPr>
              <w:ins w:id="970" w:author="JAGADEESHWAR REDDY" w:date="2026-08-19T00:20:00Z" w16du:dateUtc="2026-08-18T18:50:00Z"/>
            </w:rPr>
          </w:rPrChange>
        </w:rPr>
        <w:pPrChange w:id="971" w:author="JAGADEESHWAR REDDY" w:date="2026-08-16T16:36:00Z" w16du:dateUtc="2026-08-16T11:06:00Z">
          <w:pPr>
            <w:numPr>
              <w:numId w:val="6"/>
            </w:numPr>
            <w:tabs>
              <w:tab w:val="num" w:pos="720"/>
            </w:tabs>
            <w:spacing w:line="360" w:lineRule="auto"/>
            <w:ind w:left="720" w:hanging="360"/>
          </w:pPr>
        </w:pPrChange>
      </w:pPr>
    </w:p>
    <w:p w14:paraId="27EC8A42" w14:textId="34B951AF" w:rsidR="00ED4CEC" w:rsidRDefault="00073F4D" w:rsidP="006A5DCA">
      <w:pPr>
        <w:spacing w:line="360" w:lineRule="auto"/>
        <w:rPr>
          <w:ins w:id="972" w:author="JAGADEESHWAR REDDY" w:date="2026-08-16T16:37:00Z" w16du:dateUtc="2026-08-16T11:07:00Z"/>
          <w:rFonts w:ascii="Times New Roman" w:hAnsi="Times New Roman" w:cs="Times New Roman"/>
          <w:b/>
          <w:bCs/>
          <w:sz w:val="24"/>
          <w:szCs w:val="24"/>
        </w:rPr>
      </w:pPr>
      <w:ins w:id="973" w:author="JAGADEESHWAR REDDY" w:date="2026-08-16T16:36:00Z">
        <w:r w:rsidRPr="00073F4D">
          <w:rPr>
            <w:rFonts w:ascii="Times New Roman" w:hAnsi="Times New Roman" w:cs="Times New Roman"/>
            <w:b/>
            <w:bCs/>
            <w:sz w:val="24"/>
            <w:szCs w:val="24"/>
            <w:rPrChange w:id="974" w:author="JAGADEESHWAR REDDY" w:date="2026-08-16T16:37:00Z" w16du:dateUtc="2026-08-16T11:07:00Z">
              <w:rPr>
                <w:rFonts w:ascii="Times New Roman" w:hAnsi="Times New Roman" w:cs="Times New Roman"/>
                <w:sz w:val="24"/>
                <w:szCs w:val="24"/>
              </w:rPr>
            </w:rPrChange>
          </w:rPr>
          <w:t>Descriptive Statistics</w:t>
        </w:r>
      </w:ins>
      <w:ins w:id="975" w:author="JAGADEESHWAR REDDY" w:date="2026-08-16T16:36:00Z" w16du:dateUtc="2026-08-16T11:06:00Z">
        <w:r w:rsidRPr="00073F4D">
          <w:rPr>
            <w:rFonts w:ascii="Times New Roman" w:hAnsi="Times New Roman" w:cs="Times New Roman"/>
            <w:b/>
            <w:bCs/>
            <w:sz w:val="24"/>
            <w:szCs w:val="24"/>
            <w:rPrChange w:id="976" w:author="JAGADEESHWAR REDDY" w:date="2026-08-16T16:37:00Z" w16du:dateUtc="2026-08-16T11:07:00Z">
              <w:rPr>
                <w:rFonts w:ascii="Times New Roman" w:hAnsi="Times New Roman" w:cs="Times New Roman"/>
                <w:sz w:val="24"/>
                <w:szCs w:val="24"/>
              </w:rPr>
            </w:rPrChange>
          </w:rPr>
          <w:t xml:space="preserve"> Table</w:t>
        </w:r>
      </w:ins>
      <w:ins w:id="977" w:author="JAGADEESHWAR REDDY" w:date="2026-08-16T16:37:00Z" w16du:dateUtc="2026-08-16T11:07:00Z">
        <w:r>
          <w:rPr>
            <w:rFonts w:ascii="Times New Roman" w:hAnsi="Times New Roman" w:cs="Times New Roman"/>
            <w:b/>
            <w:bCs/>
            <w:sz w:val="24"/>
            <w:szCs w:val="24"/>
          </w:rPr>
          <w:t xml:space="preserve"> :</w:t>
        </w:r>
      </w:ins>
    </w:p>
    <w:p w14:paraId="1265B376" w14:textId="438DA000" w:rsidR="0087317D" w:rsidRPr="00FD0C92" w:rsidRDefault="0087317D">
      <w:pPr>
        <w:pStyle w:val="Caption"/>
        <w:keepNext/>
        <w:rPr>
          <w:ins w:id="978" w:author="JAGADEESHWAR REDDY" w:date="2026-08-30T23:55:00Z" w16du:dateUtc="2026-08-30T18:25:00Z"/>
          <w:rFonts w:ascii="Times New Roman" w:hAnsi="Times New Roman" w:cs="Times New Roman"/>
          <w:sz w:val="24"/>
          <w:szCs w:val="24"/>
          <w:rPrChange w:id="979" w:author="JAGADEESHWAR REDDY" w:date="2026-08-30T23:56:00Z" w16du:dateUtc="2026-08-30T18:26:00Z">
            <w:rPr>
              <w:ins w:id="980" w:author="JAGADEESHWAR REDDY" w:date="2026-08-30T23:55:00Z" w16du:dateUtc="2026-08-30T18:25:00Z"/>
            </w:rPr>
          </w:rPrChange>
        </w:rPr>
        <w:pPrChange w:id="981" w:author="JAGADEESHWAR REDDY" w:date="2026-08-30T23:55:00Z" w16du:dateUtc="2026-08-30T18:25:00Z">
          <w:pPr/>
        </w:pPrChange>
      </w:pPr>
      <w:bookmarkStart w:id="982" w:name="_Toc239027061"/>
      <w:ins w:id="983" w:author="JAGADEESHWAR REDDY" w:date="2026-08-30T23:55:00Z" w16du:dateUtc="2026-08-30T18:25:00Z">
        <w:r w:rsidRPr="00FD0C92">
          <w:rPr>
            <w:rFonts w:ascii="Times New Roman" w:hAnsi="Times New Roman" w:cs="Times New Roman"/>
            <w:sz w:val="24"/>
            <w:szCs w:val="24"/>
            <w:rPrChange w:id="984" w:author="JAGADEESHWAR REDDY" w:date="2026-08-30T23:56:00Z" w16du:dateUtc="2026-08-30T18:26:00Z">
              <w:rPr>
                <w:i/>
                <w:iCs/>
              </w:rPr>
            </w:rPrChange>
          </w:rPr>
          <w:t xml:space="preserve">Table </w:t>
        </w:r>
        <w:r w:rsidRPr="00FD0C92">
          <w:rPr>
            <w:rFonts w:ascii="Times New Roman" w:hAnsi="Times New Roman" w:cs="Times New Roman"/>
            <w:sz w:val="24"/>
            <w:szCs w:val="24"/>
            <w:rPrChange w:id="985" w:author="JAGADEESHWAR REDDY" w:date="2026-08-30T23:56:00Z" w16du:dateUtc="2026-08-30T18:26:00Z">
              <w:rPr>
                <w:i/>
                <w:iCs/>
              </w:rPr>
            </w:rPrChange>
          </w:rPr>
          <w:fldChar w:fldCharType="begin"/>
        </w:r>
        <w:r w:rsidRPr="00FD0C92">
          <w:rPr>
            <w:rFonts w:ascii="Times New Roman" w:hAnsi="Times New Roman" w:cs="Times New Roman"/>
            <w:sz w:val="24"/>
            <w:szCs w:val="24"/>
            <w:rPrChange w:id="986" w:author="JAGADEESHWAR REDDY" w:date="2026-08-30T23:56:00Z" w16du:dateUtc="2026-08-30T18:26:00Z">
              <w:rPr>
                <w:i/>
                <w:iCs/>
              </w:rPr>
            </w:rPrChange>
          </w:rPr>
          <w:instrText xml:space="preserve"> SEQ Table \* ARABIC </w:instrText>
        </w:r>
      </w:ins>
      <w:r w:rsidRPr="00FD0C92">
        <w:rPr>
          <w:rFonts w:ascii="Times New Roman" w:hAnsi="Times New Roman" w:cs="Times New Roman"/>
          <w:sz w:val="24"/>
          <w:szCs w:val="24"/>
          <w:rPrChange w:id="987" w:author="JAGADEESHWAR REDDY" w:date="2026-08-30T23:56:00Z" w16du:dateUtc="2026-08-30T18:26:00Z">
            <w:rPr>
              <w:i/>
              <w:iCs/>
            </w:rPr>
          </w:rPrChange>
        </w:rPr>
        <w:fldChar w:fldCharType="separate"/>
      </w:r>
      <w:ins w:id="988" w:author="JAGADEESHWAR REDDY" w:date="2026-08-31T00:01:00Z" w16du:dateUtc="2026-08-30T18:31:00Z">
        <w:r w:rsidR="00C516F7">
          <w:rPr>
            <w:rFonts w:ascii="Times New Roman" w:hAnsi="Times New Roman" w:cs="Times New Roman"/>
            <w:noProof/>
            <w:sz w:val="24"/>
            <w:szCs w:val="24"/>
          </w:rPr>
          <w:t>1</w:t>
        </w:r>
      </w:ins>
      <w:ins w:id="989" w:author="JAGADEESHWAR REDDY" w:date="2026-08-30T23:55:00Z" w16du:dateUtc="2026-08-30T18:25:00Z">
        <w:r w:rsidRPr="00FD0C92">
          <w:rPr>
            <w:rFonts w:ascii="Times New Roman" w:hAnsi="Times New Roman" w:cs="Times New Roman"/>
            <w:sz w:val="24"/>
            <w:szCs w:val="24"/>
            <w:rPrChange w:id="990" w:author="JAGADEESHWAR REDDY" w:date="2026-08-30T23:56:00Z" w16du:dateUtc="2026-08-30T18:26:00Z">
              <w:rPr>
                <w:i/>
                <w:iCs/>
              </w:rPr>
            </w:rPrChange>
          </w:rPr>
          <w:fldChar w:fldCharType="end"/>
        </w:r>
        <w:r w:rsidRPr="00FD0C92">
          <w:rPr>
            <w:rFonts w:ascii="Times New Roman" w:hAnsi="Times New Roman" w:cs="Times New Roman"/>
            <w:sz w:val="24"/>
            <w:szCs w:val="24"/>
            <w:rPrChange w:id="991" w:author="JAGADEESHWAR REDDY" w:date="2026-08-30T23:56:00Z" w16du:dateUtc="2026-08-30T18:26:00Z">
              <w:rPr>
                <w:i/>
                <w:iCs/>
              </w:rPr>
            </w:rPrChange>
          </w:rPr>
          <w:t xml:space="preserve"> - 5.1 Descriptive Statistics</w:t>
        </w:r>
        <w:bookmarkEnd w:id="982"/>
      </w:ins>
    </w:p>
    <w:tbl>
      <w:tblPr>
        <w:tblStyle w:val="PlainTable1"/>
        <w:tblW w:w="0" w:type="auto"/>
        <w:tblLook w:val="04A0" w:firstRow="1" w:lastRow="0" w:firstColumn="1" w:lastColumn="0" w:noHBand="0" w:noVBand="1"/>
        <w:tblPrChange w:id="992" w:author="JAGADEESHWAR REDDY" w:date="2026-08-16T16:38:00Z" w16du:dateUtc="2026-08-16T11:0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383"/>
        <w:gridCol w:w="576"/>
        <w:gridCol w:w="1243"/>
        <w:gridCol w:w="1283"/>
        <w:gridCol w:w="876"/>
        <w:gridCol w:w="1670"/>
        <w:tblGridChange w:id="993">
          <w:tblGrid>
            <w:gridCol w:w="5"/>
            <w:gridCol w:w="2103"/>
            <w:gridCol w:w="280"/>
            <w:gridCol w:w="260"/>
            <w:gridCol w:w="316"/>
            <w:gridCol w:w="705"/>
            <w:gridCol w:w="538"/>
            <w:gridCol w:w="522"/>
            <w:gridCol w:w="720"/>
            <w:gridCol w:w="41"/>
            <w:gridCol w:w="876"/>
            <w:gridCol w:w="545"/>
            <w:gridCol w:w="1125"/>
          </w:tblGrid>
        </w:tblGridChange>
      </w:tblGrid>
      <w:tr w:rsidR="00D50845" w:rsidRPr="00D50845" w14:paraId="10ACE936" w14:textId="77777777" w:rsidTr="009A6809">
        <w:trPr>
          <w:cnfStyle w:val="100000000000" w:firstRow="1" w:lastRow="0" w:firstColumn="0" w:lastColumn="0" w:oddVBand="0" w:evenVBand="0" w:oddHBand="0" w:evenHBand="0" w:firstRowFirstColumn="0" w:firstRowLastColumn="0" w:lastRowFirstColumn="0" w:lastRowLastColumn="0"/>
          <w:ins w:id="994" w:author="JAGADEESHWAR REDDY" w:date="2026-08-16T16:37:00Z"/>
          <w:trPrChange w:id="995" w:author="JAGADEESHWAR REDDY" w:date="2026-08-16T16:38:00Z" w16du:dateUtc="2026-08-16T11:08: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996" w:author="JAGADEESHWAR REDDY" w:date="2026-08-16T16:38:00Z" w16du:dateUtc="2026-08-16T11:08:00Z">
              <w:tcPr>
                <w:tcW w:w="0" w:type="auto"/>
                <w:gridSpan w:val="2"/>
                <w:vAlign w:val="center"/>
                <w:hideMark/>
              </w:tcPr>
            </w:tcPrChange>
          </w:tcPr>
          <w:p w14:paraId="22F6A0D6" w14:textId="77777777" w:rsidR="00D50845" w:rsidRPr="00D50845" w:rsidRDefault="00D50845">
            <w:pPr>
              <w:spacing w:after="160" w:line="360" w:lineRule="auto"/>
              <w:jc w:val="center"/>
              <w:cnfStyle w:val="101000000000" w:firstRow="1" w:lastRow="0" w:firstColumn="1" w:lastColumn="0" w:oddVBand="0" w:evenVBand="0" w:oddHBand="0" w:evenHBand="0" w:firstRowFirstColumn="0" w:firstRowLastColumn="0" w:lastRowFirstColumn="0" w:lastRowLastColumn="0"/>
              <w:rPr>
                <w:ins w:id="997" w:author="JAGADEESHWAR REDDY" w:date="2026-08-16T16:37:00Z"/>
                <w:rFonts w:ascii="Times New Roman" w:hAnsi="Times New Roman" w:cs="Times New Roman"/>
                <w:sz w:val="24"/>
                <w:szCs w:val="24"/>
                <w:lang w:val="en-IN"/>
              </w:rPr>
              <w:pPrChange w:id="998" w:author="JAGADEESHWAR REDDY" w:date="2026-08-16T17:03:00Z" w16du:dateUtc="2026-08-16T11:33:00Z">
                <w:pPr>
                  <w:spacing w:after="160" w:line="360" w:lineRule="auto"/>
                  <w:cnfStyle w:val="101000000000" w:firstRow="1" w:lastRow="0" w:firstColumn="1" w:lastColumn="0" w:oddVBand="0" w:evenVBand="0" w:oddHBand="0" w:evenHBand="0" w:firstRowFirstColumn="0" w:firstRowLastColumn="0" w:lastRowFirstColumn="0" w:lastRowLastColumn="0"/>
                </w:pPr>
              </w:pPrChange>
            </w:pPr>
            <w:ins w:id="999" w:author="JAGADEESHWAR REDDY" w:date="2026-08-16T16:37:00Z">
              <w:r w:rsidRPr="00D50845">
                <w:rPr>
                  <w:rFonts w:ascii="Times New Roman" w:hAnsi="Times New Roman" w:cs="Times New Roman"/>
                  <w:sz w:val="24"/>
                  <w:szCs w:val="24"/>
                  <w:lang w:val="en-IN"/>
                </w:rPr>
                <w:t>Variable</w:t>
              </w:r>
            </w:ins>
          </w:p>
        </w:tc>
        <w:tc>
          <w:tcPr>
            <w:tcW w:w="0" w:type="auto"/>
            <w:hideMark/>
            <w:tcPrChange w:id="1000" w:author="JAGADEESHWAR REDDY" w:date="2026-08-16T16:38:00Z" w16du:dateUtc="2026-08-16T11:08:00Z">
              <w:tcPr>
                <w:tcW w:w="0" w:type="auto"/>
                <w:gridSpan w:val="2"/>
                <w:vAlign w:val="center"/>
                <w:hideMark/>
              </w:tcPr>
            </w:tcPrChange>
          </w:tcPr>
          <w:p w14:paraId="6A84F493" w14:textId="77777777" w:rsidR="00D50845" w:rsidRPr="00D50845" w:rsidRDefault="00D5084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001" w:author="JAGADEESHWAR REDDY" w:date="2026-08-16T16:37:00Z"/>
                <w:rFonts w:ascii="Times New Roman" w:hAnsi="Times New Roman" w:cs="Times New Roman"/>
                <w:sz w:val="24"/>
                <w:szCs w:val="24"/>
                <w:lang w:val="en-IN"/>
              </w:rPr>
              <w:pPrChange w:id="1002"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003" w:author="JAGADEESHWAR REDDY" w:date="2026-08-16T16:37:00Z">
              <w:r w:rsidRPr="00D50845">
                <w:rPr>
                  <w:rFonts w:ascii="Times New Roman" w:hAnsi="Times New Roman" w:cs="Times New Roman"/>
                  <w:sz w:val="24"/>
                  <w:szCs w:val="24"/>
                  <w:lang w:val="en-IN"/>
                </w:rPr>
                <w:t>N</w:t>
              </w:r>
            </w:ins>
          </w:p>
        </w:tc>
        <w:tc>
          <w:tcPr>
            <w:tcW w:w="0" w:type="auto"/>
            <w:hideMark/>
            <w:tcPrChange w:id="1004" w:author="JAGADEESHWAR REDDY" w:date="2026-08-16T16:38:00Z" w16du:dateUtc="2026-08-16T11:08:00Z">
              <w:tcPr>
                <w:tcW w:w="0" w:type="auto"/>
                <w:gridSpan w:val="2"/>
                <w:vAlign w:val="center"/>
                <w:hideMark/>
              </w:tcPr>
            </w:tcPrChange>
          </w:tcPr>
          <w:p w14:paraId="09A7AC82" w14:textId="77777777" w:rsidR="00D50845" w:rsidRPr="00D50845" w:rsidRDefault="00D5084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005" w:author="JAGADEESHWAR REDDY" w:date="2026-08-16T16:37:00Z"/>
                <w:rFonts w:ascii="Times New Roman" w:hAnsi="Times New Roman" w:cs="Times New Roman"/>
                <w:sz w:val="24"/>
                <w:szCs w:val="24"/>
                <w:lang w:val="en-IN"/>
              </w:rPr>
              <w:pPrChange w:id="1006"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007" w:author="JAGADEESHWAR REDDY" w:date="2026-08-16T16:37:00Z">
              <w:r w:rsidRPr="00D50845">
                <w:rPr>
                  <w:rFonts w:ascii="Times New Roman" w:hAnsi="Times New Roman" w:cs="Times New Roman"/>
                  <w:sz w:val="24"/>
                  <w:szCs w:val="24"/>
                  <w:lang w:val="en-IN"/>
                </w:rPr>
                <w:t>Minimum</w:t>
              </w:r>
            </w:ins>
          </w:p>
        </w:tc>
        <w:tc>
          <w:tcPr>
            <w:tcW w:w="0" w:type="auto"/>
            <w:hideMark/>
            <w:tcPrChange w:id="1008" w:author="JAGADEESHWAR REDDY" w:date="2026-08-16T16:38:00Z" w16du:dateUtc="2026-08-16T11:08:00Z">
              <w:tcPr>
                <w:tcW w:w="0" w:type="auto"/>
                <w:gridSpan w:val="2"/>
                <w:vAlign w:val="center"/>
                <w:hideMark/>
              </w:tcPr>
            </w:tcPrChange>
          </w:tcPr>
          <w:p w14:paraId="0091A96F" w14:textId="77777777" w:rsidR="00D50845" w:rsidRPr="00D50845" w:rsidRDefault="00D5084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009" w:author="JAGADEESHWAR REDDY" w:date="2026-08-16T16:37:00Z"/>
                <w:rFonts w:ascii="Times New Roman" w:hAnsi="Times New Roman" w:cs="Times New Roman"/>
                <w:sz w:val="24"/>
                <w:szCs w:val="24"/>
                <w:lang w:val="en-IN"/>
              </w:rPr>
              <w:pPrChange w:id="1010"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011" w:author="JAGADEESHWAR REDDY" w:date="2026-08-16T16:37:00Z">
              <w:r w:rsidRPr="00D50845">
                <w:rPr>
                  <w:rFonts w:ascii="Times New Roman" w:hAnsi="Times New Roman" w:cs="Times New Roman"/>
                  <w:sz w:val="24"/>
                  <w:szCs w:val="24"/>
                  <w:lang w:val="en-IN"/>
                </w:rPr>
                <w:t>Maximum</w:t>
              </w:r>
            </w:ins>
          </w:p>
        </w:tc>
        <w:tc>
          <w:tcPr>
            <w:tcW w:w="0" w:type="auto"/>
            <w:hideMark/>
            <w:tcPrChange w:id="1012" w:author="JAGADEESHWAR REDDY" w:date="2026-08-16T16:38:00Z" w16du:dateUtc="2026-08-16T11:08:00Z">
              <w:tcPr>
                <w:tcW w:w="0" w:type="auto"/>
                <w:vAlign w:val="center"/>
                <w:hideMark/>
              </w:tcPr>
            </w:tcPrChange>
          </w:tcPr>
          <w:p w14:paraId="6F1DAF42" w14:textId="77777777" w:rsidR="00D50845" w:rsidRPr="00D50845" w:rsidRDefault="00D5084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013" w:author="JAGADEESHWAR REDDY" w:date="2026-08-16T16:37:00Z"/>
                <w:rFonts w:ascii="Times New Roman" w:hAnsi="Times New Roman" w:cs="Times New Roman"/>
                <w:sz w:val="24"/>
                <w:szCs w:val="24"/>
                <w:lang w:val="en-IN"/>
              </w:rPr>
              <w:pPrChange w:id="1014"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015" w:author="JAGADEESHWAR REDDY" w:date="2026-08-16T16:37:00Z">
              <w:r w:rsidRPr="00D50845">
                <w:rPr>
                  <w:rFonts w:ascii="Times New Roman" w:hAnsi="Times New Roman" w:cs="Times New Roman"/>
                  <w:sz w:val="24"/>
                  <w:szCs w:val="24"/>
                  <w:lang w:val="en-IN"/>
                </w:rPr>
                <w:t>Mean</w:t>
              </w:r>
            </w:ins>
          </w:p>
        </w:tc>
        <w:tc>
          <w:tcPr>
            <w:tcW w:w="0" w:type="auto"/>
            <w:hideMark/>
            <w:tcPrChange w:id="1016" w:author="JAGADEESHWAR REDDY" w:date="2026-08-16T16:38:00Z" w16du:dateUtc="2026-08-16T11:08:00Z">
              <w:tcPr>
                <w:tcW w:w="0" w:type="auto"/>
                <w:gridSpan w:val="3"/>
                <w:vAlign w:val="center"/>
                <w:hideMark/>
              </w:tcPr>
            </w:tcPrChange>
          </w:tcPr>
          <w:p w14:paraId="60D9700F" w14:textId="77777777" w:rsidR="00D50845" w:rsidRPr="00D50845" w:rsidRDefault="00D5084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017" w:author="JAGADEESHWAR REDDY" w:date="2026-08-16T16:37:00Z"/>
                <w:rFonts w:ascii="Times New Roman" w:hAnsi="Times New Roman" w:cs="Times New Roman"/>
                <w:sz w:val="24"/>
                <w:szCs w:val="24"/>
                <w:lang w:val="en-IN"/>
              </w:rPr>
              <w:pPrChange w:id="1018"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019" w:author="JAGADEESHWAR REDDY" w:date="2026-08-16T16:37:00Z">
              <w:r w:rsidRPr="00D50845">
                <w:rPr>
                  <w:rFonts w:ascii="Times New Roman" w:hAnsi="Times New Roman" w:cs="Times New Roman"/>
                  <w:sz w:val="24"/>
                  <w:szCs w:val="24"/>
                  <w:lang w:val="en-IN"/>
                </w:rPr>
                <w:t>Std. Deviation</w:t>
              </w:r>
            </w:ins>
          </w:p>
        </w:tc>
      </w:tr>
      <w:tr w:rsidR="00D50845" w:rsidRPr="00D50845" w14:paraId="715047B7" w14:textId="77777777" w:rsidTr="009A6809">
        <w:trPr>
          <w:cnfStyle w:val="000000100000" w:firstRow="0" w:lastRow="0" w:firstColumn="0" w:lastColumn="0" w:oddVBand="0" w:evenVBand="0" w:oddHBand="1" w:evenHBand="0" w:firstRowFirstColumn="0" w:firstRowLastColumn="0" w:lastRowFirstColumn="0" w:lastRowLastColumn="0"/>
          <w:ins w:id="1020" w:author="JAGADEESHWAR REDDY" w:date="2026-08-16T16:37:00Z"/>
          <w:trPrChange w:id="1021"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22" w:author="JAGADEESHWAR REDDY" w:date="2026-08-16T16:38:00Z" w16du:dateUtc="2026-08-16T11:08:00Z">
              <w:tcPr>
                <w:tcW w:w="0" w:type="auto"/>
                <w:gridSpan w:val="2"/>
                <w:vAlign w:val="center"/>
                <w:hideMark/>
              </w:tcPr>
            </w:tcPrChange>
          </w:tcPr>
          <w:p w14:paraId="547B7676" w14:textId="77777777" w:rsidR="00D50845" w:rsidRPr="00C733E3" w:rsidRDefault="00D5084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023" w:author="JAGADEESHWAR REDDY" w:date="2026-08-16T16:37:00Z"/>
                <w:rFonts w:ascii="Times New Roman" w:hAnsi="Times New Roman" w:cs="Times New Roman"/>
                <w:b w:val="0"/>
                <w:sz w:val="24"/>
                <w:szCs w:val="24"/>
                <w:lang w:val="en-IN"/>
                <w:rPrChange w:id="1024" w:author="JAGADEESHWAR REDDY" w:date="2026-08-16T17:36:00Z" w16du:dateUtc="2026-08-16T12:06:00Z">
                  <w:rPr>
                    <w:ins w:id="1025" w:author="JAGADEESHWAR REDDY" w:date="2026-08-16T16:37:00Z"/>
                    <w:rFonts w:ascii="Times New Roman" w:hAnsi="Times New Roman" w:cs="Times New Roman"/>
                    <w:bCs w:val="0"/>
                    <w:sz w:val="24"/>
                    <w:szCs w:val="24"/>
                    <w:lang w:val="en-IN"/>
                  </w:rPr>
                </w:rPrChange>
              </w:rPr>
              <w:pPrChange w:id="1026"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027" w:author="JAGADEESHWAR REDDY" w:date="2026-08-16T16:37:00Z">
              <w:r w:rsidRPr="00C733E3">
                <w:rPr>
                  <w:rFonts w:ascii="Times New Roman" w:hAnsi="Times New Roman" w:cs="Times New Roman"/>
                  <w:sz w:val="24"/>
                  <w:szCs w:val="24"/>
                  <w:lang w:val="en-IN"/>
                </w:rPr>
                <w:t>Inventory Turnover</w:t>
              </w:r>
            </w:ins>
          </w:p>
        </w:tc>
        <w:tc>
          <w:tcPr>
            <w:tcW w:w="0" w:type="auto"/>
            <w:hideMark/>
            <w:tcPrChange w:id="1028" w:author="JAGADEESHWAR REDDY" w:date="2026-08-16T16:38:00Z" w16du:dateUtc="2026-08-16T11:08:00Z">
              <w:tcPr>
                <w:tcW w:w="0" w:type="auto"/>
                <w:gridSpan w:val="2"/>
                <w:vAlign w:val="center"/>
                <w:hideMark/>
              </w:tcPr>
            </w:tcPrChange>
          </w:tcPr>
          <w:p w14:paraId="1F7C6F66"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029" w:author="JAGADEESHWAR REDDY" w:date="2026-08-16T16:37:00Z"/>
                <w:rFonts w:ascii="Times New Roman" w:hAnsi="Times New Roman" w:cs="Times New Roman"/>
                <w:sz w:val="24"/>
                <w:szCs w:val="24"/>
                <w:lang w:val="en-IN"/>
                <w:rPrChange w:id="1030" w:author="JAGADEESHWAR REDDY" w:date="2026-08-16T16:37:00Z" w16du:dateUtc="2026-08-16T11:07:00Z">
                  <w:rPr>
                    <w:ins w:id="1031" w:author="JAGADEESHWAR REDDY" w:date="2026-08-16T16:37:00Z"/>
                    <w:rFonts w:ascii="Times New Roman" w:hAnsi="Times New Roman" w:cs="Times New Roman"/>
                    <w:b/>
                    <w:bCs/>
                    <w:sz w:val="24"/>
                    <w:szCs w:val="24"/>
                    <w:lang w:val="en-IN"/>
                  </w:rPr>
                </w:rPrChange>
              </w:rPr>
              <w:pPrChange w:id="1032"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033" w:author="JAGADEESHWAR REDDY" w:date="2026-08-16T16:37:00Z">
              <w:r w:rsidRPr="00D50845">
                <w:rPr>
                  <w:rFonts w:ascii="Times New Roman" w:hAnsi="Times New Roman" w:cs="Times New Roman"/>
                  <w:sz w:val="24"/>
                  <w:szCs w:val="24"/>
                  <w:lang w:val="en-IN"/>
                  <w:rPrChange w:id="1034" w:author="JAGADEESHWAR REDDY" w:date="2026-08-16T16:37:00Z" w16du:dateUtc="2026-08-16T11:07:00Z">
                    <w:rPr>
                      <w:rFonts w:ascii="Times New Roman" w:hAnsi="Times New Roman" w:cs="Times New Roman"/>
                      <w:b/>
                      <w:bCs/>
                      <w:sz w:val="24"/>
                      <w:szCs w:val="24"/>
                      <w:lang w:val="en-IN"/>
                    </w:rPr>
                  </w:rPrChange>
                </w:rPr>
                <w:t>238</w:t>
              </w:r>
            </w:ins>
          </w:p>
        </w:tc>
        <w:tc>
          <w:tcPr>
            <w:tcW w:w="0" w:type="auto"/>
            <w:hideMark/>
            <w:tcPrChange w:id="1035" w:author="JAGADEESHWAR REDDY" w:date="2026-08-16T16:38:00Z" w16du:dateUtc="2026-08-16T11:08:00Z">
              <w:tcPr>
                <w:tcW w:w="0" w:type="auto"/>
                <w:gridSpan w:val="2"/>
                <w:vAlign w:val="center"/>
                <w:hideMark/>
              </w:tcPr>
            </w:tcPrChange>
          </w:tcPr>
          <w:p w14:paraId="03CA706E"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036" w:author="JAGADEESHWAR REDDY" w:date="2026-08-16T16:37:00Z"/>
                <w:rFonts w:ascii="Times New Roman" w:hAnsi="Times New Roman" w:cs="Times New Roman"/>
                <w:sz w:val="24"/>
                <w:szCs w:val="24"/>
                <w:lang w:val="en-IN"/>
                <w:rPrChange w:id="1037" w:author="JAGADEESHWAR REDDY" w:date="2026-08-16T16:37:00Z" w16du:dateUtc="2026-08-16T11:07:00Z">
                  <w:rPr>
                    <w:ins w:id="1038" w:author="JAGADEESHWAR REDDY" w:date="2026-08-16T16:37:00Z"/>
                    <w:rFonts w:ascii="Times New Roman" w:hAnsi="Times New Roman" w:cs="Times New Roman"/>
                    <w:b/>
                    <w:bCs/>
                    <w:sz w:val="24"/>
                    <w:szCs w:val="24"/>
                    <w:lang w:val="en-IN"/>
                  </w:rPr>
                </w:rPrChange>
              </w:rPr>
              <w:pPrChange w:id="103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040" w:author="JAGADEESHWAR REDDY" w:date="2026-08-16T16:37:00Z">
              <w:r w:rsidRPr="00D50845">
                <w:rPr>
                  <w:rFonts w:ascii="Times New Roman" w:hAnsi="Times New Roman" w:cs="Times New Roman"/>
                  <w:sz w:val="24"/>
                  <w:szCs w:val="24"/>
                  <w:lang w:val="en-IN"/>
                  <w:rPrChange w:id="1041" w:author="JAGADEESHWAR REDDY" w:date="2026-08-16T16:37:00Z" w16du:dateUtc="2026-08-16T11:07:00Z">
                    <w:rPr>
                      <w:rFonts w:ascii="Times New Roman" w:hAnsi="Times New Roman" w:cs="Times New Roman"/>
                      <w:b/>
                      <w:bCs/>
                      <w:sz w:val="24"/>
                      <w:szCs w:val="24"/>
                      <w:lang w:val="en-IN"/>
                    </w:rPr>
                  </w:rPrChange>
                </w:rPr>
                <w:t>2.709</w:t>
              </w:r>
            </w:ins>
          </w:p>
        </w:tc>
        <w:tc>
          <w:tcPr>
            <w:tcW w:w="0" w:type="auto"/>
            <w:hideMark/>
            <w:tcPrChange w:id="1042" w:author="JAGADEESHWAR REDDY" w:date="2026-08-16T16:38:00Z" w16du:dateUtc="2026-08-16T11:08:00Z">
              <w:tcPr>
                <w:tcW w:w="0" w:type="auto"/>
                <w:gridSpan w:val="2"/>
                <w:vAlign w:val="center"/>
                <w:hideMark/>
              </w:tcPr>
            </w:tcPrChange>
          </w:tcPr>
          <w:p w14:paraId="0847CD4F"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043" w:author="JAGADEESHWAR REDDY" w:date="2026-08-16T16:37:00Z"/>
                <w:rFonts w:ascii="Times New Roman" w:hAnsi="Times New Roman" w:cs="Times New Roman"/>
                <w:sz w:val="24"/>
                <w:szCs w:val="24"/>
                <w:lang w:val="en-IN"/>
                <w:rPrChange w:id="1044" w:author="JAGADEESHWAR REDDY" w:date="2026-08-16T16:37:00Z" w16du:dateUtc="2026-08-16T11:07:00Z">
                  <w:rPr>
                    <w:ins w:id="1045" w:author="JAGADEESHWAR REDDY" w:date="2026-08-16T16:37:00Z"/>
                    <w:rFonts w:ascii="Times New Roman" w:hAnsi="Times New Roman" w:cs="Times New Roman"/>
                    <w:b/>
                    <w:bCs/>
                    <w:sz w:val="24"/>
                    <w:szCs w:val="24"/>
                    <w:lang w:val="en-IN"/>
                  </w:rPr>
                </w:rPrChange>
              </w:rPr>
              <w:pPrChange w:id="1046"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047" w:author="JAGADEESHWAR REDDY" w:date="2026-08-16T16:37:00Z">
              <w:r w:rsidRPr="00D50845">
                <w:rPr>
                  <w:rFonts w:ascii="Times New Roman" w:hAnsi="Times New Roman" w:cs="Times New Roman"/>
                  <w:sz w:val="24"/>
                  <w:szCs w:val="24"/>
                  <w:lang w:val="en-IN"/>
                  <w:rPrChange w:id="1048" w:author="JAGADEESHWAR REDDY" w:date="2026-08-16T16:37:00Z" w16du:dateUtc="2026-08-16T11:07:00Z">
                    <w:rPr>
                      <w:rFonts w:ascii="Times New Roman" w:hAnsi="Times New Roman" w:cs="Times New Roman"/>
                      <w:b/>
                      <w:bCs/>
                      <w:sz w:val="24"/>
                      <w:szCs w:val="24"/>
                      <w:lang w:val="en-IN"/>
                    </w:rPr>
                  </w:rPrChange>
                </w:rPr>
                <w:t>13.050</w:t>
              </w:r>
            </w:ins>
          </w:p>
        </w:tc>
        <w:tc>
          <w:tcPr>
            <w:tcW w:w="0" w:type="auto"/>
            <w:hideMark/>
            <w:tcPrChange w:id="1049" w:author="JAGADEESHWAR REDDY" w:date="2026-08-16T16:38:00Z" w16du:dateUtc="2026-08-16T11:08:00Z">
              <w:tcPr>
                <w:tcW w:w="0" w:type="auto"/>
                <w:vAlign w:val="center"/>
                <w:hideMark/>
              </w:tcPr>
            </w:tcPrChange>
          </w:tcPr>
          <w:p w14:paraId="459BFCA8"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050" w:author="JAGADEESHWAR REDDY" w:date="2026-08-16T16:37:00Z"/>
                <w:rFonts w:ascii="Times New Roman" w:hAnsi="Times New Roman" w:cs="Times New Roman"/>
                <w:sz w:val="24"/>
                <w:szCs w:val="24"/>
                <w:lang w:val="en-IN"/>
                <w:rPrChange w:id="1051" w:author="JAGADEESHWAR REDDY" w:date="2026-08-16T16:37:00Z" w16du:dateUtc="2026-08-16T11:07:00Z">
                  <w:rPr>
                    <w:ins w:id="1052" w:author="JAGADEESHWAR REDDY" w:date="2026-08-16T16:37:00Z"/>
                    <w:rFonts w:ascii="Times New Roman" w:hAnsi="Times New Roman" w:cs="Times New Roman"/>
                    <w:b/>
                    <w:bCs/>
                    <w:sz w:val="24"/>
                    <w:szCs w:val="24"/>
                    <w:lang w:val="en-IN"/>
                  </w:rPr>
                </w:rPrChange>
              </w:rPr>
              <w:pPrChange w:id="1053"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054" w:author="JAGADEESHWAR REDDY" w:date="2026-08-16T16:37:00Z">
              <w:r w:rsidRPr="00D50845">
                <w:rPr>
                  <w:rFonts w:ascii="Times New Roman" w:hAnsi="Times New Roman" w:cs="Times New Roman"/>
                  <w:sz w:val="24"/>
                  <w:szCs w:val="24"/>
                  <w:lang w:val="en-IN"/>
                  <w:rPrChange w:id="1055" w:author="JAGADEESHWAR REDDY" w:date="2026-08-16T16:37:00Z" w16du:dateUtc="2026-08-16T11:07:00Z">
                    <w:rPr>
                      <w:rFonts w:ascii="Times New Roman" w:hAnsi="Times New Roman" w:cs="Times New Roman"/>
                      <w:b/>
                      <w:bCs/>
                      <w:sz w:val="24"/>
                      <w:szCs w:val="24"/>
                      <w:lang w:val="en-IN"/>
                    </w:rPr>
                  </w:rPrChange>
                </w:rPr>
                <w:t>6.404</w:t>
              </w:r>
            </w:ins>
          </w:p>
        </w:tc>
        <w:tc>
          <w:tcPr>
            <w:tcW w:w="0" w:type="auto"/>
            <w:hideMark/>
            <w:tcPrChange w:id="1056" w:author="JAGADEESHWAR REDDY" w:date="2026-08-16T16:38:00Z" w16du:dateUtc="2026-08-16T11:08:00Z">
              <w:tcPr>
                <w:tcW w:w="0" w:type="auto"/>
                <w:gridSpan w:val="3"/>
                <w:vAlign w:val="center"/>
                <w:hideMark/>
              </w:tcPr>
            </w:tcPrChange>
          </w:tcPr>
          <w:p w14:paraId="0C389246"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057" w:author="JAGADEESHWAR REDDY" w:date="2026-08-16T16:37:00Z"/>
                <w:rFonts w:ascii="Times New Roman" w:hAnsi="Times New Roman" w:cs="Times New Roman"/>
                <w:sz w:val="24"/>
                <w:szCs w:val="24"/>
                <w:lang w:val="en-IN"/>
                <w:rPrChange w:id="1058" w:author="JAGADEESHWAR REDDY" w:date="2026-08-16T16:37:00Z" w16du:dateUtc="2026-08-16T11:07:00Z">
                  <w:rPr>
                    <w:ins w:id="1059" w:author="JAGADEESHWAR REDDY" w:date="2026-08-16T16:37:00Z"/>
                    <w:rFonts w:ascii="Times New Roman" w:hAnsi="Times New Roman" w:cs="Times New Roman"/>
                    <w:b/>
                    <w:bCs/>
                    <w:sz w:val="24"/>
                    <w:szCs w:val="24"/>
                    <w:lang w:val="en-IN"/>
                  </w:rPr>
                </w:rPrChange>
              </w:rPr>
              <w:pPrChange w:id="1060"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061" w:author="JAGADEESHWAR REDDY" w:date="2026-08-16T16:37:00Z">
              <w:r w:rsidRPr="00D50845">
                <w:rPr>
                  <w:rFonts w:ascii="Times New Roman" w:hAnsi="Times New Roman" w:cs="Times New Roman"/>
                  <w:sz w:val="24"/>
                  <w:szCs w:val="24"/>
                  <w:lang w:val="en-IN"/>
                  <w:rPrChange w:id="1062" w:author="JAGADEESHWAR REDDY" w:date="2026-08-16T16:37:00Z" w16du:dateUtc="2026-08-16T11:07:00Z">
                    <w:rPr>
                      <w:rFonts w:ascii="Times New Roman" w:hAnsi="Times New Roman" w:cs="Times New Roman"/>
                      <w:b/>
                      <w:bCs/>
                      <w:sz w:val="24"/>
                      <w:szCs w:val="24"/>
                      <w:lang w:val="en-IN"/>
                    </w:rPr>
                  </w:rPrChange>
                </w:rPr>
                <w:t>2.841</w:t>
              </w:r>
            </w:ins>
          </w:p>
        </w:tc>
      </w:tr>
      <w:tr w:rsidR="00D50845" w:rsidRPr="00D50845" w14:paraId="6F915F31" w14:textId="77777777" w:rsidTr="009A6809">
        <w:trPr>
          <w:ins w:id="1063" w:author="JAGADEESHWAR REDDY" w:date="2026-08-16T16:37:00Z"/>
          <w:trPrChange w:id="1064"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065" w:author="JAGADEESHWAR REDDY" w:date="2026-08-16T16:38:00Z" w16du:dateUtc="2026-08-16T11:08:00Z">
              <w:tcPr>
                <w:tcW w:w="0" w:type="auto"/>
                <w:gridSpan w:val="2"/>
                <w:vAlign w:val="center"/>
                <w:hideMark/>
              </w:tcPr>
            </w:tcPrChange>
          </w:tcPr>
          <w:p w14:paraId="2FDC31D7" w14:textId="77777777" w:rsidR="00D50845" w:rsidRPr="00C733E3" w:rsidRDefault="00D50845">
            <w:pPr>
              <w:spacing w:after="160" w:line="360" w:lineRule="auto"/>
              <w:jc w:val="center"/>
              <w:rPr>
                <w:ins w:id="1066" w:author="JAGADEESHWAR REDDY" w:date="2026-08-16T16:37:00Z"/>
                <w:rFonts w:ascii="Times New Roman" w:hAnsi="Times New Roman" w:cs="Times New Roman"/>
                <w:b w:val="0"/>
                <w:sz w:val="24"/>
                <w:szCs w:val="24"/>
                <w:lang w:val="en-IN"/>
                <w:rPrChange w:id="1067" w:author="JAGADEESHWAR REDDY" w:date="2026-08-16T17:36:00Z" w16du:dateUtc="2026-08-16T12:06:00Z">
                  <w:rPr>
                    <w:ins w:id="1068" w:author="JAGADEESHWAR REDDY" w:date="2026-08-16T16:37:00Z"/>
                    <w:rFonts w:ascii="Times New Roman" w:hAnsi="Times New Roman" w:cs="Times New Roman"/>
                    <w:bCs w:val="0"/>
                    <w:sz w:val="24"/>
                    <w:szCs w:val="24"/>
                    <w:lang w:val="en-IN"/>
                  </w:rPr>
                </w:rPrChange>
              </w:rPr>
              <w:pPrChange w:id="1069" w:author="JAGADEESHWAR REDDY" w:date="2026-08-16T17:03:00Z" w16du:dateUtc="2026-08-16T11:33:00Z">
                <w:pPr>
                  <w:spacing w:after="160" w:line="360" w:lineRule="auto"/>
                </w:pPr>
              </w:pPrChange>
            </w:pPr>
            <w:ins w:id="1070" w:author="JAGADEESHWAR REDDY" w:date="2026-08-16T16:37:00Z">
              <w:r w:rsidRPr="00C733E3">
                <w:rPr>
                  <w:rFonts w:ascii="Times New Roman" w:hAnsi="Times New Roman" w:cs="Times New Roman"/>
                  <w:sz w:val="24"/>
                  <w:szCs w:val="24"/>
                  <w:lang w:val="en-IN"/>
                </w:rPr>
                <w:t>Quick Ratio</w:t>
              </w:r>
            </w:ins>
          </w:p>
        </w:tc>
        <w:tc>
          <w:tcPr>
            <w:tcW w:w="0" w:type="auto"/>
            <w:hideMark/>
            <w:tcPrChange w:id="1071" w:author="JAGADEESHWAR REDDY" w:date="2026-08-16T16:38:00Z" w16du:dateUtc="2026-08-16T11:08:00Z">
              <w:tcPr>
                <w:tcW w:w="0" w:type="auto"/>
                <w:gridSpan w:val="2"/>
                <w:vAlign w:val="center"/>
                <w:hideMark/>
              </w:tcPr>
            </w:tcPrChange>
          </w:tcPr>
          <w:p w14:paraId="2D70D069"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072" w:author="JAGADEESHWAR REDDY" w:date="2026-08-16T16:37:00Z"/>
                <w:rFonts w:ascii="Times New Roman" w:hAnsi="Times New Roman" w:cs="Times New Roman"/>
                <w:sz w:val="24"/>
                <w:szCs w:val="24"/>
                <w:lang w:val="en-IN"/>
                <w:rPrChange w:id="1073" w:author="JAGADEESHWAR REDDY" w:date="2026-08-16T16:37:00Z" w16du:dateUtc="2026-08-16T11:07:00Z">
                  <w:rPr>
                    <w:ins w:id="1074" w:author="JAGADEESHWAR REDDY" w:date="2026-08-16T16:37:00Z"/>
                    <w:rFonts w:ascii="Times New Roman" w:hAnsi="Times New Roman" w:cs="Times New Roman"/>
                    <w:b/>
                    <w:bCs/>
                    <w:sz w:val="24"/>
                    <w:szCs w:val="24"/>
                    <w:lang w:val="en-IN"/>
                  </w:rPr>
                </w:rPrChange>
              </w:rPr>
              <w:pPrChange w:id="107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076" w:author="JAGADEESHWAR REDDY" w:date="2026-08-16T16:37:00Z">
              <w:r w:rsidRPr="00D50845">
                <w:rPr>
                  <w:rFonts w:ascii="Times New Roman" w:hAnsi="Times New Roman" w:cs="Times New Roman"/>
                  <w:sz w:val="24"/>
                  <w:szCs w:val="24"/>
                  <w:lang w:val="en-IN"/>
                  <w:rPrChange w:id="1077" w:author="JAGADEESHWAR REDDY" w:date="2026-08-16T16:37:00Z" w16du:dateUtc="2026-08-16T11:07:00Z">
                    <w:rPr>
                      <w:rFonts w:ascii="Times New Roman" w:hAnsi="Times New Roman" w:cs="Times New Roman"/>
                      <w:b/>
                      <w:bCs/>
                      <w:sz w:val="24"/>
                      <w:szCs w:val="24"/>
                      <w:lang w:val="en-IN"/>
                    </w:rPr>
                  </w:rPrChange>
                </w:rPr>
                <w:t>238</w:t>
              </w:r>
            </w:ins>
          </w:p>
        </w:tc>
        <w:tc>
          <w:tcPr>
            <w:tcW w:w="0" w:type="auto"/>
            <w:hideMark/>
            <w:tcPrChange w:id="1078" w:author="JAGADEESHWAR REDDY" w:date="2026-08-16T16:38:00Z" w16du:dateUtc="2026-08-16T11:08:00Z">
              <w:tcPr>
                <w:tcW w:w="0" w:type="auto"/>
                <w:gridSpan w:val="2"/>
                <w:vAlign w:val="center"/>
                <w:hideMark/>
              </w:tcPr>
            </w:tcPrChange>
          </w:tcPr>
          <w:p w14:paraId="5BF814AC"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079" w:author="JAGADEESHWAR REDDY" w:date="2026-08-16T16:37:00Z"/>
                <w:rFonts w:ascii="Times New Roman" w:hAnsi="Times New Roman" w:cs="Times New Roman"/>
                <w:sz w:val="24"/>
                <w:szCs w:val="24"/>
                <w:lang w:val="en-IN"/>
                <w:rPrChange w:id="1080" w:author="JAGADEESHWAR REDDY" w:date="2026-08-16T16:37:00Z" w16du:dateUtc="2026-08-16T11:07:00Z">
                  <w:rPr>
                    <w:ins w:id="1081" w:author="JAGADEESHWAR REDDY" w:date="2026-08-16T16:37:00Z"/>
                    <w:rFonts w:ascii="Times New Roman" w:hAnsi="Times New Roman" w:cs="Times New Roman"/>
                    <w:b/>
                    <w:bCs/>
                    <w:sz w:val="24"/>
                    <w:szCs w:val="24"/>
                    <w:lang w:val="en-IN"/>
                  </w:rPr>
                </w:rPrChange>
              </w:rPr>
              <w:pPrChange w:id="1082"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083" w:author="JAGADEESHWAR REDDY" w:date="2026-08-16T16:37:00Z">
              <w:r w:rsidRPr="00D50845">
                <w:rPr>
                  <w:rFonts w:ascii="Times New Roman" w:hAnsi="Times New Roman" w:cs="Times New Roman"/>
                  <w:sz w:val="24"/>
                  <w:szCs w:val="24"/>
                  <w:lang w:val="en-IN"/>
                  <w:rPrChange w:id="1084" w:author="JAGADEESHWAR REDDY" w:date="2026-08-16T16:37:00Z" w16du:dateUtc="2026-08-16T11:07:00Z">
                    <w:rPr>
                      <w:rFonts w:ascii="Times New Roman" w:hAnsi="Times New Roman" w:cs="Times New Roman"/>
                      <w:b/>
                      <w:bCs/>
                      <w:sz w:val="24"/>
                      <w:szCs w:val="24"/>
                      <w:lang w:val="en-IN"/>
                    </w:rPr>
                  </w:rPrChange>
                </w:rPr>
                <w:t>0.105</w:t>
              </w:r>
            </w:ins>
          </w:p>
        </w:tc>
        <w:tc>
          <w:tcPr>
            <w:tcW w:w="0" w:type="auto"/>
            <w:hideMark/>
            <w:tcPrChange w:id="1085" w:author="JAGADEESHWAR REDDY" w:date="2026-08-16T16:38:00Z" w16du:dateUtc="2026-08-16T11:08:00Z">
              <w:tcPr>
                <w:tcW w:w="0" w:type="auto"/>
                <w:gridSpan w:val="2"/>
                <w:vAlign w:val="center"/>
                <w:hideMark/>
              </w:tcPr>
            </w:tcPrChange>
          </w:tcPr>
          <w:p w14:paraId="573E0418"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086" w:author="JAGADEESHWAR REDDY" w:date="2026-08-16T16:37:00Z"/>
                <w:rFonts w:ascii="Times New Roman" w:hAnsi="Times New Roman" w:cs="Times New Roman"/>
                <w:sz w:val="24"/>
                <w:szCs w:val="24"/>
                <w:lang w:val="en-IN"/>
                <w:rPrChange w:id="1087" w:author="JAGADEESHWAR REDDY" w:date="2026-08-16T16:37:00Z" w16du:dateUtc="2026-08-16T11:07:00Z">
                  <w:rPr>
                    <w:ins w:id="1088" w:author="JAGADEESHWAR REDDY" w:date="2026-08-16T16:37:00Z"/>
                    <w:rFonts w:ascii="Times New Roman" w:hAnsi="Times New Roman" w:cs="Times New Roman"/>
                    <w:b/>
                    <w:bCs/>
                    <w:sz w:val="24"/>
                    <w:szCs w:val="24"/>
                    <w:lang w:val="en-IN"/>
                  </w:rPr>
                </w:rPrChange>
              </w:rPr>
              <w:pPrChange w:id="108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090" w:author="JAGADEESHWAR REDDY" w:date="2026-08-16T16:37:00Z">
              <w:r w:rsidRPr="00D50845">
                <w:rPr>
                  <w:rFonts w:ascii="Times New Roman" w:hAnsi="Times New Roman" w:cs="Times New Roman"/>
                  <w:sz w:val="24"/>
                  <w:szCs w:val="24"/>
                  <w:lang w:val="en-IN"/>
                  <w:rPrChange w:id="1091" w:author="JAGADEESHWAR REDDY" w:date="2026-08-16T16:37:00Z" w16du:dateUtc="2026-08-16T11:07:00Z">
                    <w:rPr>
                      <w:rFonts w:ascii="Times New Roman" w:hAnsi="Times New Roman" w:cs="Times New Roman"/>
                      <w:b/>
                      <w:bCs/>
                      <w:sz w:val="24"/>
                      <w:szCs w:val="24"/>
                      <w:lang w:val="en-IN"/>
                    </w:rPr>
                  </w:rPrChange>
                </w:rPr>
                <w:t>2.047</w:t>
              </w:r>
            </w:ins>
          </w:p>
        </w:tc>
        <w:tc>
          <w:tcPr>
            <w:tcW w:w="0" w:type="auto"/>
            <w:hideMark/>
            <w:tcPrChange w:id="1092" w:author="JAGADEESHWAR REDDY" w:date="2026-08-16T16:38:00Z" w16du:dateUtc="2026-08-16T11:08:00Z">
              <w:tcPr>
                <w:tcW w:w="0" w:type="auto"/>
                <w:vAlign w:val="center"/>
                <w:hideMark/>
              </w:tcPr>
            </w:tcPrChange>
          </w:tcPr>
          <w:p w14:paraId="012FDEFF"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093" w:author="JAGADEESHWAR REDDY" w:date="2026-08-16T16:37:00Z"/>
                <w:rFonts w:ascii="Times New Roman" w:hAnsi="Times New Roman" w:cs="Times New Roman"/>
                <w:sz w:val="24"/>
                <w:szCs w:val="24"/>
                <w:lang w:val="en-IN"/>
                <w:rPrChange w:id="1094" w:author="JAGADEESHWAR REDDY" w:date="2026-08-16T16:37:00Z" w16du:dateUtc="2026-08-16T11:07:00Z">
                  <w:rPr>
                    <w:ins w:id="1095" w:author="JAGADEESHWAR REDDY" w:date="2026-08-16T16:37:00Z"/>
                    <w:rFonts w:ascii="Times New Roman" w:hAnsi="Times New Roman" w:cs="Times New Roman"/>
                    <w:b/>
                    <w:bCs/>
                    <w:sz w:val="24"/>
                    <w:szCs w:val="24"/>
                    <w:lang w:val="en-IN"/>
                  </w:rPr>
                </w:rPrChange>
              </w:rPr>
              <w:pPrChange w:id="1096"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097" w:author="JAGADEESHWAR REDDY" w:date="2026-08-16T16:37:00Z">
              <w:r w:rsidRPr="00D50845">
                <w:rPr>
                  <w:rFonts w:ascii="Times New Roman" w:hAnsi="Times New Roman" w:cs="Times New Roman"/>
                  <w:sz w:val="24"/>
                  <w:szCs w:val="24"/>
                  <w:lang w:val="en-IN"/>
                  <w:rPrChange w:id="1098" w:author="JAGADEESHWAR REDDY" w:date="2026-08-16T16:37:00Z" w16du:dateUtc="2026-08-16T11:07:00Z">
                    <w:rPr>
                      <w:rFonts w:ascii="Times New Roman" w:hAnsi="Times New Roman" w:cs="Times New Roman"/>
                      <w:b/>
                      <w:bCs/>
                      <w:sz w:val="24"/>
                      <w:szCs w:val="24"/>
                      <w:lang w:val="en-IN"/>
                    </w:rPr>
                  </w:rPrChange>
                </w:rPr>
                <w:t>0.520</w:t>
              </w:r>
            </w:ins>
          </w:p>
        </w:tc>
        <w:tc>
          <w:tcPr>
            <w:tcW w:w="0" w:type="auto"/>
            <w:hideMark/>
            <w:tcPrChange w:id="1099" w:author="JAGADEESHWAR REDDY" w:date="2026-08-16T16:38:00Z" w16du:dateUtc="2026-08-16T11:08:00Z">
              <w:tcPr>
                <w:tcW w:w="0" w:type="auto"/>
                <w:gridSpan w:val="3"/>
                <w:vAlign w:val="center"/>
                <w:hideMark/>
              </w:tcPr>
            </w:tcPrChange>
          </w:tcPr>
          <w:p w14:paraId="248A7AAF"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00" w:author="JAGADEESHWAR REDDY" w:date="2026-08-16T16:37:00Z"/>
                <w:rFonts w:ascii="Times New Roman" w:hAnsi="Times New Roman" w:cs="Times New Roman"/>
                <w:sz w:val="24"/>
                <w:szCs w:val="24"/>
                <w:lang w:val="en-IN"/>
                <w:rPrChange w:id="1101" w:author="JAGADEESHWAR REDDY" w:date="2026-08-16T16:37:00Z" w16du:dateUtc="2026-08-16T11:07:00Z">
                  <w:rPr>
                    <w:ins w:id="1102" w:author="JAGADEESHWAR REDDY" w:date="2026-08-16T16:37:00Z"/>
                    <w:rFonts w:ascii="Times New Roman" w:hAnsi="Times New Roman" w:cs="Times New Roman"/>
                    <w:b/>
                    <w:bCs/>
                    <w:sz w:val="24"/>
                    <w:szCs w:val="24"/>
                    <w:lang w:val="en-IN"/>
                  </w:rPr>
                </w:rPrChange>
              </w:rPr>
              <w:pPrChange w:id="1103"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04" w:author="JAGADEESHWAR REDDY" w:date="2026-08-16T16:37:00Z">
              <w:r w:rsidRPr="00D50845">
                <w:rPr>
                  <w:rFonts w:ascii="Times New Roman" w:hAnsi="Times New Roman" w:cs="Times New Roman"/>
                  <w:sz w:val="24"/>
                  <w:szCs w:val="24"/>
                  <w:lang w:val="en-IN"/>
                  <w:rPrChange w:id="1105" w:author="JAGADEESHWAR REDDY" w:date="2026-08-16T16:37:00Z" w16du:dateUtc="2026-08-16T11:07:00Z">
                    <w:rPr>
                      <w:rFonts w:ascii="Times New Roman" w:hAnsi="Times New Roman" w:cs="Times New Roman"/>
                      <w:b/>
                      <w:bCs/>
                      <w:sz w:val="24"/>
                      <w:szCs w:val="24"/>
                      <w:lang w:val="en-IN"/>
                    </w:rPr>
                  </w:rPrChange>
                </w:rPr>
                <w:t>0.343</w:t>
              </w:r>
            </w:ins>
          </w:p>
        </w:tc>
      </w:tr>
      <w:tr w:rsidR="00D50845" w:rsidRPr="00D50845" w14:paraId="719EC08D" w14:textId="77777777" w:rsidTr="009A6809">
        <w:trPr>
          <w:cnfStyle w:val="000000100000" w:firstRow="0" w:lastRow="0" w:firstColumn="0" w:lastColumn="0" w:oddVBand="0" w:evenVBand="0" w:oddHBand="1" w:evenHBand="0" w:firstRowFirstColumn="0" w:firstRowLastColumn="0" w:lastRowFirstColumn="0" w:lastRowLastColumn="0"/>
          <w:ins w:id="1106" w:author="JAGADEESHWAR REDDY" w:date="2026-08-16T16:37:00Z"/>
          <w:trPrChange w:id="1107"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08" w:author="JAGADEESHWAR REDDY" w:date="2026-08-16T16:38:00Z" w16du:dateUtc="2026-08-16T11:08:00Z">
              <w:tcPr>
                <w:tcW w:w="0" w:type="auto"/>
                <w:gridSpan w:val="2"/>
                <w:vAlign w:val="center"/>
                <w:hideMark/>
              </w:tcPr>
            </w:tcPrChange>
          </w:tcPr>
          <w:p w14:paraId="36FDDB6B" w14:textId="77777777" w:rsidR="00D50845" w:rsidRPr="00C733E3" w:rsidRDefault="00D5084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109" w:author="JAGADEESHWAR REDDY" w:date="2026-08-16T16:37:00Z"/>
                <w:rFonts w:ascii="Times New Roman" w:hAnsi="Times New Roman" w:cs="Times New Roman"/>
                <w:b w:val="0"/>
                <w:sz w:val="24"/>
                <w:szCs w:val="24"/>
                <w:lang w:val="en-IN"/>
                <w:rPrChange w:id="1110" w:author="JAGADEESHWAR REDDY" w:date="2026-08-16T17:36:00Z" w16du:dateUtc="2026-08-16T12:06:00Z">
                  <w:rPr>
                    <w:ins w:id="1111" w:author="JAGADEESHWAR REDDY" w:date="2026-08-16T16:37:00Z"/>
                    <w:rFonts w:ascii="Times New Roman" w:hAnsi="Times New Roman" w:cs="Times New Roman"/>
                    <w:bCs w:val="0"/>
                    <w:sz w:val="24"/>
                    <w:szCs w:val="24"/>
                    <w:lang w:val="en-IN"/>
                  </w:rPr>
                </w:rPrChange>
              </w:rPr>
              <w:pPrChange w:id="1112"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113" w:author="JAGADEESHWAR REDDY" w:date="2026-08-16T16:37:00Z">
              <w:r w:rsidRPr="00C733E3">
                <w:rPr>
                  <w:rFonts w:ascii="Times New Roman" w:hAnsi="Times New Roman" w:cs="Times New Roman"/>
                  <w:sz w:val="24"/>
                  <w:szCs w:val="24"/>
                  <w:lang w:val="en-IN"/>
                </w:rPr>
                <w:t>Tobin’s Q</w:t>
              </w:r>
            </w:ins>
          </w:p>
        </w:tc>
        <w:tc>
          <w:tcPr>
            <w:tcW w:w="0" w:type="auto"/>
            <w:hideMark/>
            <w:tcPrChange w:id="1114" w:author="JAGADEESHWAR REDDY" w:date="2026-08-16T16:38:00Z" w16du:dateUtc="2026-08-16T11:08:00Z">
              <w:tcPr>
                <w:tcW w:w="0" w:type="auto"/>
                <w:gridSpan w:val="2"/>
                <w:vAlign w:val="center"/>
                <w:hideMark/>
              </w:tcPr>
            </w:tcPrChange>
          </w:tcPr>
          <w:p w14:paraId="43D75670"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115" w:author="JAGADEESHWAR REDDY" w:date="2026-08-16T16:37:00Z"/>
                <w:rFonts w:ascii="Times New Roman" w:hAnsi="Times New Roman" w:cs="Times New Roman"/>
                <w:sz w:val="24"/>
                <w:szCs w:val="24"/>
                <w:lang w:val="en-IN"/>
                <w:rPrChange w:id="1116" w:author="JAGADEESHWAR REDDY" w:date="2026-08-16T16:37:00Z" w16du:dateUtc="2026-08-16T11:07:00Z">
                  <w:rPr>
                    <w:ins w:id="1117" w:author="JAGADEESHWAR REDDY" w:date="2026-08-16T16:37:00Z"/>
                    <w:rFonts w:ascii="Times New Roman" w:hAnsi="Times New Roman" w:cs="Times New Roman"/>
                    <w:b/>
                    <w:bCs/>
                    <w:sz w:val="24"/>
                    <w:szCs w:val="24"/>
                    <w:lang w:val="en-IN"/>
                  </w:rPr>
                </w:rPrChange>
              </w:rPr>
              <w:pPrChange w:id="1118"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119" w:author="JAGADEESHWAR REDDY" w:date="2026-08-16T16:37:00Z">
              <w:r w:rsidRPr="00D50845">
                <w:rPr>
                  <w:rFonts w:ascii="Times New Roman" w:hAnsi="Times New Roman" w:cs="Times New Roman"/>
                  <w:sz w:val="24"/>
                  <w:szCs w:val="24"/>
                  <w:lang w:val="en-IN"/>
                  <w:rPrChange w:id="1120" w:author="JAGADEESHWAR REDDY" w:date="2026-08-16T16:37:00Z" w16du:dateUtc="2026-08-16T11:07:00Z">
                    <w:rPr>
                      <w:rFonts w:ascii="Times New Roman" w:hAnsi="Times New Roman" w:cs="Times New Roman"/>
                      <w:b/>
                      <w:bCs/>
                      <w:sz w:val="24"/>
                      <w:szCs w:val="24"/>
                      <w:lang w:val="en-IN"/>
                    </w:rPr>
                  </w:rPrChange>
                </w:rPr>
                <w:t>238</w:t>
              </w:r>
            </w:ins>
          </w:p>
        </w:tc>
        <w:tc>
          <w:tcPr>
            <w:tcW w:w="0" w:type="auto"/>
            <w:hideMark/>
            <w:tcPrChange w:id="1121" w:author="JAGADEESHWAR REDDY" w:date="2026-08-16T16:38:00Z" w16du:dateUtc="2026-08-16T11:08:00Z">
              <w:tcPr>
                <w:tcW w:w="0" w:type="auto"/>
                <w:gridSpan w:val="2"/>
                <w:vAlign w:val="center"/>
                <w:hideMark/>
              </w:tcPr>
            </w:tcPrChange>
          </w:tcPr>
          <w:p w14:paraId="371BD3DD"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122" w:author="JAGADEESHWAR REDDY" w:date="2026-08-16T16:37:00Z"/>
                <w:rFonts w:ascii="Times New Roman" w:hAnsi="Times New Roman" w:cs="Times New Roman"/>
                <w:sz w:val="24"/>
                <w:szCs w:val="24"/>
                <w:lang w:val="en-IN"/>
                <w:rPrChange w:id="1123" w:author="JAGADEESHWAR REDDY" w:date="2026-08-16T16:37:00Z" w16du:dateUtc="2026-08-16T11:07:00Z">
                  <w:rPr>
                    <w:ins w:id="1124" w:author="JAGADEESHWAR REDDY" w:date="2026-08-16T16:37:00Z"/>
                    <w:rFonts w:ascii="Times New Roman" w:hAnsi="Times New Roman" w:cs="Times New Roman"/>
                    <w:b/>
                    <w:bCs/>
                    <w:sz w:val="24"/>
                    <w:szCs w:val="24"/>
                    <w:lang w:val="en-IN"/>
                  </w:rPr>
                </w:rPrChange>
              </w:rPr>
              <w:pPrChange w:id="112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126" w:author="JAGADEESHWAR REDDY" w:date="2026-08-16T16:37:00Z">
              <w:r w:rsidRPr="00D50845">
                <w:rPr>
                  <w:rFonts w:ascii="Times New Roman" w:hAnsi="Times New Roman" w:cs="Times New Roman"/>
                  <w:sz w:val="24"/>
                  <w:szCs w:val="24"/>
                  <w:lang w:val="en-IN"/>
                  <w:rPrChange w:id="1127" w:author="JAGADEESHWAR REDDY" w:date="2026-08-16T16:37:00Z" w16du:dateUtc="2026-08-16T11:07:00Z">
                    <w:rPr>
                      <w:rFonts w:ascii="Times New Roman" w:hAnsi="Times New Roman" w:cs="Times New Roman"/>
                      <w:b/>
                      <w:bCs/>
                      <w:sz w:val="24"/>
                      <w:szCs w:val="24"/>
                      <w:lang w:val="en-IN"/>
                    </w:rPr>
                  </w:rPrChange>
                </w:rPr>
                <w:t>0.825</w:t>
              </w:r>
            </w:ins>
          </w:p>
        </w:tc>
        <w:tc>
          <w:tcPr>
            <w:tcW w:w="0" w:type="auto"/>
            <w:hideMark/>
            <w:tcPrChange w:id="1128" w:author="JAGADEESHWAR REDDY" w:date="2026-08-16T16:38:00Z" w16du:dateUtc="2026-08-16T11:08:00Z">
              <w:tcPr>
                <w:tcW w:w="0" w:type="auto"/>
                <w:gridSpan w:val="2"/>
                <w:vAlign w:val="center"/>
                <w:hideMark/>
              </w:tcPr>
            </w:tcPrChange>
          </w:tcPr>
          <w:p w14:paraId="419BA292"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129" w:author="JAGADEESHWAR REDDY" w:date="2026-08-16T16:37:00Z"/>
                <w:rFonts w:ascii="Times New Roman" w:hAnsi="Times New Roman" w:cs="Times New Roman"/>
                <w:sz w:val="24"/>
                <w:szCs w:val="24"/>
                <w:lang w:val="en-IN"/>
                <w:rPrChange w:id="1130" w:author="JAGADEESHWAR REDDY" w:date="2026-08-16T16:37:00Z" w16du:dateUtc="2026-08-16T11:07:00Z">
                  <w:rPr>
                    <w:ins w:id="1131" w:author="JAGADEESHWAR REDDY" w:date="2026-08-16T16:37:00Z"/>
                    <w:rFonts w:ascii="Times New Roman" w:hAnsi="Times New Roman" w:cs="Times New Roman"/>
                    <w:b/>
                    <w:bCs/>
                    <w:sz w:val="24"/>
                    <w:szCs w:val="24"/>
                    <w:lang w:val="en-IN"/>
                  </w:rPr>
                </w:rPrChange>
              </w:rPr>
              <w:pPrChange w:id="1132"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133" w:author="JAGADEESHWAR REDDY" w:date="2026-08-16T16:37:00Z">
              <w:r w:rsidRPr="00D50845">
                <w:rPr>
                  <w:rFonts w:ascii="Times New Roman" w:hAnsi="Times New Roman" w:cs="Times New Roman"/>
                  <w:sz w:val="24"/>
                  <w:szCs w:val="24"/>
                  <w:lang w:val="en-IN"/>
                  <w:rPrChange w:id="1134" w:author="JAGADEESHWAR REDDY" w:date="2026-08-16T16:37:00Z" w16du:dateUtc="2026-08-16T11:07:00Z">
                    <w:rPr>
                      <w:rFonts w:ascii="Times New Roman" w:hAnsi="Times New Roman" w:cs="Times New Roman"/>
                      <w:b/>
                      <w:bCs/>
                      <w:sz w:val="24"/>
                      <w:szCs w:val="24"/>
                      <w:lang w:val="en-IN"/>
                    </w:rPr>
                  </w:rPrChange>
                </w:rPr>
                <w:t>7.979</w:t>
              </w:r>
            </w:ins>
          </w:p>
        </w:tc>
        <w:tc>
          <w:tcPr>
            <w:tcW w:w="0" w:type="auto"/>
            <w:hideMark/>
            <w:tcPrChange w:id="1135" w:author="JAGADEESHWAR REDDY" w:date="2026-08-16T16:38:00Z" w16du:dateUtc="2026-08-16T11:08:00Z">
              <w:tcPr>
                <w:tcW w:w="0" w:type="auto"/>
                <w:vAlign w:val="center"/>
                <w:hideMark/>
              </w:tcPr>
            </w:tcPrChange>
          </w:tcPr>
          <w:p w14:paraId="0AB89A5A"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136" w:author="JAGADEESHWAR REDDY" w:date="2026-08-16T16:37:00Z"/>
                <w:rFonts w:ascii="Times New Roman" w:hAnsi="Times New Roman" w:cs="Times New Roman"/>
                <w:sz w:val="24"/>
                <w:szCs w:val="24"/>
                <w:lang w:val="en-IN"/>
                <w:rPrChange w:id="1137" w:author="JAGADEESHWAR REDDY" w:date="2026-08-16T16:37:00Z" w16du:dateUtc="2026-08-16T11:07:00Z">
                  <w:rPr>
                    <w:ins w:id="1138" w:author="JAGADEESHWAR REDDY" w:date="2026-08-16T16:37:00Z"/>
                    <w:rFonts w:ascii="Times New Roman" w:hAnsi="Times New Roman" w:cs="Times New Roman"/>
                    <w:b/>
                    <w:bCs/>
                    <w:sz w:val="24"/>
                    <w:szCs w:val="24"/>
                    <w:lang w:val="en-IN"/>
                  </w:rPr>
                </w:rPrChange>
              </w:rPr>
              <w:pPrChange w:id="113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140" w:author="JAGADEESHWAR REDDY" w:date="2026-08-16T16:37:00Z">
              <w:r w:rsidRPr="00D50845">
                <w:rPr>
                  <w:rFonts w:ascii="Times New Roman" w:hAnsi="Times New Roman" w:cs="Times New Roman"/>
                  <w:sz w:val="24"/>
                  <w:szCs w:val="24"/>
                  <w:lang w:val="en-IN"/>
                  <w:rPrChange w:id="1141" w:author="JAGADEESHWAR REDDY" w:date="2026-08-16T16:37:00Z" w16du:dateUtc="2026-08-16T11:07:00Z">
                    <w:rPr>
                      <w:rFonts w:ascii="Times New Roman" w:hAnsi="Times New Roman" w:cs="Times New Roman"/>
                      <w:b/>
                      <w:bCs/>
                      <w:sz w:val="24"/>
                      <w:szCs w:val="24"/>
                      <w:lang w:val="en-IN"/>
                    </w:rPr>
                  </w:rPrChange>
                </w:rPr>
                <w:t>2.703</w:t>
              </w:r>
            </w:ins>
          </w:p>
        </w:tc>
        <w:tc>
          <w:tcPr>
            <w:tcW w:w="0" w:type="auto"/>
            <w:hideMark/>
            <w:tcPrChange w:id="1142" w:author="JAGADEESHWAR REDDY" w:date="2026-08-16T16:38:00Z" w16du:dateUtc="2026-08-16T11:08:00Z">
              <w:tcPr>
                <w:tcW w:w="0" w:type="auto"/>
                <w:gridSpan w:val="3"/>
                <w:vAlign w:val="center"/>
                <w:hideMark/>
              </w:tcPr>
            </w:tcPrChange>
          </w:tcPr>
          <w:p w14:paraId="670623F8"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143" w:author="JAGADEESHWAR REDDY" w:date="2026-08-16T16:37:00Z"/>
                <w:rFonts w:ascii="Times New Roman" w:hAnsi="Times New Roman" w:cs="Times New Roman"/>
                <w:sz w:val="24"/>
                <w:szCs w:val="24"/>
                <w:lang w:val="en-IN"/>
                <w:rPrChange w:id="1144" w:author="JAGADEESHWAR REDDY" w:date="2026-08-16T16:37:00Z" w16du:dateUtc="2026-08-16T11:07:00Z">
                  <w:rPr>
                    <w:ins w:id="1145" w:author="JAGADEESHWAR REDDY" w:date="2026-08-16T16:37:00Z"/>
                    <w:rFonts w:ascii="Times New Roman" w:hAnsi="Times New Roman" w:cs="Times New Roman"/>
                    <w:b/>
                    <w:bCs/>
                    <w:sz w:val="24"/>
                    <w:szCs w:val="24"/>
                    <w:lang w:val="en-IN"/>
                  </w:rPr>
                </w:rPrChange>
              </w:rPr>
              <w:pPrChange w:id="1146"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147" w:author="JAGADEESHWAR REDDY" w:date="2026-08-16T16:37:00Z">
              <w:r w:rsidRPr="00D50845">
                <w:rPr>
                  <w:rFonts w:ascii="Times New Roman" w:hAnsi="Times New Roman" w:cs="Times New Roman"/>
                  <w:sz w:val="24"/>
                  <w:szCs w:val="24"/>
                  <w:lang w:val="en-IN"/>
                  <w:rPrChange w:id="1148" w:author="JAGADEESHWAR REDDY" w:date="2026-08-16T16:37:00Z" w16du:dateUtc="2026-08-16T11:07:00Z">
                    <w:rPr>
                      <w:rFonts w:ascii="Times New Roman" w:hAnsi="Times New Roman" w:cs="Times New Roman"/>
                      <w:b/>
                      <w:bCs/>
                      <w:sz w:val="24"/>
                      <w:szCs w:val="24"/>
                      <w:lang w:val="en-IN"/>
                    </w:rPr>
                  </w:rPrChange>
                </w:rPr>
                <w:t>1.595</w:t>
              </w:r>
            </w:ins>
          </w:p>
        </w:tc>
      </w:tr>
      <w:tr w:rsidR="00D50845" w:rsidRPr="00D50845" w14:paraId="32C40785" w14:textId="77777777" w:rsidTr="009A6809">
        <w:trPr>
          <w:ins w:id="1149" w:author="JAGADEESHWAR REDDY" w:date="2026-08-16T16:37:00Z"/>
          <w:trPrChange w:id="1150"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51" w:author="JAGADEESHWAR REDDY" w:date="2026-08-16T16:38:00Z" w16du:dateUtc="2026-08-16T11:08:00Z">
              <w:tcPr>
                <w:tcW w:w="0" w:type="auto"/>
                <w:gridSpan w:val="2"/>
                <w:vAlign w:val="center"/>
                <w:hideMark/>
              </w:tcPr>
            </w:tcPrChange>
          </w:tcPr>
          <w:p w14:paraId="724DCACB" w14:textId="77777777" w:rsidR="00D50845" w:rsidRPr="00C733E3" w:rsidRDefault="00D50845">
            <w:pPr>
              <w:spacing w:after="160" w:line="360" w:lineRule="auto"/>
              <w:jc w:val="center"/>
              <w:rPr>
                <w:ins w:id="1152" w:author="JAGADEESHWAR REDDY" w:date="2026-08-16T16:37:00Z"/>
                <w:rFonts w:ascii="Times New Roman" w:hAnsi="Times New Roman" w:cs="Times New Roman"/>
                <w:b w:val="0"/>
                <w:sz w:val="24"/>
                <w:szCs w:val="24"/>
                <w:lang w:val="en-IN"/>
                <w:rPrChange w:id="1153" w:author="JAGADEESHWAR REDDY" w:date="2026-08-16T17:36:00Z" w16du:dateUtc="2026-08-16T12:06:00Z">
                  <w:rPr>
                    <w:ins w:id="1154" w:author="JAGADEESHWAR REDDY" w:date="2026-08-16T16:37:00Z"/>
                    <w:rFonts w:ascii="Times New Roman" w:hAnsi="Times New Roman" w:cs="Times New Roman"/>
                    <w:bCs w:val="0"/>
                    <w:sz w:val="24"/>
                    <w:szCs w:val="24"/>
                    <w:lang w:val="en-IN"/>
                  </w:rPr>
                </w:rPrChange>
              </w:rPr>
              <w:pPrChange w:id="1155" w:author="JAGADEESHWAR REDDY" w:date="2026-08-16T17:03:00Z" w16du:dateUtc="2026-08-16T11:33:00Z">
                <w:pPr>
                  <w:spacing w:after="160" w:line="360" w:lineRule="auto"/>
                </w:pPr>
              </w:pPrChange>
            </w:pPr>
            <w:ins w:id="1156" w:author="JAGADEESHWAR REDDY" w:date="2026-08-16T16:37:00Z">
              <w:r w:rsidRPr="00C733E3">
                <w:rPr>
                  <w:rFonts w:ascii="Times New Roman" w:hAnsi="Times New Roman" w:cs="Times New Roman"/>
                  <w:sz w:val="24"/>
                  <w:szCs w:val="24"/>
                  <w:lang w:val="en-IN"/>
                </w:rPr>
                <w:t>Debt-to-Equity Ratio</w:t>
              </w:r>
            </w:ins>
          </w:p>
        </w:tc>
        <w:tc>
          <w:tcPr>
            <w:tcW w:w="0" w:type="auto"/>
            <w:hideMark/>
            <w:tcPrChange w:id="1157" w:author="JAGADEESHWAR REDDY" w:date="2026-08-16T16:38:00Z" w16du:dateUtc="2026-08-16T11:08:00Z">
              <w:tcPr>
                <w:tcW w:w="0" w:type="auto"/>
                <w:gridSpan w:val="2"/>
                <w:vAlign w:val="center"/>
                <w:hideMark/>
              </w:tcPr>
            </w:tcPrChange>
          </w:tcPr>
          <w:p w14:paraId="2D69CB67"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58" w:author="JAGADEESHWAR REDDY" w:date="2026-08-16T16:37:00Z"/>
                <w:rFonts w:ascii="Times New Roman" w:hAnsi="Times New Roman" w:cs="Times New Roman"/>
                <w:sz w:val="24"/>
                <w:szCs w:val="24"/>
                <w:lang w:val="en-IN"/>
                <w:rPrChange w:id="1159" w:author="JAGADEESHWAR REDDY" w:date="2026-08-16T16:37:00Z" w16du:dateUtc="2026-08-16T11:07:00Z">
                  <w:rPr>
                    <w:ins w:id="1160" w:author="JAGADEESHWAR REDDY" w:date="2026-08-16T16:37:00Z"/>
                    <w:rFonts w:ascii="Times New Roman" w:hAnsi="Times New Roman" w:cs="Times New Roman"/>
                    <w:b/>
                    <w:bCs/>
                    <w:sz w:val="24"/>
                    <w:szCs w:val="24"/>
                    <w:lang w:val="en-IN"/>
                  </w:rPr>
                </w:rPrChange>
              </w:rPr>
              <w:pPrChange w:id="1161"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62" w:author="JAGADEESHWAR REDDY" w:date="2026-08-16T16:37:00Z">
              <w:r w:rsidRPr="00D50845">
                <w:rPr>
                  <w:rFonts w:ascii="Times New Roman" w:hAnsi="Times New Roman" w:cs="Times New Roman"/>
                  <w:sz w:val="24"/>
                  <w:szCs w:val="24"/>
                  <w:lang w:val="en-IN"/>
                  <w:rPrChange w:id="1163" w:author="JAGADEESHWAR REDDY" w:date="2026-08-16T16:37:00Z" w16du:dateUtc="2026-08-16T11:07:00Z">
                    <w:rPr>
                      <w:rFonts w:ascii="Times New Roman" w:hAnsi="Times New Roman" w:cs="Times New Roman"/>
                      <w:b/>
                      <w:bCs/>
                      <w:sz w:val="24"/>
                      <w:szCs w:val="24"/>
                      <w:lang w:val="en-IN"/>
                    </w:rPr>
                  </w:rPrChange>
                </w:rPr>
                <w:t>238</w:t>
              </w:r>
            </w:ins>
          </w:p>
        </w:tc>
        <w:tc>
          <w:tcPr>
            <w:tcW w:w="0" w:type="auto"/>
            <w:hideMark/>
            <w:tcPrChange w:id="1164" w:author="JAGADEESHWAR REDDY" w:date="2026-08-16T16:38:00Z" w16du:dateUtc="2026-08-16T11:08:00Z">
              <w:tcPr>
                <w:tcW w:w="0" w:type="auto"/>
                <w:gridSpan w:val="2"/>
                <w:vAlign w:val="center"/>
                <w:hideMark/>
              </w:tcPr>
            </w:tcPrChange>
          </w:tcPr>
          <w:p w14:paraId="4EACF96C"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65" w:author="JAGADEESHWAR REDDY" w:date="2026-08-16T16:37:00Z"/>
                <w:rFonts w:ascii="Times New Roman" w:hAnsi="Times New Roman" w:cs="Times New Roman"/>
                <w:sz w:val="24"/>
                <w:szCs w:val="24"/>
                <w:lang w:val="en-IN"/>
                <w:rPrChange w:id="1166" w:author="JAGADEESHWAR REDDY" w:date="2026-08-16T16:37:00Z" w16du:dateUtc="2026-08-16T11:07:00Z">
                  <w:rPr>
                    <w:ins w:id="1167" w:author="JAGADEESHWAR REDDY" w:date="2026-08-16T16:37:00Z"/>
                    <w:rFonts w:ascii="Times New Roman" w:hAnsi="Times New Roman" w:cs="Times New Roman"/>
                    <w:b/>
                    <w:bCs/>
                    <w:sz w:val="24"/>
                    <w:szCs w:val="24"/>
                    <w:lang w:val="en-IN"/>
                  </w:rPr>
                </w:rPrChange>
              </w:rPr>
              <w:pPrChange w:id="1168"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69" w:author="JAGADEESHWAR REDDY" w:date="2026-08-16T16:37:00Z">
              <w:r w:rsidRPr="00D50845">
                <w:rPr>
                  <w:rFonts w:ascii="Times New Roman" w:hAnsi="Times New Roman" w:cs="Times New Roman"/>
                  <w:sz w:val="24"/>
                  <w:szCs w:val="24"/>
                  <w:lang w:val="en-IN"/>
                  <w:rPrChange w:id="1170" w:author="JAGADEESHWAR REDDY" w:date="2026-08-16T16:37:00Z" w16du:dateUtc="2026-08-16T11:07:00Z">
                    <w:rPr>
                      <w:rFonts w:ascii="Times New Roman" w:hAnsi="Times New Roman" w:cs="Times New Roman"/>
                      <w:b/>
                      <w:bCs/>
                      <w:sz w:val="24"/>
                      <w:szCs w:val="24"/>
                      <w:lang w:val="en-IN"/>
                    </w:rPr>
                  </w:rPrChange>
                </w:rPr>
                <w:t>-24.431</w:t>
              </w:r>
            </w:ins>
          </w:p>
        </w:tc>
        <w:tc>
          <w:tcPr>
            <w:tcW w:w="0" w:type="auto"/>
            <w:hideMark/>
            <w:tcPrChange w:id="1171" w:author="JAGADEESHWAR REDDY" w:date="2026-08-16T16:38:00Z" w16du:dateUtc="2026-08-16T11:08:00Z">
              <w:tcPr>
                <w:tcW w:w="0" w:type="auto"/>
                <w:gridSpan w:val="2"/>
                <w:vAlign w:val="center"/>
                <w:hideMark/>
              </w:tcPr>
            </w:tcPrChange>
          </w:tcPr>
          <w:p w14:paraId="5CE97741"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72" w:author="JAGADEESHWAR REDDY" w:date="2026-08-16T16:37:00Z"/>
                <w:rFonts w:ascii="Times New Roman" w:hAnsi="Times New Roman" w:cs="Times New Roman"/>
                <w:sz w:val="24"/>
                <w:szCs w:val="24"/>
                <w:lang w:val="en-IN"/>
                <w:rPrChange w:id="1173" w:author="JAGADEESHWAR REDDY" w:date="2026-08-16T16:37:00Z" w16du:dateUtc="2026-08-16T11:07:00Z">
                  <w:rPr>
                    <w:ins w:id="1174" w:author="JAGADEESHWAR REDDY" w:date="2026-08-16T16:37:00Z"/>
                    <w:rFonts w:ascii="Times New Roman" w:hAnsi="Times New Roman" w:cs="Times New Roman"/>
                    <w:b/>
                    <w:bCs/>
                    <w:sz w:val="24"/>
                    <w:szCs w:val="24"/>
                    <w:lang w:val="en-IN"/>
                  </w:rPr>
                </w:rPrChange>
              </w:rPr>
              <w:pPrChange w:id="117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76" w:author="JAGADEESHWAR REDDY" w:date="2026-08-16T16:37:00Z">
              <w:r w:rsidRPr="00D50845">
                <w:rPr>
                  <w:rFonts w:ascii="Times New Roman" w:hAnsi="Times New Roman" w:cs="Times New Roman"/>
                  <w:sz w:val="24"/>
                  <w:szCs w:val="24"/>
                  <w:lang w:val="en-IN"/>
                  <w:rPrChange w:id="1177" w:author="JAGADEESHWAR REDDY" w:date="2026-08-16T16:37:00Z" w16du:dateUtc="2026-08-16T11:07:00Z">
                    <w:rPr>
                      <w:rFonts w:ascii="Times New Roman" w:hAnsi="Times New Roman" w:cs="Times New Roman"/>
                      <w:b/>
                      <w:bCs/>
                      <w:sz w:val="24"/>
                      <w:szCs w:val="24"/>
                      <w:lang w:val="en-IN"/>
                    </w:rPr>
                  </w:rPrChange>
                </w:rPr>
                <w:t>72.305</w:t>
              </w:r>
            </w:ins>
          </w:p>
        </w:tc>
        <w:tc>
          <w:tcPr>
            <w:tcW w:w="0" w:type="auto"/>
            <w:hideMark/>
            <w:tcPrChange w:id="1178" w:author="JAGADEESHWAR REDDY" w:date="2026-08-16T16:38:00Z" w16du:dateUtc="2026-08-16T11:08:00Z">
              <w:tcPr>
                <w:tcW w:w="0" w:type="auto"/>
                <w:vAlign w:val="center"/>
                <w:hideMark/>
              </w:tcPr>
            </w:tcPrChange>
          </w:tcPr>
          <w:p w14:paraId="0390DC59"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79" w:author="JAGADEESHWAR REDDY" w:date="2026-08-16T16:37:00Z"/>
                <w:rFonts w:ascii="Times New Roman" w:hAnsi="Times New Roman" w:cs="Times New Roman"/>
                <w:sz w:val="24"/>
                <w:szCs w:val="24"/>
                <w:lang w:val="en-IN"/>
                <w:rPrChange w:id="1180" w:author="JAGADEESHWAR REDDY" w:date="2026-08-16T16:37:00Z" w16du:dateUtc="2026-08-16T11:07:00Z">
                  <w:rPr>
                    <w:ins w:id="1181" w:author="JAGADEESHWAR REDDY" w:date="2026-08-16T16:37:00Z"/>
                    <w:rFonts w:ascii="Times New Roman" w:hAnsi="Times New Roman" w:cs="Times New Roman"/>
                    <w:b/>
                    <w:bCs/>
                    <w:sz w:val="24"/>
                    <w:szCs w:val="24"/>
                    <w:lang w:val="en-IN"/>
                  </w:rPr>
                </w:rPrChange>
              </w:rPr>
              <w:pPrChange w:id="1182"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83" w:author="JAGADEESHWAR REDDY" w:date="2026-08-16T16:37:00Z">
              <w:r w:rsidRPr="00D50845">
                <w:rPr>
                  <w:rFonts w:ascii="Times New Roman" w:hAnsi="Times New Roman" w:cs="Times New Roman"/>
                  <w:sz w:val="24"/>
                  <w:szCs w:val="24"/>
                  <w:lang w:val="en-IN"/>
                  <w:rPrChange w:id="1184" w:author="JAGADEESHWAR REDDY" w:date="2026-08-16T16:37:00Z" w16du:dateUtc="2026-08-16T11:07:00Z">
                    <w:rPr>
                      <w:rFonts w:ascii="Times New Roman" w:hAnsi="Times New Roman" w:cs="Times New Roman"/>
                      <w:b/>
                      <w:bCs/>
                      <w:sz w:val="24"/>
                      <w:szCs w:val="24"/>
                      <w:lang w:val="en-IN"/>
                    </w:rPr>
                  </w:rPrChange>
                </w:rPr>
                <w:t>3.477</w:t>
              </w:r>
            </w:ins>
          </w:p>
        </w:tc>
        <w:tc>
          <w:tcPr>
            <w:tcW w:w="0" w:type="auto"/>
            <w:hideMark/>
            <w:tcPrChange w:id="1185" w:author="JAGADEESHWAR REDDY" w:date="2026-08-16T16:38:00Z" w16du:dateUtc="2026-08-16T11:08:00Z">
              <w:tcPr>
                <w:tcW w:w="0" w:type="auto"/>
                <w:gridSpan w:val="3"/>
                <w:vAlign w:val="center"/>
                <w:hideMark/>
              </w:tcPr>
            </w:tcPrChange>
          </w:tcPr>
          <w:p w14:paraId="6761ECBD"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186" w:author="JAGADEESHWAR REDDY" w:date="2026-08-16T16:37:00Z"/>
                <w:rFonts w:ascii="Times New Roman" w:hAnsi="Times New Roman" w:cs="Times New Roman"/>
                <w:sz w:val="24"/>
                <w:szCs w:val="24"/>
                <w:lang w:val="en-IN"/>
                <w:rPrChange w:id="1187" w:author="JAGADEESHWAR REDDY" w:date="2026-08-16T16:37:00Z" w16du:dateUtc="2026-08-16T11:07:00Z">
                  <w:rPr>
                    <w:ins w:id="1188" w:author="JAGADEESHWAR REDDY" w:date="2026-08-16T16:37:00Z"/>
                    <w:rFonts w:ascii="Times New Roman" w:hAnsi="Times New Roman" w:cs="Times New Roman"/>
                    <w:b/>
                    <w:bCs/>
                    <w:sz w:val="24"/>
                    <w:szCs w:val="24"/>
                    <w:lang w:val="en-IN"/>
                  </w:rPr>
                </w:rPrChange>
              </w:rPr>
              <w:pPrChange w:id="118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190" w:author="JAGADEESHWAR REDDY" w:date="2026-08-16T16:37:00Z">
              <w:r w:rsidRPr="00D50845">
                <w:rPr>
                  <w:rFonts w:ascii="Times New Roman" w:hAnsi="Times New Roman" w:cs="Times New Roman"/>
                  <w:sz w:val="24"/>
                  <w:szCs w:val="24"/>
                  <w:lang w:val="en-IN"/>
                  <w:rPrChange w:id="1191" w:author="JAGADEESHWAR REDDY" w:date="2026-08-16T16:37:00Z" w16du:dateUtc="2026-08-16T11:07:00Z">
                    <w:rPr>
                      <w:rFonts w:ascii="Times New Roman" w:hAnsi="Times New Roman" w:cs="Times New Roman"/>
                      <w:b/>
                      <w:bCs/>
                      <w:sz w:val="24"/>
                      <w:szCs w:val="24"/>
                      <w:lang w:val="en-IN"/>
                    </w:rPr>
                  </w:rPrChange>
                </w:rPr>
                <w:t>7.544</w:t>
              </w:r>
            </w:ins>
          </w:p>
        </w:tc>
      </w:tr>
      <w:tr w:rsidR="00D50845" w:rsidRPr="00D50845" w14:paraId="1C1B6613" w14:textId="77777777" w:rsidTr="009A6809">
        <w:trPr>
          <w:cnfStyle w:val="000000100000" w:firstRow="0" w:lastRow="0" w:firstColumn="0" w:lastColumn="0" w:oddVBand="0" w:evenVBand="0" w:oddHBand="1" w:evenHBand="0" w:firstRowFirstColumn="0" w:firstRowLastColumn="0" w:lastRowFirstColumn="0" w:lastRowLastColumn="0"/>
          <w:ins w:id="1192" w:author="JAGADEESHWAR REDDY" w:date="2026-08-16T16:37:00Z"/>
          <w:trPrChange w:id="1193"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94" w:author="JAGADEESHWAR REDDY" w:date="2026-08-16T16:38:00Z" w16du:dateUtc="2026-08-16T11:08:00Z">
              <w:tcPr>
                <w:tcW w:w="0" w:type="auto"/>
                <w:gridSpan w:val="2"/>
                <w:vAlign w:val="center"/>
                <w:hideMark/>
              </w:tcPr>
            </w:tcPrChange>
          </w:tcPr>
          <w:p w14:paraId="256152A2" w14:textId="77777777" w:rsidR="00D50845" w:rsidRPr="00C733E3" w:rsidRDefault="00D5084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195" w:author="JAGADEESHWAR REDDY" w:date="2026-08-16T16:37:00Z"/>
                <w:rFonts w:ascii="Times New Roman" w:hAnsi="Times New Roman" w:cs="Times New Roman"/>
                <w:b w:val="0"/>
                <w:sz w:val="24"/>
                <w:szCs w:val="24"/>
                <w:lang w:val="en-IN"/>
                <w:rPrChange w:id="1196" w:author="JAGADEESHWAR REDDY" w:date="2026-08-16T17:36:00Z" w16du:dateUtc="2026-08-16T12:06:00Z">
                  <w:rPr>
                    <w:ins w:id="1197" w:author="JAGADEESHWAR REDDY" w:date="2026-08-16T16:37:00Z"/>
                    <w:rFonts w:ascii="Times New Roman" w:hAnsi="Times New Roman" w:cs="Times New Roman"/>
                    <w:bCs w:val="0"/>
                    <w:sz w:val="24"/>
                    <w:szCs w:val="24"/>
                    <w:lang w:val="en-IN"/>
                  </w:rPr>
                </w:rPrChange>
              </w:rPr>
              <w:pPrChange w:id="1198"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199" w:author="JAGADEESHWAR REDDY" w:date="2026-08-16T16:37:00Z">
              <w:r w:rsidRPr="00C733E3">
                <w:rPr>
                  <w:rFonts w:ascii="Times New Roman" w:hAnsi="Times New Roman" w:cs="Times New Roman"/>
                  <w:sz w:val="24"/>
                  <w:szCs w:val="24"/>
                  <w:lang w:val="en-IN"/>
                </w:rPr>
                <w:t>Ln(Total Assets)</w:t>
              </w:r>
            </w:ins>
          </w:p>
        </w:tc>
        <w:tc>
          <w:tcPr>
            <w:tcW w:w="0" w:type="auto"/>
            <w:hideMark/>
            <w:tcPrChange w:id="1200" w:author="JAGADEESHWAR REDDY" w:date="2026-08-16T16:38:00Z" w16du:dateUtc="2026-08-16T11:08:00Z">
              <w:tcPr>
                <w:tcW w:w="0" w:type="auto"/>
                <w:gridSpan w:val="2"/>
                <w:vAlign w:val="center"/>
                <w:hideMark/>
              </w:tcPr>
            </w:tcPrChange>
          </w:tcPr>
          <w:p w14:paraId="21ABD81C"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201" w:author="JAGADEESHWAR REDDY" w:date="2026-08-16T16:37:00Z"/>
                <w:rFonts w:ascii="Times New Roman" w:hAnsi="Times New Roman" w:cs="Times New Roman"/>
                <w:sz w:val="24"/>
                <w:szCs w:val="24"/>
                <w:lang w:val="en-IN"/>
                <w:rPrChange w:id="1202" w:author="JAGADEESHWAR REDDY" w:date="2026-08-16T16:37:00Z" w16du:dateUtc="2026-08-16T11:07:00Z">
                  <w:rPr>
                    <w:ins w:id="1203" w:author="JAGADEESHWAR REDDY" w:date="2026-08-16T16:37:00Z"/>
                    <w:rFonts w:ascii="Times New Roman" w:hAnsi="Times New Roman" w:cs="Times New Roman"/>
                    <w:b/>
                    <w:bCs/>
                    <w:sz w:val="24"/>
                    <w:szCs w:val="24"/>
                    <w:lang w:val="en-IN"/>
                  </w:rPr>
                </w:rPrChange>
              </w:rPr>
              <w:pPrChange w:id="1204"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205" w:author="JAGADEESHWAR REDDY" w:date="2026-08-16T16:37:00Z">
              <w:r w:rsidRPr="00D50845">
                <w:rPr>
                  <w:rFonts w:ascii="Times New Roman" w:hAnsi="Times New Roman" w:cs="Times New Roman"/>
                  <w:sz w:val="24"/>
                  <w:szCs w:val="24"/>
                  <w:lang w:val="en-IN"/>
                  <w:rPrChange w:id="1206" w:author="JAGADEESHWAR REDDY" w:date="2026-08-16T16:37:00Z" w16du:dateUtc="2026-08-16T11:07:00Z">
                    <w:rPr>
                      <w:rFonts w:ascii="Times New Roman" w:hAnsi="Times New Roman" w:cs="Times New Roman"/>
                      <w:b/>
                      <w:bCs/>
                      <w:sz w:val="24"/>
                      <w:szCs w:val="24"/>
                      <w:lang w:val="en-IN"/>
                    </w:rPr>
                  </w:rPrChange>
                </w:rPr>
                <w:t>238</w:t>
              </w:r>
            </w:ins>
          </w:p>
        </w:tc>
        <w:tc>
          <w:tcPr>
            <w:tcW w:w="0" w:type="auto"/>
            <w:hideMark/>
            <w:tcPrChange w:id="1207" w:author="JAGADEESHWAR REDDY" w:date="2026-08-16T16:38:00Z" w16du:dateUtc="2026-08-16T11:08:00Z">
              <w:tcPr>
                <w:tcW w:w="0" w:type="auto"/>
                <w:gridSpan w:val="2"/>
                <w:vAlign w:val="center"/>
                <w:hideMark/>
              </w:tcPr>
            </w:tcPrChange>
          </w:tcPr>
          <w:p w14:paraId="588E7A0B"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208" w:author="JAGADEESHWAR REDDY" w:date="2026-08-16T16:37:00Z"/>
                <w:rFonts w:ascii="Times New Roman" w:hAnsi="Times New Roman" w:cs="Times New Roman"/>
                <w:sz w:val="24"/>
                <w:szCs w:val="24"/>
                <w:lang w:val="en-IN"/>
                <w:rPrChange w:id="1209" w:author="JAGADEESHWAR REDDY" w:date="2026-08-16T16:37:00Z" w16du:dateUtc="2026-08-16T11:07:00Z">
                  <w:rPr>
                    <w:ins w:id="1210" w:author="JAGADEESHWAR REDDY" w:date="2026-08-16T16:37:00Z"/>
                    <w:rFonts w:ascii="Times New Roman" w:hAnsi="Times New Roman" w:cs="Times New Roman"/>
                    <w:b/>
                    <w:bCs/>
                    <w:sz w:val="24"/>
                    <w:szCs w:val="24"/>
                    <w:lang w:val="en-IN"/>
                  </w:rPr>
                </w:rPrChange>
              </w:rPr>
              <w:pPrChange w:id="1211"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212" w:author="JAGADEESHWAR REDDY" w:date="2026-08-16T16:37:00Z">
              <w:r w:rsidRPr="00D50845">
                <w:rPr>
                  <w:rFonts w:ascii="Times New Roman" w:hAnsi="Times New Roman" w:cs="Times New Roman"/>
                  <w:sz w:val="24"/>
                  <w:szCs w:val="24"/>
                  <w:lang w:val="en-IN"/>
                  <w:rPrChange w:id="1213" w:author="JAGADEESHWAR REDDY" w:date="2026-08-16T16:37:00Z" w16du:dateUtc="2026-08-16T11:07:00Z">
                    <w:rPr>
                      <w:rFonts w:ascii="Times New Roman" w:hAnsi="Times New Roman" w:cs="Times New Roman"/>
                      <w:b/>
                      <w:bCs/>
                      <w:sz w:val="24"/>
                      <w:szCs w:val="24"/>
                      <w:lang w:val="en-IN"/>
                    </w:rPr>
                  </w:rPrChange>
                </w:rPr>
                <w:t>7.736</w:t>
              </w:r>
            </w:ins>
          </w:p>
        </w:tc>
        <w:tc>
          <w:tcPr>
            <w:tcW w:w="0" w:type="auto"/>
            <w:hideMark/>
            <w:tcPrChange w:id="1214" w:author="JAGADEESHWAR REDDY" w:date="2026-08-16T16:38:00Z" w16du:dateUtc="2026-08-16T11:08:00Z">
              <w:tcPr>
                <w:tcW w:w="0" w:type="auto"/>
                <w:gridSpan w:val="2"/>
                <w:vAlign w:val="center"/>
                <w:hideMark/>
              </w:tcPr>
            </w:tcPrChange>
          </w:tcPr>
          <w:p w14:paraId="6CECE9F6"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215" w:author="JAGADEESHWAR REDDY" w:date="2026-08-16T16:37:00Z"/>
                <w:rFonts w:ascii="Times New Roman" w:hAnsi="Times New Roman" w:cs="Times New Roman"/>
                <w:sz w:val="24"/>
                <w:szCs w:val="24"/>
                <w:lang w:val="en-IN"/>
                <w:rPrChange w:id="1216" w:author="JAGADEESHWAR REDDY" w:date="2026-08-16T16:37:00Z" w16du:dateUtc="2026-08-16T11:07:00Z">
                  <w:rPr>
                    <w:ins w:id="1217" w:author="JAGADEESHWAR REDDY" w:date="2026-08-16T16:37:00Z"/>
                    <w:rFonts w:ascii="Times New Roman" w:hAnsi="Times New Roman" w:cs="Times New Roman"/>
                    <w:b/>
                    <w:bCs/>
                    <w:sz w:val="24"/>
                    <w:szCs w:val="24"/>
                    <w:lang w:val="en-IN"/>
                  </w:rPr>
                </w:rPrChange>
              </w:rPr>
              <w:pPrChange w:id="1218"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219" w:author="JAGADEESHWAR REDDY" w:date="2026-08-16T16:37:00Z">
              <w:r w:rsidRPr="00D50845">
                <w:rPr>
                  <w:rFonts w:ascii="Times New Roman" w:hAnsi="Times New Roman" w:cs="Times New Roman"/>
                  <w:sz w:val="24"/>
                  <w:szCs w:val="24"/>
                  <w:lang w:val="en-IN"/>
                  <w:rPrChange w:id="1220" w:author="JAGADEESHWAR REDDY" w:date="2026-08-16T16:37:00Z" w16du:dateUtc="2026-08-16T11:07:00Z">
                    <w:rPr>
                      <w:rFonts w:ascii="Times New Roman" w:hAnsi="Times New Roman" w:cs="Times New Roman"/>
                      <w:b/>
                      <w:bCs/>
                      <w:sz w:val="24"/>
                      <w:szCs w:val="24"/>
                      <w:lang w:val="en-IN"/>
                    </w:rPr>
                  </w:rPrChange>
                </w:rPr>
                <w:t>13.615</w:t>
              </w:r>
            </w:ins>
          </w:p>
        </w:tc>
        <w:tc>
          <w:tcPr>
            <w:tcW w:w="0" w:type="auto"/>
            <w:hideMark/>
            <w:tcPrChange w:id="1221" w:author="JAGADEESHWAR REDDY" w:date="2026-08-16T16:38:00Z" w16du:dateUtc="2026-08-16T11:08:00Z">
              <w:tcPr>
                <w:tcW w:w="0" w:type="auto"/>
                <w:vAlign w:val="center"/>
                <w:hideMark/>
              </w:tcPr>
            </w:tcPrChange>
          </w:tcPr>
          <w:p w14:paraId="57D866C5"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222" w:author="JAGADEESHWAR REDDY" w:date="2026-08-16T16:37:00Z"/>
                <w:rFonts w:ascii="Times New Roman" w:hAnsi="Times New Roman" w:cs="Times New Roman"/>
                <w:sz w:val="24"/>
                <w:szCs w:val="24"/>
                <w:lang w:val="en-IN"/>
                <w:rPrChange w:id="1223" w:author="JAGADEESHWAR REDDY" w:date="2026-08-16T16:37:00Z" w16du:dateUtc="2026-08-16T11:07:00Z">
                  <w:rPr>
                    <w:ins w:id="1224" w:author="JAGADEESHWAR REDDY" w:date="2026-08-16T16:37:00Z"/>
                    <w:rFonts w:ascii="Times New Roman" w:hAnsi="Times New Roman" w:cs="Times New Roman"/>
                    <w:b/>
                    <w:bCs/>
                    <w:sz w:val="24"/>
                    <w:szCs w:val="24"/>
                    <w:lang w:val="en-IN"/>
                  </w:rPr>
                </w:rPrChange>
              </w:rPr>
              <w:pPrChange w:id="122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226" w:author="JAGADEESHWAR REDDY" w:date="2026-08-16T16:37:00Z">
              <w:r w:rsidRPr="00D50845">
                <w:rPr>
                  <w:rFonts w:ascii="Times New Roman" w:hAnsi="Times New Roman" w:cs="Times New Roman"/>
                  <w:sz w:val="24"/>
                  <w:szCs w:val="24"/>
                  <w:lang w:val="en-IN"/>
                  <w:rPrChange w:id="1227" w:author="JAGADEESHWAR REDDY" w:date="2026-08-16T16:37:00Z" w16du:dateUtc="2026-08-16T11:07:00Z">
                    <w:rPr>
                      <w:rFonts w:ascii="Times New Roman" w:hAnsi="Times New Roman" w:cs="Times New Roman"/>
                      <w:b/>
                      <w:bCs/>
                      <w:sz w:val="24"/>
                      <w:szCs w:val="24"/>
                      <w:lang w:val="en-IN"/>
                    </w:rPr>
                  </w:rPrChange>
                </w:rPr>
                <w:t>10.136</w:t>
              </w:r>
            </w:ins>
          </w:p>
        </w:tc>
        <w:tc>
          <w:tcPr>
            <w:tcW w:w="0" w:type="auto"/>
            <w:hideMark/>
            <w:tcPrChange w:id="1228" w:author="JAGADEESHWAR REDDY" w:date="2026-08-16T16:38:00Z" w16du:dateUtc="2026-08-16T11:08:00Z">
              <w:tcPr>
                <w:tcW w:w="0" w:type="auto"/>
                <w:gridSpan w:val="3"/>
                <w:vAlign w:val="center"/>
                <w:hideMark/>
              </w:tcPr>
            </w:tcPrChange>
          </w:tcPr>
          <w:p w14:paraId="23EB7CB1" w14:textId="77777777" w:rsidR="00D50845" w:rsidRPr="00D50845" w:rsidRDefault="00D5084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229" w:author="JAGADEESHWAR REDDY" w:date="2026-08-16T16:37:00Z"/>
                <w:rFonts w:ascii="Times New Roman" w:hAnsi="Times New Roman" w:cs="Times New Roman"/>
                <w:sz w:val="24"/>
                <w:szCs w:val="24"/>
                <w:lang w:val="en-IN"/>
                <w:rPrChange w:id="1230" w:author="JAGADEESHWAR REDDY" w:date="2026-08-16T16:37:00Z" w16du:dateUtc="2026-08-16T11:07:00Z">
                  <w:rPr>
                    <w:ins w:id="1231" w:author="JAGADEESHWAR REDDY" w:date="2026-08-16T16:37:00Z"/>
                    <w:rFonts w:ascii="Times New Roman" w:hAnsi="Times New Roman" w:cs="Times New Roman"/>
                    <w:b/>
                    <w:bCs/>
                    <w:sz w:val="24"/>
                    <w:szCs w:val="24"/>
                    <w:lang w:val="en-IN"/>
                  </w:rPr>
                </w:rPrChange>
              </w:rPr>
              <w:pPrChange w:id="1232"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233" w:author="JAGADEESHWAR REDDY" w:date="2026-08-16T16:37:00Z">
              <w:r w:rsidRPr="00D50845">
                <w:rPr>
                  <w:rFonts w:ascii="Times New Roman" w:hAnsi="Times New Roman" w:cs="Times New Roman"/>
                  <w:sz w:val="24"/>
                  <w:szCs w:val="24"/>
                  <w:lang w:val="en-IN"/>
                  <w:rPrChange w:id="1234" w:author="JAGADEESHWAR REDDY" w:date="2026-08-16T16:37:00Z" w16du:dateUtc="2026-08-16T11:07:00Z">
                    <w:rPr>
                      <w:rFonts w:ascii="Times New Roman" w:hAnsi="Times New Roman" w:cs="Times New Roman"/>
                      <w:b/>
                      <w:bCs/>
                      <w:sz w:val="24"/>
                      <w:szCs w:val="24"/>
                      <w:lang w:val="en-IN"/>
                    </w:rPr>
                  </w:rPrChange>
                </w:rPr>
                <w:t>1.114</w:t>
              </w:r>
            </w:ins>
          </w:p>
        </w:tc>
      </w:tr>
      <w:tr w:rsidR="00D50845" w:rsidRPr="00D50845" w14:paraId="349C5176" w14:textId="77777777" w:rsidTr="009A6809">
        <w:trPr>
          <w:ins w:id="1235" w:author="JAGADEESHWAR REDDY" w:date="2026-08-16T16:37:00Z"/>
          <w:trPrChange w:id="1236" w:author="JAGADEESHWAR REDDY" w:date="2026-08-16T16:38:00Z" w16du:dateUtc="2026-08-16T11:0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37" w:author="JAGADEESHWAR REDDY" w:date="2026-08-16T16:38:00Z" w16du:dateUtc="2026-08-16T11:08:00Z">
              <w:tcPr>
                <w:tcW w:w="0" w:type="auto"/>
                <w:gridSpan w:val="2"/>
                <w:vAlign w:val="center"/>
                <w:hideMark/>
              </w:tcPr>
            </w:tcPrChange>
          </w:tcPr>
          <w:p w14:paraId="62279D39" w14:textId="77777777" w:rsidR="00D50845" w:rsidRPr="00C733E3" w:rsidRDefault="00D50845">
            <w:pPr>
              <w:spacing w:after="160" w:line="360" w:lineRule="auto"/>
              <w:jc w:val="center"/>
              <w:rPr>
                <w:ins w:id="1238" w:author="JAGADEESHWAR REDDY" w:date="2026-08-16T16:37:00Z"/>
                <w:rFonts w:ascii="Times New Roman" w:hAnsi="Times New Roman" w:cs="Times New Roman"/>
                <w:b w:val="0"/>
                <w:sz w:val="24"/>
                <w:szCs w:val="24"/>
                <w:lang w:val="en-IN"/>
                <w:rPrChange w:id="1239" w:author="JAGADEESHWAR REDDY" w:date="2026-08-16T17:36:00Z" w16du:dateUtc="2026-08-16T12:06:00Z">
                  <w:rPr>
                    <w:ins w:id="1240" w:author="JAGADEESHWAR REDDY" w:date="2026-08-16T16:37:00Z"/>
                    <w:rFonts w:ascii="Times New Roman" w:hAnsi="Times New Roman" w:cs="Times New Roman"/>
                    <w:bCs w:val="0"/>
                    <w:sz w:val="24"/>
                    <w:szCs w:val="24"/>
                    <w:lang w:val="en-IN"/>
                  </w:rPr>
                </w:rPrChange>
              </w:rPr>
              <w:pPrChange w:id="1241" w:author="JAGADEESHWAR REDDY" w:date="2026-08-16T17:03:00Z" w16du:dateUtc="2026-08-16T11:33:00Z">
                <w:pPr>
                  <w:spacing w:after="160" w:line="360" w:lineRule="auto"/>
                </w:pPr>
              </w:pPrChange>
            </w:pPr>
            <w:ins w:id="1242" w:author="JAGADEESHWAR REDDY" w:date="2026-08-16T16:37:00Z">
              <w:r w:rsidRPr="00C733E3">
                <w:rPr>
                  <w:rFonts w:ascii="Times New Roman" w:hAnsi="Times New Roman" w:cs="Times New Roman"/>
                  <w:sz w:val="24"/>
                  <w:szCs w:val="24"/>
                  <w:lang w:val="en-IN"/>
                </w:rPr>
                <w:t>Firm Age</w:t>
              </w:r>
            </w:ins>
          </w:p>
        </w:tc>
        <w:tc>
          <w:tcPr>
            <w:tcW w:w="0" w:type="auto"/>
            <w:hideMark/>
            <w:tcPrChange w:id="1243" w:author="JAGADEESHWAR REDDY" w:date="2026-08-16T16:38:00Z" w16du:dateUtc="2026-08-16T11:08:00Z">
              <w:tcPr>
                <w:tcW w:w="0" w:type="auto"/>
                <w:gridSpan w:val="2"/>
                <w:vAlign w:val="center"/>
                <w:hideMark/>
              </w:tcPr>
            </w:tcPrChange>
          </w:tcPr>
          <w:p w14:paraId="24C787FF" w14:textId="6E49D113"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244" w:author="JAGADEESHWAR REDDY" w:date="2026-08-16T16:37:00Z"/>
                <w:rFonts w:ascii="Times New Roman" w:hAnsi="Times New Roman" w:cs="Times New Roman"/>
                <w:sz w:val="24"/>
                <w:szCs w:val="24"/>
                <w:lang w:val="en-IN"/>
                <w:rPrChange w:id="1245" w:author="JAGADEESHWAR REDDY" w:date="2026-08-16T16:37:00Z" w16du:dateUtc="2026-08-16T11:07:00Z">
                  <w:rPr>
                    <w:ins w:id="1246" w:author="JAGADEESHWAR REDDY" w:date="2026-08-16T16:37:00Z"/>
                    <w:rFonts w:ascii="Times New Roman" w:hAnsi="Times New Roman" w:cs="Times New Roman"/>
                    <w:b/>
                    <w:bCs/>
                    <w:sz w:val="24"/>
                    <w:szCs w:val="24"/>
                    <w:lang w:val="en-IN"/>
                  </w:rPr>
                </w:rPrChange>
              </w:rPr>
              <w:pPrChange w:id="1247"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248" w:author="JAGADEESHWAR REDDY" w:date="2026-08-16T16:37:00Z">
              <w:r w:rsidRPr="00D50845">
                <w:rPr>
                  <w:rFonts w:ascii="Times New Roman" w:hAnsi="Times New Roman" w:cs="Times New Roman"/>
                  <w:sz w:val="24"/>
                  <w:szCs w:val="24"/>
                  <w:lang w:val="en-IN"/>
                  <w:rPrChange w:id="1249" w:author="JAGADEESHWAR REDDY" w:date="2026-08-16T16:37:00Z" w16du:dateUtc="2026-08-16T11:07:00Z">
                    <w:rPr>
                      <w:rFonts w:ascii="Times New Roman" w:hAnsi="Times New Roman" w:cs="Times New Roman"/>
                      <w:b/>
                      <w:bCs/>
                      <w:sz w:val="24"/>
                      <w:szCs w:val="24"/>
                      <w:lang w:val="en-IN"/>
                    </w:rPr>
                  </w:rPrChange>
                </w:rPr>
                <w:t>23</w:t>
              </w:r>
            </w:ins>
            <w:ins w:id="1250" w:author="JAGADEESHWAR REDDY" w:date="2026-08-16T16:39:00Z" w16du:dateUtc="2026-08-16T11:09:00Z">
              <w:r w:rsidR="00475E96">
                <w:rPr>
                  <w:rFonts w:ascii="Times New Roman" w:hAnsi="Times New Roman" w:cs="Times New Roman"/>
                  <w:sz w:val="24"/>
                  <w:szCs w:val="24"/>
                  <w:lang w:val="en-IN"/>
                </w:rPr>
                <w:t>9</w:t>
              </w:r>
            </w:ins>
          </w:p>
        </w:tc>
        <w:tc>
          <w:tcPr>
            <w:tcW w:w="0" w:type="auto"/>
            <w:hideMark/>
            <w:tcPrChange w:id="1251" w:author="JAGADEESHWAR REDDY" w:date="2026-08-16T16:38:00Z" w16du:dateUtc="2026-08-16T11:08:00Z">
              <w:tcPr>
                <w:tcW w:w="0" w:type="auto"/>
                <w:gridSpan w:val="2"/>
                <w:vAlign w:val="center"/>
                <w:hideMark/>
              </w:tcPr>
            </w:tcPrChange>
          </w:tcPr>
          <w:p w14:paraId="15B917E2"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252" w:author="JAGADEESHWAR REDDY" w:date="2026-08-16T16:37:00Z"/>
                <w:rFonts w:ascii="Times New Roman" w:hAnsi="Times New Roman" w:cs="Times New Roman"/>
                <w:sz w:val="24"/>
                <w:szCs w:val="24"/>
                <w:lang w:val="en-IN"/>
                <w:rPrChange w:id="1253" w:author="JAGADEESHWAR REDDY" w:date="2026-08-16T16:37:00Z" w16du:dateUtc="2026-08-16T11:07:00Z">
                  <w:rPr>
                    <w:ins w:id="1254" w:author="JAGADEESHWAR REDDY" w:date="2026-08-16T16:37:00Z"/>
                    <w:rFonts w:ascii="Times New Roman" w:hAnsi="Times New Roman" w:cs="Times New Roman"/>
                    <w:b/>
                    <w:bCs/>
                    <w:sz w:val="24"/>
                    <w:szCs w:val="24"/>
                    <w:lang w:val="en-IN"/>
                  </w:rPr>
                </w:rPrChange>
              </w:rPr>
              <w:pPrChange w:id="125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256" w:author="JAGADEESHWAR REDDY" w:date="2026-08-16T16:37:00Z">
              <w:r w:rsidRPr="00D50845">
                <w:rPr>
                  <w:rFonts w:ascii="Times New Roman" w:hAnsi="Times New Roman" w:cs="Times New Roman"/>
                  <w:sz w:val="24"/>
                  <w:szCs w:val="24"/>
                  <w:lang w:val="en-IN"/>
                  <w:rPrChange w:id="1257" w:author="JAGADEESHWAR REDDY" w:date="2026-08-16T16:37:00Z" w16du:dateUtc="2026-08-16T11:07:00Z">
                    <w:rPr>
                      <w:rFonts w:ascii="Times New Roman" w:hAnsi="Times New Roman" w:cs="Times New Roman"/>
                      <w:b/>
                      <w:bCs/>
                      <w:sz w:val="24"/>
                      <w:szCs w:val="24"/>
                      <w:lang w:val="en-IN"/>
                    </w:rPr>
                  </w:rPrChange>
                </w:rPr>
                <w:t>16</w:t>
              </w:r>
            </w:ins>
          </w:p>
        </w:tc>
        <w:tc>
          <w:tcPr>
            <w:tcW w:w="0" w:type="auto"/>
            <w:hideMark/>
            <w:tcPrChange w:id="1258" w:author="JAGADEESHWAR REDDY" w:date="2026-08-16T16:38:00Z" w16du:dateUtc="2026-08-16T11:08:00Z">
              <w:tcPr>
                <w:tcW w:w="0" w:type="auto"/>
                <w:gridSpan w:val="2"/>
                <w:vAlign w:val="center"/>
                <w:hideMark/>
              </w:tcPr>
            </w:tcPrChange>
          </w:tcPr>
          <w:p w14:paraId="78D5EF32"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259" w:author="JAGADEESHWAR REDDY" w:date="2026-08-16T16:37:00Z"/>
                <w:rFonts w:ascii="Times New Roman" w:hAnsi="Times New Roman" w:cs="Times New Roman"/>
                <w:sz w:val="24"/>
                <w:szCs w:val="24"/>
                <w:lang w:val="en-IN"/>
                <w:rPrChange w:id="1260" w:author="JAGADEESHWAR REDDY" w:date="2026-08-16T16:37:00Z" w16du:dateUtc="2026-08-16T11:07:00Z">
                  <w:rPr>
                    <w:ins w:id="1261" w:author="JAGADEESHWAR REDDY" w:date="2026-08-16T16:37:00Z"/>
                    <w:rFonts w:ascii="Times New Roman" w:hAnsi="Times New Roman" w:cs="Times New Roman"/>
                    <w:b/>
                    <w:bCs/>
                    <w:sz w:val="24"/>
                    <w:szCs w:val="24"/>
                    <w:lang w:val="en-IN"/>
                  </w:rPr>
                </w:rPrChange>
              </w:rPr>
              <w:pPrChange w:id="1262"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263" w:author="JAGADEESHWAR REDDY" w:date="2026-08-16T16:37:00Z">
              <w:r w:rsidRPr="00D50845">
                <w:rPr>
                  <w:rFonts w:ascii="Times New Roman" w:hAnsi="Times New Roman" w:cs="Times New Roman"/>
                  <w:sz w:val="24"/>
                  <w:szCs w:val="24"/>
                  <w:lang w:val="en-IN"/>
                  <w:rPrChange w:id="1264" w:author="JAGADEESHWAR REDDY" w:date="2026-08-16T16:37:00Z" w16du:dateUtc="2026-08-16T11:07:00Z">
                    <w:rPr>
                      <w:rFonts w:ascii="Times New Roman" w:hAnsi="Times New Roman" w:cs="Times New Roman"/>
                      <w:b/>
                      <w:bCs/>
                      <w:sz w:val="24"/>
                      <w:szCs w:val="24"/>
                      <w:lang w:val="en-IN"/>
                    </w:rPr>
                  </w:rPrChange>
                </w:rPr>
                <w:t>167</w:t>
              </w:r>
            </w:ins>
          </w:p>
        </w:tc>
        <w:tc>
          <w:tcPr>
            <w:tcW w:w="0" w:type="auto"/>
            <w:hideMark/>
            <w:tcPrChange w:id="1265" w:author="JAGADEESHWAR REDDY" w:date="2026-08-16T16:38:00Z" w16du:dateUtc="2026-08-16T11:08:00Z">
              <w:tcPr>
                <w:tcW w:w="0" w:type="auto"/>
                <w:vAlign w:val="center"/>
                <w:hideMark/>
              </w:tcPr>
            </w:tcPrChange>
          </w:tcPr>
          <w:p w14:paraId="424656E9"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266" w:author="JAGADEESHWAR REDDY" w:date="2026-08-16T16:37:00Z"/>
                <w:rFonts w:ascii="Times New Roman" w:hAnsi="Times New Roman" w:cs="Times New Roman"/>
                <w:sz w:val="24"/>
                <w:szCs w:val="24"/>
                <w:lang w:val="en-IN"/>
                <w:rPrChange w:id="1267" w:author="JAGADEESHWAR REDDY" w:date="2026-08-16T16:37:00Z" w16du:dateUtc="2026-08-16T11:07:00Z">
                  <w:rPr>
                    <w:ins w:id="1268" w:author="JAGADEESHWAR REDDY" w:date="2026-08-16T16:37:00Z"/>
                    <w:rFonts w:ascii="Times New Roman" w:hAnsi="Times New Roman" w:cs="Times New Roman"/>
                    <w:b/>
                    <w:bCs/>
                    <w:sz w:val="24"/>
                    <w:szCs w:val="24"/>
                    <w:lang w:val="en-IN"/>
                  </w:rPr>
                </w:rPrChange>
              </w:rPr>
              <w:pPrChange w:id="126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270" w:author="JAGADEESHWAR REDDY" w:date="2026-08-16T16:37:00Z">
              <w:r w:rsidRPr="00D50845">
                <w:rPr>
                  <w:rFonts w:ascii="Times New Roman" w:hAnsi="Times New Roman" w:cs="Times New Roman"/>
                  <w:sz w:val="24"/>
                  <w:szCs w:val="24"/>
                  <w:lang w:val="en-IN"/>
                  <w:rPrChange w:id="1271" w:author="JAGADEESHWAR REDDY" w:date="2026-08-16T16:37:00Z" w16du:dateUtc="2026-08-16T11:07:00Z">
                    <w:rPr>
                      <w:rFonts w:ascii="Times New Roman" w:hAnsi="Times New Roman" w:cs="Times New Roman"/>
                      <w:b/>
                      <w:bCs/>
                      <w:sz w:val="24"/>
                      <w:szCs w:val="24"/>
                      <w:lang w:val="en-IN"/>
                    </w:rPr>
                  </w:rPrChange>
                </w:rPr>
                <w:t>77.17</w:t>
              </w:r>
            </w:ins>
          </w:p>
        </w:tc>
        <w:tc>
          <w:tcPr>
            <w:tcW w:w="0" w:type="auto"/>
            <w:hideMark/>
            <w:tcPrChange w:id="1272" w:author="JAGADEESHWAR REDDY" w:date="2026-08-16T16:38:00Z" w16du:dateUtc="2026-08-16T11:08:00Z">
              <w:tcPr>
                <w:tcW w:w="0" w:type="auto"/>
                <w:gridSpan w:val="3"/>
                <w:vAlign w:val="center"/>
                <w:hideMark/>
              </w:tcPr>
            </w:tcPrChange>
          </w:tcPr>
          <w:p w14:paraId="1F810B54" w14:textId="77777777" w:rsidR="00D50845" w:rsidRPr="00D50845" w:rsidRDefault="00D5084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273" w:author="JAGADEESHWAR REDDY" w:date="2026-08-16T16:37:00Z"/>
                <w:rFonts w:ascii="Times New Roman" w:hAnsi="Times New Roman" w:cs="Times New Roman"/>
                <w:sz w:val="24"/>
                <w:szCs w:val="24"/>
                <w:lang w:val="en-IN"/>
                <w:rPrChange w:id="1274" w:author="JAGADEESHWAR REDDY" w:date="2026-08-16T16:37:00Z" w16du:dateUtc="2026-08-16T11:07:00Z">
                  <w:rPr>
                    <w:ins w:id="1275" w:author="JAGADEESHWAR REDDY" w:date="2026-08-16T16:37:00Z"/>
                    <w:rFonts w:ascii="Times New Roman" w:hAnsi="Times New Roman" w:cs="Times New Roman"/>
                    <w:b/>
                    <w:bCs/>
                    <w:sz w:val="24"/>
                    <w:szCs w:val="24"/>
                    <w:lang w:val="en-IN"/>
                  </w:rPr>
                </w:rPrChange>
              </w:rPr>
              <w:pPrChange w:id="1276"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277" w:author="JAGADEESHWAR REDDY" w:date="2026-08-16T16:37:00Z">
              <w:r w:rsidRPr="00D50845">
                <w:rPr>
                  <w:rFonts w:ascii="Times New Roman" w:hAnsi="Times New Roman" w:cs="Times New Roman"/>
                  <w:sz w:val="24"/>
                  <w:szCs w:val="24"/>
                  <w:lang w:val="en-IN"/>
                  <w:rPrChange w:id="1278" w:author="JAGADEESHWAR REDDY" w:date="2026-08-16T16:37:00Z" w16du:dateUtc="2026-08-16T11:07:00Z">
                    <w:rPr>
                      <w:rFonts w:ascii="Times New Roman" w:hAnsi="Times New Roman" w:cs="Times New Roman"/>
                      <w:b/>
                      <w:bCs/>
                      <w:sz w:val="24"/>
                      <w:szCs w:val="24"/>
                      <w:lang w:val="en-IN"/>
                    </w:rPr>
                  </w:rPrChange>
                </w:rPr>
                <w:t>38.755</w:t>
              </w:r>
            </w:ins>
          </w:p>
        </w:tc>
      </w:tr>
    </w:tbl>
    <w:p w14:paraId="01C12303" w14:textId="77777777" w:rsidR="00073F4D" w:rsidDel="00170535" w:rsidRDefault="00073F4D" w:rsidP="00E6690C">
      <w:pPr>
        <w:spacing w:line="360" w:lineRule="auto"/>
        <w:rPr>
          <w:del w:id="1279" w:author="JAGADEESHWAR REDDY" w:date="2026-08-16T16:40:00Z" w16du:dateUtc="2026-08-16T11:10:00Z"/>
          <w:rFonts w:ascii="Times New Roman" w:hAnsi="Times New Roman" w:cs="Times New Roman"/>
          <w:i/>
          <w:iCs/>
          <w:sz w:val="24"/>
          <w:szCs w:val="24"/>
          <w:lang w:val="en-IN"/>
        </w:rPr>
      </w:pPr>
    </w:p>
    <w:p w14:paraId="4A14885B" w14:textId="77777777" w:rsidR="00170535" w:rsidRPr="00073F4D" w:rsidRDefault="00170535" w:rsidP="006A5DCA">
      <w:pPr>
        <w:spacing w:line="360" w:lineRule="auto"/>
        <w:rPr>
          <w:ins w:id="1280" w:author="JAGADEESHWAR REDDY" w:date="2026-08-16T16:41:00Z" w16du:dateUtc="2026-08-16T11:11:00Z"/>
          <w:rFonts w:ascii="Times New Roman" w:hAnsi="Times New Roman" w:cs="Times New Roman"/>
          <w:b/>
          <w:bCs/>
          <w:sz w:val="24"/>
          <w:szCs w:val="24"/>
          <w:lang w:val="en-IN"/>
          <w:rPrChange w:id="1281" w:author="JAGADEESHWAR REDDY" w:date="2026-08-16T16:37:00Z" w16du:dateUtc="2026-08-16T11:07:00Z">
            <w:rPr>
              <w:ins w:id="1282" w:author="JAGADEESHWAR REDDY" w:date="2026-08-16T16:41:00Z" w16du:dateUtc="2026-08-16T11:11:00Z"/>
              <w:rFonts w:ascii="Times New Roman" w:hAnsi="Times New Roman" w:cs="Times New Roman"/>
              <w:sz w:val="24"/>
              <w:szCs w:val="24"/>
              <w:lang w:val="en-IN"/>
            </w:rPr>
          </w:rPrChange>
        </w:rPr>
      </w:pPr>
    </w:p>
    <w:p w14:paraId="4FD33A51" w14:textId="318B8270" w:rsidR="00E6690C" w:rsidRDefault="00E6690C" w:rsidP="00E6690C">
      <w:pPr>
        <w:spacing w:line="360" w:lineRule="auto"/>
        <w:rPr>
          <w:ins w:id="1283" w:author="JAGADEESHWAR REDDY" w:date="2026-09-02T01:03:00Z" w16du:dateUtc="2026-09-01T19:33:00Z"/>
          <w:rFonts w:ascii="Times New Roman" w:hAnsi="Times New Roman" w:cs="Times New Roman"/>
          <w:sz w:val="24"/>
          <w:szCs w:val="24"/>
        </w:rPr>
      </w:pPr>
      <w:ins w:id="1284" w:author="JAGADEESHWAR REDDY" w:date="2026-08-16T16:40:00Z">
        <w:r w:rsidRPr="00E6690C">
          <w:rPr>
            <w:rFonts w:ascii="Times New Roman" w:hAnsi="Times New Roman" w:cs="Times New Roman"/>
            <w:b/>
            <w:bCs/>
            <w:sz w:val="24"/>
            <w:szCs w:val="24"/>
            <w:lang w:val="en-IN"/>
          </w:rPr>
          <w:t>Source:</w:t>
        </w:r>
        <w:r w:rsidRPr="00E6690C">
          <w:rPr>
            <w:rFonts w:ascii="Times New Roman" w:hAnsi="Times New Roman" w:cs="Times New Roman"/>
            <w:sz w:val="24"/>
            <w:szCs w:val="24"/>
            <w:lang w:val="en-IN"/>
          </w:rPr>
          <w:t xml:space="preserve"> </w:t>
        </w:r>
      </w:ins>
      <w:ins w:id="1285" w:author="JAGADEESHWAR REDDY" w:date="2026-08-16T17:08:00Z">
        <w:r w:rsidR="000F10F7" w:rsidRPr="000F10F7">
          <w:rPr>
            <w:rFonts w:ascii="Times New Roman" w:hAnsi="Times New Roman" w:cs="Times New Roman"/>
            <w:sz w:val="24"/>
            <w:szCs w:val="24"/>
          </w:rPr>
          <w:t>Own calculations based on the final dataset using IBM SPSS Statistics.</w:t>
        </w:r>
      </w:ins>
    </w:p>
    <w:p w14:paraId="144069AD" w14:textId="77777777" w:rsidR="000654CC" w:rsidRPr="00E6690C" w:rsidRDefault="000654CC" w:rsidP="00E6690C">
      <w:pPr>
        <w:spacing w:line="360" w:lineRule="auto"/>
        <w:rPr>
          <w:ins w:id="1286" w:author="JAGADEESHWAR REDDY" w:date="2026-08-16T16:40:00Z"/>
          <w:rFonts w:ascii="Times New Roman" w:hAnsi="Times New Roman" w:cs="Times New Roman"/>
          <w:sz w:val="24"/>
          <w:szCs w:val="24"/>
          <w:lang w:val="en-IN"/>
        </w:rPr>
      </w:pPr>
    </w:p>
    <w:p w14:paraId="75711DCC" w14:textId="54AC3E1D" w:rsidR="00E6690C" w:rsidRPr="00E6690C" w:rsidRDefault="00E6690C" w:rsidP="00E6690C">
      <w:pPr>
        <w:spacing w:line="360" w:lineRule="auto"/>
        <w:rPr>
          <w:ins w:id="1287" w:author="JAGADEESHWAR REDDY" w:date="2026-08-16T16:40:00Z"/>
          <w:rFonts w:ascii="Times New Roman" w:hAnsi="Times New Roman" w:cs="Times New Roman"/>
          <w:b/>
          <w:bCs/>
          <w:sz w:val="24"/>
          <w:szCs w:val="24"/>
          <w:lang w:val="en-IN"/>
        </w:rPr>
      </w:pPr>
      <w:ins w:id="1288" w:author="JAGADEESHWAR REDDY" w:date="2026-08-16T16:40:00Z">
        <w:r w:rsidRPr="00E6690C">
          <w:rPr>
            <w:rFonts w:ascii="Times New Roman" w:hAnsi="Times New Roman" w:cs="Times New Roman"/>
            <w:b/>
            <w:bCs/>
            <w:sz w:val="24"/>
            <w:szCs w:val="24"/>
            <w:lang w:val="en-IN"/>
          </w:rPr>
          <w:t>Interpretation</w:t>
        </w:r>
      </w:ins>
      <w:ins w:id="1289" w:author="JAGADEESHWAR REDDY" w:date="2026-08-16T16:41:00Z" w16du:dateUtc="2026-08-16T11:11:00Z">
        <w:r w:rsidR="00170535">
          <w:rPr>
            <w:rFonts w:ascii="Times New Roman" w:hAnsi="Times New Roman" w:cs="Times New Roman"/>
            <w:b/>
            <w:bCs/>
            <w:sz w:val="24"/>
            <w:szCs w:val="24"/>
            <w:lang w:val="en-IN"/>
          </w:rPr>
          <w:t xml:space="preserve"> :</w:t>
        </w:r>
      </w:ins>
    </w:p>
    <w:p w14:paraId="2124CD5E" w14:textId="6E508D18" w:rsidR="009037C4" w:rsidRPr="009037C4" w:rsidRDefault="009037C4" w:rsidP="009037C4">
      <w:pPr>
        <w:spacing w:line="360" w:lineRule="auto"/>
        <w:rPr>
          <w:ins w:id="1290" w:author="JAGADEESHWAR REDDY" w:date="2026-09-02T01:52:00Z" w16du:dateUtc="2026-09-01T20:22:00Z"/>
          <w:rFonts w:ascii="Times New Roman" w:hAnsi="Times New Roman" w:cs="Times New Roman"/>
          <w:sz w:val="24"/>
          <w:szCs w:val="24"/>
          <w:lang w:val="en-IN"/>
        </w:rPr>
      </w:pPr>
      <w:ins w:id="1291" w:author="JAGADEESHWAR REDDY" w:date="2026-09-02T01:52:00Z" w16du:dateUtc="2026-09-01T20:22:00Z">
        <w:r w:rsidRPr="009037C4">
          <w:rPr>
            <w:rFonts w:ascii="Times New Roman" w:hAnsi="Times New Roman" w:cs="Times New Roman"/>
            <w:sz w:val="24"/>
            <w:szCs w:val="24"/>
            <w:lang w:val="en-IN"/>
          </w:rPr>
          <w:t>The descriptive statistics reveal differences across the firms and firm-year observations in the study. Inventory Turnover has a mean of 6.404 with values ranging from 2.709 to 13.050 and a standard deviation of 2.841. This shows that there is variation in how firms manage their inventory. The Quick Ratio has a mean of 0.520 with a minimum of 0.105 and a maximum of 2.047. This suggests that firms differ in their short-term liquidity positions.</w:t>
        </w:r>
      </w:ins>
    </w:p>
    <w:p w14:paraId="15749D73" w14:textId="37880A8E" w:rsidR="009037C4" w:rsidRPr="009037C4" w:rsidRDefault="009037C4" w:rsidP="009037C4">
      <w:pPr>
        <w:spacing w:line="360" w:lineRule="auto"/>
        <w:rPr>
          <w:ins w:id="1292" w:author="JAGADEESHWAR REDDY" w:date="2026-09-02T01:52:00Z" w16du:dateUtc="2026-09-01T20:22:00Z"/>
          <w:rFonts w:ascii="Times New Roman" w:hAnsi="Times New Roman" w:cs="Times New Roman"/>
          <w:sz w:val="24"/>
          <w:szCs w:val="24"/>
          <w:lang w:val="en-IN"/>
        </w:rPr>
      </w:pPr>
      <w:ins w:id="1293" w:author="JAGADEESHWAR REDDY" w:date="2026-09-02T01:52:00Z" w16du:dateUtc="2026-09-01T20:22:00Z">
        <w:r w:rsidRPr="009037C4">
          <w:rPr>
            <w:rFonts w:ascii="Times New Roman" w:hAnsi="Times New Roman" w:cs="Times New Roman"/>
            <w:sz w:val="24"/>
            <w:szCs w:val="24"/>
            <w:lang w:val="en-IN"/>
          </w:rPr>
          <w:t>Tobin’s Q has a mean of 2.703 and a standard deviation of 1.595 with values falling between 0.825 and 7.979. This indicates that there is variation in market-based performance across the sample. The Debt-to-Equity Ratio has a mean of 3.477 and a standard deviation of 7.544 with values ranging from -24.431 to 72.305. This reflects variation in the leverage positions of firms.</w:t>
        </w:r>
      </w:ins>
    </w:p>
    <w:p w14:paraId="10DD2947" w14:textId="35C90A63" w:rsidR="00C310D1" w:rsidRDefault="009037C4" w:rsidP="009037C4">
      <w:pPr>
        <w:spacing w:line="360" w:lineRule="auto"/>
        <w:rPr>
          <w:ins w:id="1294" w:author="JAGADEESHWAR REDDY" w:date="2026-08-16T16:49:00Z" w16du:dateUtc="2026-08-16T11:19:00Z"/>
        </w:rPr>
      </w:pPr>
      <w:ins w:id="1295" w:author="JAGADEESHWAR REDDY" w:date="2026-09-02T01:52:00Z" w16du:dateUtc="2026-09-01T20:22:00Z">
        <w:r w:rsidRPr="009037C4">
          <w:rPr>
            <w:rFonts w:ascii="Times New Roman" w:hAnsi="Times New Roman" w:cs="Times New Roman"/>
            <w:sz w:val="24"/>
            <w:szCs w:val="24"/>
            <w:lang w:val="en-IN"/>
          </w:rPr>
          <w:t>Ln(Total Assets) has a mean of 10.136 and a standard deviation of 1.114. Firm Age has a mean of 77.17 years. Ranges from 16 to 167 years. Overall the descriptive statistics show that there is heterogeneity, across the sample in terms of inventory management, liquidity, firm performance, financial leverage, firm size and firm age.</w:t>
        </w:r>
      </w:ins>
      <w:ins w:id="1296" w:author="JAGADEESHWAR REDDY" w:date="2026-08-16T16:42:00Z" w16du:dateUtc="2026-08-16T11:12:00Z">
        <w:r w:rsidR="00AB20E0">
          <w:t xml:space="preserve">         </w:t>
        </w:r>
      </w:ins>
      <w:ins w:id="1297" w:author="JAGADEESHWAR REDDY" w:date="2026-08-16T16:43:00Z" w16du:dateUtc="2026-08-16T11:13:00Z">
        <w:r w:rsidR="00AB20E0">
          <w:t xml:space="preserve">     </w:t>
        </w:r>
      </w:ins>
    </w:p>
    <w:p w14:paraId="3A62341A" w14:textId="5A23004F" w:rsidR="00C310D1" w:rsidRPr="005829A8" w:rsidRDefault="00AB11AB">
      <w:pPr>
        <w:pStyle w:val="Heading2"/>
        <w:rPr>
          <w:rFonts w:ascii="Times New Roman" w:hAnsi="Times New Roman" w:cs="Times New Roman"/>
          <w:b/>
          <w:bCs/>
          <w:sz w:val="28"/>
          <w:szCs w:val="28"/>
          <w:rPrChange w:id="1298" w:author="JAGADEESHWAR REDDY" w:date="2026-08-16T16:59:00Z" w16du:dateUtc="2026-08-16T11:29:00Z">
            <w:rPr>
              <w:lang w:val="en-IN"/>
            </w:rPr>
          </w:rPrChange>
        </w:rPr>
        <w:pPrChange w:id="1299" w:author="JAGADEESHWAR REDDY" w:date="2026-08-16T16:59:00Z" w16du:dateUtc="2026-08-16T11:29:00Z">
          <w:pPr>
            <w:spacing w:line="360" w:lineRule="auto"/>
          </w:pPr>
        </w:pPrChange>
      </w:pPr>
      <w:bookmarkStart w:id="1300" w:name="_Toc239204324"/>
      <w:ins w:id="1301" w:author="JAGADEESHWAR REDDY" w:date="2026-08-26T00:42:00Z" w16du:dateUtc="2026-08-25T19:12:00Z">
        <w:r>
          <w:rPr>
            <w:rFonts w:ascii="Times New Roman" w:hAnsi="Times New Roman" w:cs="Times New Roman"/>
            <w:b/>
            <w:bCs/>
            <w:color w:val="auto"/>
            <w:sz w:val="28"/>
            <w:szCs w:val="28"/>
          </w:rPr>
          <w:t>5</w:t>
        </w:r>
      </w:ins>
      <w:ins w:id="1302" w:author="JAGADEESHWAR REDDY" w:date="2026-08-16T16:59:00Z" w16du:dateUtc="2026-08-16T11:29:00Z">
        <w:r w:rsidR="005829A8" w:rsidRPr="005829A8">
          <w:rPr>
            <w:rFonts w:ascii="Times New Roman" w:hAnsi="Times New Roman" w:cs="Times New Roman"/>
            <w:b/>
            <w:bCs/>
            <w:color w:val="auto"/>
            <w:sz w:val="28"/>
            <w:szCs w:val="28"/>
            <w:rPrChange w:id="1303" w:author="JAGADEESHWAR REDDY" w:date="2026-08-16T16:59:00Z" w16du:dateUtc="2026-08-16T11:29:00Z">
              <w:rPr/>
            </w:rPrChange>
          </w:rPr>
          <w:t xml:space="preserve">.2 </w:t>
        </w:r>
      </w:ins>
      <w:ins w:id="1304" w:author="JAGADEESHWAR REDDY" w:date="2026-08-16T16:59:00Z">
        <w:r w:rsidR="005829A8" w:rsidRPr="005829A8">
          <w:rPr>
            <w:rFonts w:ascii="Times New Roman" w:hAnsi="Times New Roman" w:cs="Times New Roman"/>
            <w:b/>
            <w:bCs/>
            <w:color w:val="auto"/>
            <w:sz w:val="28"/>
            <w:szCs w:val="28"/>
            <w:rPrChange w:id="1305" w:author="JAGADEESHWAR REDDY" w:date="2026-08-16T16:59:00Z" w16du:dateUtc="2026-08-16T11:29:00Z">
              <w:rPr/>
            </w:rPrChange>
          </w:rPr>
          <w:t xml:space="preserve"> Correlation Analysis</w:t>
        </w:r>
      </w:ins>
      <w:bookmarkEnd w:id="1300"/>
    </w:p>
    <w:p w14:paraId="38D6181F" w14:textId="15946AF5" w:rsidR="006E5D77" w:rsidRDefault="003C62E7" w:rsidP="00963707">
      <w:pPr>
        <w:spacing w:line="360" w:lineRule="auto"/>
        <w:rPr>
          <w:ins w:id="1306" w:author="JAGADEESHWAR REDDY" w:date="2026-08-16T17:01:00Z" w16du:dateUtc="2026-08-16T11:31:00Z"/>
          <w:rFonts w:ascii="Times New Roman" w:hAnsi="Times New Roman" w:cs="Times New Roman"/>
          <w:sz w:val="24"/>
          <w:szCs w:val="24"/>
        </w:rPr>
      </w:pPr>
      <w:ins w:id="1307" w:author="JAGADEESHWAR REDDY" w:date="2026-08-16T17:01:00Z">
        <w:r w:rsidRPr="003C62E7">
          <w:rPr>
            <w:rFonts w:ascii="Times New Roman" w:hAnsi="Times New Roman" w:cs="Times New Roman"/>
            <w:sz w:val="24"/>
            <w:szCs w:val="24"/>
          </w:rPr>
          <w:t xml:space="preserve">Pearson correlation analysis was conducted to examine the direction and strength of the relationships among inventory management efficiency, working capital efficiency, firm performance, and the control variables. The analysis includes Inventory Turnover, Quick Ratio, Tobin’s Q, Debt-to-Equity Ratio, Ln(Total Assets), and Firm Age. The Pearson correlation coefficients and their statistical significance are presented in Table </w:t>
        </w:r>
      </w:ins>
      <w:ins w:id="1308" w:author="JAGADEESHWAR REDDY" w:date="2026-08-16T17:01:00Z" w16du:dateUtc="2026-08-16T11:31:00Z">
        <w:r w:rsidR="006B180E">
          <w:rPr>
            <w:rFonts w:ascii="Times New Roman" w:hAnsi="Times New Roman" w:cs="Times New Roman"/>
            <w:sz w:val="24"/>
            <w:szCs w:val="24"/>
          </w:rPr>
          <w:t>6</w:t>
        </w:r>
      </w:ins>
      <w:ins w:id="1309" w:author="JAGADEESHWAR REDDY" w:date="2026-08-16T17:01:00Z">
        <w:r w:rsidRPr="003C62E7">
          <w:rPr>
            <w:rFonts w:ascii="Times New Roman" w:hAnsi="Times New Roman" w:cs="Times New Roman"/>
            <w:sz w:val="24"/>
            <w:szCs w:val="24"/>
          </w:rPr>
          <w:t>.2.</w:t>
        </w:r>
      </w:ins>
    </w:p>
    <w:p w14:paraId="09E64B3B" w14:textId="1EC9357F" w:rsidR="006B180E" w:rsidRPr="00FD0C92" w:rsidRDefault="006B180E" w:rsidP="00625AF5">
      <w:pPr>
        <w:spacing w:line="360" w:lineRule="auto"/>
        <w:rPr>
          <w:rFonts w:ascii="Times New Roman" w:hAnsi="Times New Roman" w:cs="Times New Roman"/>
          <w:b/>
          <w:bCs/>
          <w:sz w:val="24"/>
          <w:szCs w:val="24"/>
          <w:lang w:val="en-IN"/>
          <w:rPrChange w:id="1310" w:author="JAGADEESHWAR REDDY" w:date="2026-08-30T23:57:00Z" w16du:dateUtc="2026-08-30T18:27:00Z">
            <w:rPr>
              <w:rFonts w:ascii="Times New Roman" w:hAnsi="Times New Roman" w:cs="Times New Roman"/>
              <w:sz w:val="24"/>
              <w:szCs w:val="24"/>
              <w:lang w:val="en-IN"/>
            </w:rPr>
          </w:rPrChange>
        </w:rPr>
      </w:pPr>
      <w:ins w:id="1311" w:author="JAGADEESHWAR REDDY" w:date="2026-08-16T17:01:00Z">
        <w:r w:rsidRPr="00FD0C92">
          <w:rPr>
            <w:rFonts w:ascii="Times New Roman" w:hAnsi="Times New Roman" w:cs="Times New Roman"/>
            <w:b/>
            <w:bCs/>
            <w:sz w:val="24"/>
            <w:szCs w:val="24"/>
            <w:rPrChange w:id="1312" w:author="JAGADEESHWAR REDDY" w:date="2026-08-30T23:57:00Z" w16du:dateUtc="2026-08-30T18:27:00Z">
              <w:rPr>
                <w:rFonts w:ascii="Times New Roman" w:hAnsi="Times New Roman" w:cs="Times New Roman"/>
                <w:sz w:val="24"/>
                <w:szCs w:val="24"/>
              </w:rPr>
            </w:rPrChange>
          </w:rPr>
          <w:t>Pearson Correlation Matrix</w:t>
        </w:r>
      </w:ins>
      <w:ins w:id="1313" w:author="JAGADEESHWAR REDDY" w:date="2026-08-16T17:01:00Z" w16du:dateUtc="2026-08-16T11:31:00Z">
        <w:r w:rsidRPr="00FD0C92">
          <w:rPr>
            <w:rFonts w:ascii="Times New Roman" w:hAnsi="Times New Roman" w:cs="Times New Roman"/>
            <w:b/>
            <w:bCs/>
            <w:sz w:val="24"/>
            <w:szCs w:val="24"/>
            <w:rPrChange w:id="1314" w:author="JAGADEESHWAR REDDY" w:date="2026-08-30T23:57:00Z" w16du:dateUtc="2026-08-30T18:27:00Z">
              <w:rPr>
                <w:rFonts w:ascii="Times New Roman" w:hAnsi="Times New Roman" w:cs="Times New Roman"/>
                <w:sz w:val="24"/>
                <w:szCs w:val="24"/>
              </w:rPr>
            </w:rPrChange>
          </w:rPr>
          <w:t xml:space="preserve"> Table :</w:t>
        </w:r>
      </w:ins>
    </w:p>
    <w:p w14:paraId="5305CF07" w14:textId="167D32D5" w:rsidR="00FD0C92" w:rsidRPr="00FD0C92" w:rsidRDefault="00FD0C92">
      <w:pPr>
        <w:pStyle w:val="Caption"/>
        <w:keepNext/>
        <w:rPr>
          <w:ins w:id="1315" w:author="JAGADEESHWAR REDDY" w:date="2026-08-30T23:56:00Z" w16du:dateUtc="2026-08-30T18:26:00Z"/>
          <w:rFonts w:ascii="Times New Roman" w:hAnsi="Times New Roman" w:cs="Times New Roman"/>
          <w:sz w:val="24"/>
          <w:szCs w:val="24"/>
          <w:rPrChange w:id="1316" w:author="JAGADEESHWAR REDDY" w:date="2026-08-30T23:57:00Z" w16du:dateUtc="2026-08-30T18:27:00Z">
            <w:rPr>
              <w:ins w:id="1317" w:author="JAGADEESHWAR REDDY" w:date="2026-08-30T23:56:00Z" w16du:dateUtc="2026-08-30T18:26:00Z"/>
            </w:rPr>
          </w:rPrChange>
        </w:rPr>
        <w:pPrChange w:id="1318" w:author="JAGADEESHWAR REDDY" w:date="2026-08-30T23:56:00Z" w16du:dateUtc="2026-08-30T18:26:00Z">
          <w:pPr/>
        </w:pPrChange>
      </w:pPr>
      <w:bookmarkStart w:id="1319" w:name="_Toc239027062"/>
      <w:ins w:id="1320" w:author="JAGADEESHWAR REDDY" w:date="2026-08-30T23:56:00Z" w16du:dateUtc="2026-08-30T18:26:00Z">
        <w:r w:rsidRPr="00FD0C92">
          <w:rPr>
            <w:rFonts w:ascii="Times New Roman" w:hAnsi="Times New Roman" w:cs="Times New Roman"/>
            <w:sz w:val="24"/>
            <w:szCs w:val="24"/>
            <w:rPrChange w:id="1321" w:author="JAGADEESHWAR REDDY" w:date="2026-08-30T23:57:00Z" w16du:dateUtc="2026-08-30T18:27:00Z">
              <w:rPr>
                <w:i/>
                <w:iCs/>
              </w:rPr>
            </w:rPrChange>
          </w:rPr>
          <w:t xml:space="preserve">Table </w:t>
        </w:r>
        <w:r w:rsidRPr="00FD0C92">
          <w:rPr>
            <w:rFonts w:ascii="Times New Roman" w:hAnsi="Times New Roman" w:cs="Times New Roman"/>
            <w:sz w:val="24"/>
            <w:szCs w:val="24"/>
            <w:rPrChange w:id="1322" w:author="JAGADEESHWAR REDDY" w:date="2026-08-30T23:57:00Z" w16du:dateUtc="2026-08-30T18:27:00Z">
              <w:rPr>
                <w:i/>
                <w:iCs/>
              </w:rPr>
            </w:rPrChange>
          </w:rPr>
          <w:fldChar w:fldCharType="begin"/>
        </w:r>
        <w:r w:rsidRPr="00FD0C92">
          <w:rPr>
            <w:rFonts w:ascii="Times New Roman" w:hAnsi="Times New Roman" w:cs="Times New Roman"/>
            <w:sz w:val="24"/>
            <w:szCs w:val="24"/>
            <w:rPrChange w:id="1323" w:author="JAGADEESHWAR REDDY" w:date="2026-08-30T23:57:00Z" w16du:dateUtc="2026-08-30T18:27:00Z">
              <w:rPr>
                <w:i/>
                <w:iCs/>
              </w:rPr>
            </w:rPrChange>
          </w:rPr>
          <w:instrText xml:space="preserve"> SEQ Table \* ARABIC </w:instrText>
        </w:r>
      </w:ins>
      <w:r w:rsidRPr="00FD0C92">
        <w:rPr>
          <w:rFonts w:ascii="Times New Roman" w:hAnsi="Times New Roman" w:cs="Times New Roman"/>
          <w:sz w:val="24"/>
          <w:szCs w:val="24"/>
          <w:rPrChange w:id="1324" w:author="JAGADEESHWAR REDDY" w:date="2026-08-30T23:57:00Z" w16du:dateUtc="2026-08-30T18:27:00Z">
            <w:rPr>
              <w:i/>
              <w:iCs/>
            </w:rPr>
          </w:rPrChange>
        </w:rPr>
        <w:fldChar w:fldCharType="separate"/>
      </w:r>
      <w:ins w:id="1325" w:author="JAGADEESHWAR REDDY" w:date="2026-08-31T00:01:00Z" w16du:dateUtc="2026-08-30T18:31:00Z">
        <w:r w:rsidR="00C516F7">
          <w:rPr>
            <w:rFonts w:ascii="Times New Roman" w:hAnsi="Times New Roman" w:cs="Times New Roman"/>
            <w:noProof/>
            <w:sz w:val="24"/>
            <w:szCs w:val="24"/>
          </w:rPr>
          <w:t>2</w:t>
        </w:r>
      </w:ins>
      <w:ins w:id="1326" w:author="JAGADEESHWAR REDDY" w:date="2026-08-30T23:56:00Z" w16du:dateUtc="2026-08-30T18:26:00Z">
        <w:r w:rsidRPr="00FD0C92">
          <w:rPr>
            <w:rFonts w:ascii="Times New Roman" w:hAnsi="Times New Roman" w:cs="Times New Roman"/>
            <w:sz w:val="24"/>
            <w:szCs w:val="24"/>
            <w:rPrChange w:id="1327" w:author="JAGADEESHWAR REDDY" w:date="2026-08-30T23:57:00Z" w16du:dateUtc="2026-08-30T18:27:00Z">
              <w:rPr>
                <w:i/>
                <w:iCs/>
              </w:rPr>
            </w:rPrChange>
          </w:rPr>
          <w:fldChar w:fldCharType="end"/>
        </w:r>
        <w:r w:rsidRPr="00FD0C92">
          <w:rPr>
            <w:rFonts w:ascii="Times New Roman" w:hAnsi="Times New Roman" w:cs="Times New Roman"/>
            <w:sz w:val="24"/>
            <w:szCs w:val="24"/>
            <w:rPrChange w:id="1328" w:author="JAGADEESHWAR REDDY" w:date="2026-08-30T23:57:00Z" w16du:dateUtc="2026-08-30T18:27:00Z">
              <w:rPr>
                <w:i/>
                <w:iCs/>
              </w:rPr>
            </w:rPrChange>
          </w:rPr>
          <w:t xml:space="preserve"> -5.2 Pearson Correlation Matrix</w:t>
        </w:r>
        <w:bookmarkEnd w:id="1319"/>
      </w:ins>
    </w:p>
    <w:tbl>
      <w:tblPr>
        <w:tblStyle w:val="PlainTable1"/>
        <w:tblW w:w="9351" w:type="dxa"/>
        <w:tblLook w:val="04A0" w:firstRow="1" w:lastRow="0" w:firstColumn="1" w:lastColumn="0" w:noHBand="0" w:noVBand="1"/>
        <w:tblPrChange w:id="1329" w:author="JAGADEESHWAR REDDY" w:date="2026-08-16T17:03:00Z" w16du:dateUtc="2026-08-16T11:33: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557"/>
        <w:gridCol w:w="1527"/>
        <w:gridCol w:w="1129"/>
        <w:gridCol w:w="1311"/>
        <w:gridCol w:w="1081"/>
        <w:gridCol w:w="1358"/>
        <w:gridCol w:w="1388"/>
        <w:tblGridChange w:id="1330">
          <w:tblGrid>
            <w:gridCol w:w="5"/>
            <w:gridCol w:w="1557"/>
            <w:gridCol w:w="84"/>
            <w:gridCol w:w="1443"/>
            <w:gridCol w:w="137"/>
            <w:gridCol w:w="992"/>
            <w:gridCol w:w="74"/>
            <w:gridCol w:w="957"/>
            <w:gridCol w:w="280"/>
            <w:gridCol w:w="1081"/>
            <w:gridCol w:w="106"/>
            <w:gridCol w:w="1252"/>
            <w:gridCol w:w="106"/>
            <w:gridCol w:w="952"/>
            <w:gridCol w:w="330"/>
          </w:tblGrid>
        </w:tblGridChange>
      </w:tblGrid>
      <w:tr w:rsidR="00625AF5" w:rsidRPr="00625AF5" w14:paraId="774909FC" w14:textId="77777777" w:rsidTr="00AC7582">
        <w:trPr>
          <w:cnfStyle w:val="100000000000" w:firstRow="1" w:lastRow="0" w:firstColumn="0" w:lastColumn="0" w:oddVBand="0" w:evenVBand="0" w:oddHBand="0" w:evenHBand="0" w:firstRowFirstColumn="0" w:firstRowLastColumn="0" w:lastRowFirstColumn="0" w:lastRowLastColumn="0"/>
          <w:ins w:id="1331" w:author="JAGADEESHWAR REDDY" w:date="2026-08-16T17:02:00Z"/>
          <w:trPrChange w:id="1332" w:author="JAGADEESHWAR REDDY" w:date="2026-08-16T17:03:00Z" w16du:dateUtc="2026-08-16T11:33: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33" w:author="JAGADEESHWAR REDDY" w:date="2026-08-16T17:03:00Z" w16du:dateUtc="2026-08-16T11:33:00Z">
              <w:tcPr>
                <w:tcW w:w="0" w:type="auto"/>
                <w:gridSpan w:val="3"/>
                <w:vAlign w:val="center"/>
                <w:hideMark/>
              </w:tcPr>
            </w:tcPrChange>
          </w:tcPr>
          <w:p w14:paraId="3B9810D0" w14:textId="77777777" w:rsidR="00625AF5" w:rsidRPr="00625AF5" w:rsidRDefault="00625AF5">
            <w:pPr>
              <w:spacing w:after="160" w:line="360" w:lineRule="auto"/>
              <w:jc w:val="center"/>
              <w:cnfStyle w:val="101000000000" w:firstRow="1" w:lastRow="0" w:firstColumn="1" w:lastColumn="0" w:oddVBand="0" w:evenVBand="0" w:oddHBand="0" w:evenHBand="0" w:firstRowFirstColumn="0" w:firstRowLastColumn="0" w:lastRowFirstColumn="0" w:lastRowLastColumn="0"/>
              <w:rPr>
                <w:ins w:id="1334" w:author="JAGADEESHWAR REDDY" w:date="2026-08-16T17:02:00Z"/>
                <w:rFonts w:ascii="Times New Roman" w:hAnsi="Times New Roman" w:cs="Times New Roman"/>
                <w:sz w:val="24"/>
                <w:szCs w:val="24"/>
                <w:lang w:val="en-IN"/>
              </w:rPr>
              <w:pPrChange w:id="1335" w:author="JAGADEESHWAR REDDY" w:date="2026-08-16T17:03:00Z" w16du:dateUtc="2026-08-16T11:33:00Z">
                <w:pPr>
                  <w:spacing w:after="160" w:line="360" w:lineRule="auto"/>
                  <w:cnfStyle w:val="101000000000" w:firstRow="1" w:lastRow="0" w:firstColumn="1" w:lastColumn="0" w:oddVBand="0" w:evenVBand="0" w:oddHBand="0" w:evenHBand="0" w:firstRowFirstColumn="0" w:firstRowLastColumn="0" w:lastRowFirstColumn="0" w:lastRowLastColumn="0"/>
                </w:pPr>
              </w:pPrChange>
            </w:pPr>
            <w:ins w:id="1336" w:author="JAGADEESHWAR REDDY" w:date="2026-08-16T17:02:00Z">
              <w:r w:rsidRPr="00625AF5">
                <w:rPr>
                  <w:rFonts w:ascii="Times New Roman" w:hAnsi="Times New Roman" w:cs="Times New Roman"/>
                  <w:sz w:val="24"/>
                  <w:szCs w:val="24"/>
                  <w:lang w:val="en-IN"/>
                </w:rPr>
                <w:t>Variables</w:t>
              </w:r>
            </w:ins>
          </w:p>
        </w:tc>
        <w:tc>
          <w:tcPr>
            <w:tcW w:w="0" w:type="auto"/>
            <w:hideMark/>
            <w:tcPrChange w:id="1337" w:author="JAGADEESHWAR REDDY" w:date="2026-08-16T17:03:00Z" w16du:dateUtc="2026-08-16T11:33:00Z">
              <w:tcPr>
                <w:tcW w:w="0" w:type="auto"/>
                <w:gridSpan w:val="2"/>
                <w:vAlign w:val="center"/>
                <w:hideMark/>
              </w:tcPr>
            </w:tcPrChange>
          </w:tcPr>
          <w:p w14:paraId="53C9D04F"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38" w:author="JAGADEESHWAR REDDY" w:date="2026-08-16T17:02:00Z"/>
                <w:rFonts w:ascii="Times New Roman" w:hAnsi="Times New Roman" w:cs="Times New Roman"/>
                <w:sz w:val="24"/>
                <w:szCs w:val="24"/>
                <w:lang w:val="en-IN"/>
              </w:rPr>
              <w:pPrChange w:id="1339"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40" w:author="JAGADEESHWAR REDDY" w:date="2026-08-16T17:02:00Z">
              <w:r w:rsidRPr="00625AF5">
                <w:rPr>
                  <w:rFonts w:ascii="Times New Roman" w:hAnsi="Times New Roman" w:cs="Times New Roman"/>
                  <w:sz w:val="24"/>
                  <w:szCs w:val="24"/>
                  <w:lang w:val="en-IN"/>
                </w:rPr>
                <w:t>Inventory Turnover</w:t>
              </w:r>
            </w:ins>
          </w:p>
        </w:tc>
        <w:tc>
          <w:tcPr>
            <w:tcW w:w="0" w:type="auto"/>
            <w:hideMark/>
            <w:tcPrChange w:id="1341" w:author="JAGADEESHWAR REDDY" w:date="2026-08-16T17:03:00Z" w16du:dateUtc="2026-08-16T11:33:00Z">
              <w:tcPr>
                <w:tcW w:w="0" w:type="auto"/>
                <w:gridSpan w:val="2"/>
                <w:vAlign w:val="center"/>
                <w:hideMark/>
              </w:tcPr>
            </w:tcPrChange>
          </w:tcPr>
          <w:p w14:paraId="0049365A"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42" w:author="JAGADEESHWAR REDDY" w:date="2026-08-16T17:02:00Z"/>
                <w:rFonts w:ascii="Times New Roman" w:hAnsi="Times New Roman" w:cs="Times New Roman"/>
                <w:sz w:val="24"/>
                <w:szCs w:val="24"/>
                <w:lang w:val="en-IN"/>
              </w:rPr>
              <w:pPrChange w:id="1343"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44" w:author="JAGADEESHWAR REDDY" w:date="2026-08-16T17:02:00Z">
              <w:r w:rsidRPr="00625AF5">
                <w:rPr>
                  <w:rFonts w:ascii="Times New Roman" w:hAnsi="Times New Roman" w:cs="Times New Roman"/>
                  <w:sz w:val="24"/>
                  <w:szCs w:val="24"/>
                  <w:lang w:val="en-IN"/>
                </w:rPr>
                <w:t>Quick Ratio</w:t>
              </w:r>
            </w:ins>
          </w:p>
        </w:tc>
        <w:tc>
          <w:tcPr>
            <w:tcW w:w="1311" w:type="dxa"/>
            <w:hideMark/>
            <w:tcPrChange w:id="1345" w:author="JAGADEESHWAR REDDY" w:date="2026-08-16T17:03:00Z" w16du:dateUtc="2026-08-16T11:33:00Z">
              <w:tcPr>
                <w:tcW w:w="0" w:type="auto"/>
                <w:vAlign w:val="center"/>
                <w:hideMark/>
              </w:tcPr>
            </w:tcPrChange>
          </w:tcPr>
          <w:p w14:paraId="13B6D165"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46" w:author="JAGADEESHWAR REDDY" w:date="2026-08-16T17:02:00Z"/>
                <w:rFonts w:ascii="Times New Roman" w:hAnsi="Times New Roman" w:cs="Times New Roman"/>
                <w:sz w:val="24"/>
                <w:szCs w:val="24"/>
                <w:lang w:val="en-IN"/>
              </w:rPr>
              <w:pPrChange w:id="1347"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48" w:author="JAGADEESHWAR REDDY" w:date="2026-08-16T17:02:00Z">
              <w:r w:rsidRPr="00625AF5">
                <w:rPr>
                  <w:rFonts w:ascii="Times New Roman" w:hAnsi="Times New Roman" w:cs="Times New Roman"/>
                  <w:sz w:val="24"/>
                  <w:szCs w:val="24"/>
                  <w:lang w:val="en-IN"/>
                </w:rPr>
                <w:t>Tobin's Q</w:t>
              </w:r>
            </w:ins>
          </w:p>
        </w:tc>
        <w:tc>
          <w:tcPr>
            <w:tcW w:w="1081" w:type="dxa"/>
            <w:hideMark/>
            <w:tcPrChange w:id="1349" w:author="JAGADEESHWAR REDDY" w:date="2026-08-16T17:03:00Z" w16du:dateUtc="2026-08-16T11:33:00Z">
              <w:tcPr>
                <w:tcW w:w="0" w:type="auto"/>
                <w:gridSpan w:val="3"/>
                <w:vAlign w:val="center"/>
                <w:hideMark/>
              </w:tcPr>
            </w:tcPrChange>
          </w:tcPr>
          <w:p w14:paraId="678BDA18"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50" w:author="JAGADEESHWAR REDDY" w:date="2026-08-16T17:02:00Z"/>
                <w:rFonts w:ascii="Times New Roman" w:hAnsi="Times New Roman" w:cs="Times New Roman"/>
                <w:sz w:val="24"/>
                <w:szCs w:val="24"/>
                <w:lang w:val="en-IN"/>
              </w:rPr>
              <w:pPrChange w:id="1351"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52" w:author="JAGADEESHWAR REDDY" w:date="2026-08-16T17:02:00Z">
              <w:r w:rsidRPr="00625AF5">
                <w:rPr>
                  <w:rFonts w:ascii="Times New Roman" w:hAnsi="Times New Roman" w:cs="Times New Roman"/>
                  <w:sz w:val="24"/>
                  <w:szCs w:val="24"/>
                  <w:lang w:val="en-IN"/>
                </w:rPr>
                <w:t>Debt-to-Equity Ratio</w:t>
              </w:r>
            </w:ins>
          </w:p>
        </w:tc>
        <w:tc>
          <w:tcPr>
            <w:tcW w:w="0" w:type="auto"/>
            <w:hideMark/>
            <w:tcPrChange w:id="1353" w:author="JAGADEESHWAR REDDY" w:date="2026-08-16T17:03:00Z" w16du:dateUtc="2026-08-16T11:33:00Z">
              <w:tcPr>
                <w:tcW w:w="0" w:type="auto"/>
                <w:gridSpan w:val="2"/>
                <w:vAlign w:val="center"/>
                <w:hideMark/>
              </w:tcPr>
            </w:tcPrChange>
          </w:tcPr>
          <w:p w14:paraId="7B3AC115"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54" w:author="JAGADEESHWAR REDDY" w:date="2026-08-16T17:02:00Z"/>
                <w:rFonts w:ascii="Times New Roman" w:hAnsi="Times New Roman" w:cs="Times New Roman"/>
                <w:sz w:val="24"/>
                <w:szCs w:val="24"/>
                <w:lang w:val="en-IN"/>
              </w:rPr>
              <w:pPrChange w:id="1355"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56" w:author="JAGADEESHWAR REDDY" w:date="2026-08-16T17:02:00Z">
              <w:r w:rsidRPr="00625AF5">
                <w:rPr>
                  <w:rFonts w:ascii="Times New Roman" w:hAnsi="Times New Roman" w:cs="Times New Roman"/>
                  <w:sz w:val="24"/>
                  <w:szCs w:val="24"/>
                  <w:lang w:val="en-IN"/>
                </w:rPr>
                <w:t>Ln(Total Assets)</w:t>
              </w:r>
            </w:ins>
          </w:p>
        </w:tc>
        <w:tc>
          <w:tcPr>
            <w:tcW w:w="1388" w:type="dxa"/>
            <w:hideMark/>
            <w:tcPrChange w:id="1357" w:author="JAGADEESHWAR REDDY" w:date="2026-08-16T17:03:00Z" w16du:dateUtc="2026-08-16T11:33:00Z">
              <w:tcPr>
                <w:tcW w:w="0" w:type="auto"/>
                <w:vAlign w:val="center"/>
                <w:hideMark/>
              </w:tcPr>
            </w:tcPrChange>
          </w:tcPr>
          <w:p w14:paraId="180E4A67" w14:textId="77777777" w:rsidR="00625AF5" w:rsidRPr="00625AF5" w:rsidRDefault="00625AF5">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358" w:author="JAGADEESHWAR REDDY" w:date="2026-08-16T17:02:00Z"/>
                <w:rFonts w:ascii="Times New Roman" w:hAnsi="Times New Roman" w:cs="Times New Roman"/>
                <w:sz w:val="24"/>
                <w:szCs w:val="24"/>
                <w:lang w:val="en-IN"/>
              </w:rPr>
              <w:pPrChange w:id="1359" w:author="JAGADEESHWAR REDDY" w:date="2026-08-16T17:03:00Z" w16du:dateUtc="2026-08-16T11:3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360" w:author="JAGADEESHWAR REDDY" w:date="2026-08-16T17:02:00Z">
              <w:r w:rsidRPr="00625AF5">
                <w:rPr>
                  <w:rFonts w:ascii="Times New Roman" w:hAnsi="Times New Roman" w:cs="Times New Roman"/>
                  <w:sz w:val="24"/>
                  <w:szCs w:val="24"/>
                  <w:lang w:val="en-IN"/>
                </w:rPr>
                <w:t>Firm Age</w:t>
              </w:r>
            </w:ins>
          </w:p>
        </w:tc>
      </w:tr>
      <w:tr w:rsidR="00625AF5" w:rsidRPr="00625AF5" w14:paraId="6C8B9B27" w14:textId="77777777" w:rsidTr="00AC7582">
        <w:trPr>
          <w:cnfStyle w:val="000000100000" w:firstRow="0" w:lastRow="0" w:firstColumn="0" w:lastColumn="0" w:oddVBand="0" w:evenVBand="0" w:oddHBand="1" w:evenHBand="0" w:firstRowFirstColumn="0" w:firstRowLastColumn="0" w:lastRowFirstColumn="0" w:lastRowLastColumn="0"/>
          <w:ins w:id="1361" w:author="JAGADEESHWAR REDDY" w:date="2026-08-16T17:02:00Z"/>
          <w:trPrChange w:id="1362"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63" w:author="JAGADEESHWAR REDDY" w:date="2026-08-16T17:03:00Z" w16du:dateUtc="2026-08-16T11:33:00Z">
              <w:tcPr>
                <w:tcW w:w="0" w:type="auto"/>
                <w:gridSpan w:val="3"/>
                <w:vAlign w:val="center"/>
                <w:hideMark/>
              </w:tcPr>
            </w:tcPrChange>
          </w:tcPr>
          <w:p w14:paraId="48110E12" w14:textId="77777777" w:rsidR="00625AF5" w:rsidRPr="00C733E3" w:rsidRDefault="00625AF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364" w:author="JAGADEESHWAR REDDY" w:date="2026-08-16T17:02:00Z"/>
                <w:rFonts w:ascii="Times New Roman" w:hAnsi="Times New Roman" w:cs="Times New Roman"/>
                <w:b w:val="0"/>
                <w:bCs w:val="0"/>
                <w:sz w:val="24"/>
                <w:szCs w:val="24"/>
                <w:lang w:val="en-IN"/>
                <w:rPrChange w:id="1365" w:author="JAGADEESHWAR REDDY" w:date="2026-08-16T17:36:00Z" w16du:dateUtc="2026-08-16T12:06:00Z">
                  <w:rPr>
                    <w:ins w:id="1366" w:author="JAGADEESHWAR REDDY" w:date="2026-08-16T17:02:00Z"/>
                    <w:rFonts w:ascii="Times New Roman" w:hAnsi="Times New Roman" w:cs="Times New Roman"/>
                    <w:sz w:val="24"/>
                    <w:szCs w:val="24"/>
                    <w:lang w:val="en-IN"/>
                  </w:rPr>
                </w:rPrChange>
              </w:rPr>
              <w:pPrChange w:id="1367"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368" w:author="JAGADEESHWAR REDDY" w:date="2026-08-16T17:02:00Z">
              <w:r w:rsidRPr="00C733E3">
                <w:rPr>
                  <w:rFonts w:ascii="Times New Roman" w:hAnsi="Times New Roman" w:cs="Times New Roman"/>
                  <w:sz w:val="24"/>
                  <w:szCs w:val="24"/>
                  <w:lang w:val="en-IN"/>
                </w:rPr>
                <w:t>Inventory Turnover</w:t>
              </w:r>
            </w:ins>
          </w:p>
        </w:tc>
        <w:tc>
          <w:tcPr>
            <w:tcW w:w="0" w:type="auto"/>
            <w:hideMark/>
            <w:tcPrChange w:id="1369" w:author="JAGADEESHWAR REDDY" w:date="2026-08-16T17:03:00Z" w16du:dateUtc="2026-08-16T11:33:00Z">
              <w:tcPr>
                <w:tcW w:w="0" w:type="auto"/>
                <w:gridSpan w:val="2"/>
                <w:vAlign w:val="center"/>
                <w:hideMark/>
              </w:tcPr>
            </w:tcPrChange>
          </w:tcPr>
          <w:p w14:paraId="51559664"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70" w:author="JAGADEESHWAR REDDY" w:date="2026-08-16T17:02:00Z"/>
                <w:rFonts w:ascii="Times New Roman" w:hAnsi="Times New Roman" w:cs="Times New Roman"/>
                <w:sz w:val="24"/>
                <w:szCs w:val="24"/>
                <w:lang w:val="en-IN"/>
              </w:rPr>
              <w:pPrChange w:id="1371"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72" w:author="JAGADEESHWAR REDDY" w:date="2026-08-16T17:02:00Z">
              <w:r w:rsidRPr="00625AF5">
                <w:rPr>
                  <w:rFonts w:ascii="Times New Roman" w:hAnsi="Times New Roman" w:cs="Times New Roman"/>
                  <w:sz w:val="24"/>
                  <w:szCs w:val="24"/>
                  <w:lang w:val="en-IN"/>
                </w:rPr>
                <w:t>1.000</w:t>
              </w:r>
            </w:ins>
          </w:p>
        </w:tc>
        <w:tc>
          <w:tcPr>
            <w:tcW w:w="0" w:type="auto"/>
            <w:hideMark/>
            <w:tcPrChange w:id="1373" w:author="JAGADEESHWAR REDDY" w:date="2026-08-16T17:03:00Z" w16du:dateUtc="2026-08-16T11:33:00Z">
              <w:tcPr>
                <w:tcW w:w="0" w:type="auto"/>
                <w:gridSpan w:val="2"/>
                <w:vAlign w:val="center"/>
                <w:hideMark/>
              </w:tcPr>
            </w:tcPrChange>
          </w:tcPr>
          <w:p w14:paraId="5B77499A"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74" w:author="JAGADEESHWAR REDDY" w:date="2026-08-16T17:02:00Z"/>
                <w:rFonts w:ascii="Times New Roman" w:hAnsi="Times New Roman" w:cs="Times New Roman"/>
                <w:sz w:val="24"/>
                <w:szCs w:val="24"/>
                <w:lang w:val="en-IN"/>
              </w:rPr>
              <w:pPrChange w:id="137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76" w:author="JAGADEESHWAR REDDY" w:date="2026-08-16T17:02:00Z">
              <w:r w:rsidRPr="00625AF5">
                <w:rPr>
                  <w:rFonts w:ascii="Times New Roman" w:hAnsi="Times New Roman" w:cs="Times New Roman"/>
                  <w:sz w:val="24"/>
                  <w:szCs w:val="24"/>
                  <w:lang w:val="en-IN"/>
                </w:rPr>
                <w:t>-0.021</w:t>
              </w:r>
            </w:ins>
          </w:p>
        </w:tc>
        <w:tc>
          <w:tcPr>
            <w:tcW w:w="1311" w:type="dxa"/>
            <w:hideMark/>
            <w:tcPrChange w:id="1377" w:author="JAGADEESHWAR REDDY" w:date="2026-08-16T17:03:00Z" w16du:dateUtc="2026-08-16T11:33:00Z">
              <w:tcPr>
                <w:tcW w:w="0" w:type="auto"/>
                <w:vAlign w:val="center"/>
                <w:hideMark/>
              </w:tcPr>
            </w:tcPrChange>
          </w:tcPr>
          <w:p w14:paraId="0A4F7988"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78" w:author="JAGADEESHWAR REDDY" w:date="2026-08-16T17:02:00Z"/>
                <w:rFonts w:ascii="Times New Roman" w:hAnsi="Times New Roman" w:cs="Times New Roman"/>
                <w:sz w:val="24"/>
                <w:szCs w:val="24"/>
                <w:lang w:val="en-IN"/>
              </w:rPr>
              <w:pPrChange w:id="137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80" w:author="JAGADEESHWAR REDDY" w:date="2026-08-16T17:02:00Z">
              <w:r w:rsidRPr="00625AF5">
                <w:rPr>
                  <w:rFonts w:ascii="Times New Roman" w:hAnsi="Times New Roman" w:cs="Times New Roman"/>
                  <w:sz w:val="24"/>
                  <w:szCs w:val="24"/>
                  <w:lang w:val="en-IN"/>
                </w:rPr>
                <w:t>0.177**</w:t>
              </w:r>
            </w:ins>
          </w:p>
        </w:tc>
        <w:tc>
          <w:tcPr>
            <w:tcW w:w="1081" w:type="dxa"/>
            <w:hideMark/>
            <w:tcPrChange w:id="1381" w:author="JAGADEESHWAR REDDY" w:date="2026-08-16T17:03:00Z" w16du:dateUtc="2026-08-16T11:33:00Z">
              <w:tcPr>
                <w:tcW w:w="0" w:type="auto"/>
                <w:gridSpan w:val="3"/>
                <w:vAlign w:val="center"/>
                <w:hideMark/>
              </w:tcPr>
            </w:tcPrChange>
          </w:tcPr>
          <w:p w14:paraId="25F60F0E"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82" w:author="JAGADEESHWAR REDDY" w:date="2026-08-16T17:02:00Z"/>
                <w:rFonts w:ascii="Times New Roman" w:hAnsi="Times New Roman" w:cs="Times New Roman"/>
                <w:sz w:val="24"/>
                <w:szCs w:val="24"/>
                <w:lang w:val="en-IN"/>
              </w:rPr>
              <w:pPrChange w:id="1383"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84" w:author="JAGADEESHWAR REDDY" w:date="2026-08-16T17:02:00Z">
              <w:r w:rsidRPr="00625AF5">
                <w:rPr>
                  <w:rFonts w:ascii="Times New Roman" w:hAnsi="Times New Roman" w:cs="Times New Roman"/>
                  <w:sz w:val="24"/>
                  <w:szCs w:val="24"/>
                  <w:lang w:val="en-IN"/>
                </w:rPr>
                <w:t>-0.072</w:t>
              </w:r>
            </w:ins>
          </w:p>
        </w:tc>
        <w:tc>
          <w:tcPr>
            <w:tcW w:w="0" w:type="auto"/>
            <w:hideMark/>
            <w:tcPrChange w:id="1385" w:author="JAGADEESHWAR REDDY" w:date="2026-08-16T17:03:00Z" w16du:dateUtc="2026-08-16T11:33:00Z">
              <w:tcPr>
                <w:tcW w:w="0" w:type="auto"/>
                <w:gridSpan w:val="2"/>
                <w:vAlign w:val="center"/>
                <w:hideMark/>
              </w:tcPr>
            </w:tcPrChange>
          </w:tcPr>
          <w:p w14:paraId="6BAC4BD9"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86" w:author="JAGADEESHWAR REDDY" w:date="2026-08-16T17:02:00Z"/>
                <w:rFonts w:ascii="Times New Roman" w:hAnsi="Times New Roman" w:cs="Times New Roman"/>
                <w:sz w:val="24"/>
                <w:szCs w:val="24"/>
                <w:lang w:val="en-IN"/>
              </w:rPr>
              <w:pPrChange w:id="1387"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88" w:author="JAGADEESHWAR REDDY" w:date="2026-08-16T17:02:00Z">
              <w:r w:rsidRPr="00625AF5">
                <w:rPr>
                  <w:rFonts w:ascii="Times New Roman" w:hAnsi="Times New Roman" w:cs="Times New Roman"/>
                  <w:sz w:val="24"/>
                  <w:szCs w:val="24"/>
                  <w:lang w:val="en-IN"/>
                </w:rPr>
                <w:t>0.435**</w:t>
              </w:r>
            </w:ins>
          </w:p>
        </w:tc>
        <w:tc>
          <w:tcPr>
            <w:tcW w:w="1388" w:type="dxa"/>
            <w:hideMark/>
            <w:tcPrChange w:id="1389" w:author="JAGADEESHWAR REDDY" w:date="2026-08-16T17:03:00Z" w16du:dateUtc="2026-08-16T11:33:00Z">
              <w:tcPr>
                <w:tcW w:w="0" w:type="auto"/>
                <w:vAlign w:val="center"/>
                <w:hideMark/>
              </w:tcPr>
            </w:tcPrChange>
          </w:tcPr>
          <w:p w14:paraId="4BE6B3C6"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390" w:author="JAGADEESHWAR REDDY" w:date="2026-08-16T17:02:00Z"/>
                <w:rFonts w:ascii="Times New Roman" w:hAnsi="Times New Roman" w:cs="Times New Roman"/>
                <w:sz w:val="24"/>
                <w:szCs w:val="24"/>
                <w:lang w:val="en-IN"/>
              </w:rPr>
              <w:pPrChange w:id="1391"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392" w:author="JAGADEESHWAR REDDY" w:date="2026-08-16T17:02:00Z">
              <w:r w:rsidRPr="00625AF5">
                <w:rPr>
                  <w:rFonts w:ascii="Times New Roman" w:hAnsi="Times New Roman" w:cs="Times New Roman"/>
                  <w:sz w:val="24"/>
                  <w:szCs w:val="24"/>
                  <w:lang w:val="en-IN"/>
                </w:rPr>
                <w:t>-0.204**</w:t>
              </w:r>
            </w:ins>
          </w:p>
        </w:tc>
      </w:tr>
      <w:tr w:rsidR="00625AF5" w:rsidRPr="00625AF5" w14:paraId="77E75DCF" w14:textId="77777777" w:rsidTr="00AC7582">
        <w:trPr>
          <w:ins w:id="1393" w:author="JAGADEESHWAR REDDY" w:date="2026-08-16T17:02:00Z"/>
          <w:trPrChange w:id="1394"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395" w:author="JAGADEESHWAR REDDY" w:date="2026-08-16T17:03:00Z" w16du:dateUtc="2026-08-16T11:33:00Z">
              <w:tcPr>
                <w:tcW w:w="0" w:type="auto"/>
                <w:gridSpan w:val="3"/>
                <w:vAlign w:val="center"/>
                <w:hideMark/>
              </w:tcPr>
            </w:tcPrChange>
          </w:tcPr>
          <w:p w14:paraId="42CC1A68" w14:textId="77777777" w:rsidR="00625AF5" w:rsidRPr="00C733E3" w:rsidRDefault="00625AF5">
            <w:pPr>
              <w:spacing w:after="160" w:line="360" w:lineRule="auto"/>
              <w:jc w:val="center"/>
              <w:rPr>
                <w:ins w:id="1396" w:author="JAGADEESHWAR REDDY" w:date="2026-08-16T17:02:00Z"/>
                <w:rFonts w:ascii="Times New Roman" w:hAnsi="Times New Roman" w:cs="Times New Roman"/>
                <w:b w:val="0"/>
                <w:bCs w:val="0"/>
                <w:sz w:val="24"/>
                <w:szCs w:val="24"/>
                <w:lang w:val="en-IN"/>
                <w:rPrChange w:id="1397" w:author="JAGADEESHWAR REDDY" w:date="2026-08-16T17:36:00Z" w16du:dateUtc="2026-08-16T12:06:00Z">
                  <w:rPr>
                    <w:ins w:id="1398" w:author="JAGADEESHWAR REDDY" w:date="2026-08-16T17:02:00Z"/>
                    <w:rFonts w:ascii="Times New Roman" w:hAnsi="Times New Roman" w:cs="Times New Roman"/>
                    <w:sz w:val="24"/>
                    <w:szCs w:val="24"/>
                    <w:lang w:val="en-IN"/>
                  </w:rPr>
                </w:rPrChange>
              </w:rPr>
              <w:pPrChange w:id="1399" w:author="JAGADEESHWAR REDDY" w:date="2026-08-16T17:03:00Z" w16du:dateUtc="2026-08-16T11:33:00Z">
                <w:pPr>
                  <w:spacing w:after="160" w:line="360" w:lineRule="auto"/>
                </w:pPr>
              </w:pPrChange>
            </w:pPr>
            <w:ins w:id="1400" w:author="JAGADEESHWAR REDDY" w:date="2026-08-16T17:02:00Z">
              <w:r w:rsidRPr="00C733E3">
                <w:rPr>
                  <w:rFonts w:ascii="Times New Roman" w:hAnsi="Times New Roman" w:cs="Times New Roman"/>
                  <w:sz w:val="24"/>
                  <w:szCs w:val="24"/>
                  <w:lang w:val="en-IN"/>
                </w:rPr>
                <w:t>Quick Ratio</w:t>
              </w:r>
            </w:ins>
          </w:p>
        </w:tc>
        <w:tc>
          <w:tcPr>
            <w:tcW w:w="0" w:type="auto"/>
            <w:hideMark/>
            <w:tcPrChange w:id="1401" w:author="JAGADEESHWAR REDDY" w:date="2026-08-16T17:03:00Z" w16du:dateUtc="2026-08-16T11:33:00Z">
              <w:tcPr>
                <w:tcW w:w="0" w:type="auto"/>
                <w:gridSpan w:val="2"/>
                <w:vAlign w:val="center"/>
                <w:hideMark/>
              </w:tcPr>
            </w:tcPrChange>
          </w:tcPr>
          <w:p w14:paraId="2B1DEFB5"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02" w:author="JAGADEESHWAR REDDY" w:date="2026-08-16T17:02:00Z"/>
                <w:rFonts w:ascii="Times New Roman" w:hAnsi="Times New Roman" w:cs="Times New Roman"/>
                <w:sz w:val="24"/>
                <w:szCs w:val="24"/>
                <w:lang w:val="en-IN"/>
              </w:rPr>
              <w:pPrChange w:id="1403"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04" w:author="JAGADEESHWAR REDDY" w:date="2026-08-16T17:02:00Z">
              <w:r w:rsidRPr="00625AF5">
                <w:rPr>
                  <w:rFonts w:ascii="Times New Roman" w:hAnsi="Times New Roman" w:cs="Times New Roman"/>
                  <w:sz w:val="24"/>
                  <w:szCs w:val="24"/>
                  <w:lang w:val="en-IN"/>
                </w:rPr>
                <w:t>-0.021</w:t>
              </w:r>
            </w:ins>
          </w:p>
        </w:tc>
        <w:tc>
          <w:tcPr>
            <w:tcW w:w="0" w:type="auto"/>
            <w:hideMark/>
            <w:tcPrChange w:id="1405" w:author="JAGADEESHWAR REDDY" w:date="2026-08-16T17:03:00Z" w16du:dateUtc="2026-08-16T11:33:00Z">
              <w:tcPr>
                <w:tcW w:w="0" w:type="auto"/>
                <w:gridSpan w:val="2"/>
                <w:vAlign w:val="center"/>
                <w:hideMark/>
              </w:tcPr>
            </w:tcPrChange>
          </w:tcPr>
          <w:p w14:paraId="3681CA1F"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06" w:author="JAGADEESHWAR REDDY" w:date="2026-08-16T17:02:00Z"/>
                <w:rFonts w:ascii="Times New Roman" w:hAnsi="Times New Roman" w:cs="Times New Roman"/>
                <w:sz w:val="24"/>
                <w:szCs w:val="24"/>
                <w:lang w:val="en-IN"/>
              </w:rPr>
              <w:pPrChange w:id="1407"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08" w:author="JAGADEESHWAR REDDY" w:date="2026-08-16T17:02:00Z">
              <w:r w:rsidRPr="00625AF5">
                <w:rPr>
                  <w:rFonts w:ascii="Times New Roman" w:hAnsi="Times New Roman" w:cs="Times New Roman"/>
                  <w:sz w:val="24"/>
                  <w:szCs w:val="24"/>
                  <w:lang w:val="en-IN"/>
                </w:rPr>
                <w:t>1.000</w:t>
              </w:r>
            </w:ins>
          </w:p>
        </w:tc>
        <w:tc>
          <w:tcPr>
            <w:tcW w:w="1311" w:type="dxa"/>
            <w:hideMark/>
            <w:tcPrChange w:id="1409" w:author="JAGADEESHWAR REDDY" w:date="2026-08-16T17:03:00Z" w16du:dateUtc="2026-08-16T11:33:00Z">
              <w:tcPr>
                <w:tcW w:w="0" w:type="auto"/>
                <w:vAlign w:val="center"/>
                <w:hideMark/>
              </w:tcPr>
            </w:tcPrChange>
          </w:tcPr>
          <w:p w14:paraId="2C33D929"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10" w:author="JAGADEESHWAR REDDY" w:date="2026-08-16T17:02:00Z"/>
                <w:rFonts w:ascii="Times New Roman" w:hAnsi="Times New Roman" w:cs="Times New Roman"/>
                <w:sz w:val="24"/>
                <w:szCs w:val="24"/>
                <w:lang w:val="en-IN"/>
              </w:rPr>
              <w:pPrChange w:id="1411"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12" w:author="JAGADEESHWAR REDDY" w:date="2026-08-16T17:02:00Z">
              <w:r w:rsidRPr="00625AF5">
                <w:rPr>
                  <w:rFonts w:ascii="Times New Roman" w:hAnsi="Times New Roman" w:cs="Times New Roman"/>
                  <w:sz w:val="24"/>
                  <w:szCs w:val="24"/>
                  <w:lang w:val="en-IN"/>
                </w:rPr>
                <w:t>0.142*</w:t>
              </w:r>
            </w:ins>
          </w:p>
        </w:tc>
        <w:tc>
          <w:tcPr>
            <w:tcW w:w="1081" w:type="dxa"/>
            <w:hideMark/>
            <w:tcPrChange w:id="1413" w:author="JAGADEESHWAR REDDY" w:date="2026-08-16T17:03:00Z" w16du:dateUtc="2026-08-16T11:33:00Z">
              <w:tcPr>
                <w:tcW w:w="0" w:type="auto"/>
                <w:gridSpan w:val="3"/>
                <w:vAlign w:val="center"/>
                <w:hideMark/>
              </w:tcPr>
            </w:tcPrChange>
          </w:tcPr>
          <w:p w14:paraId="5C1EC1D3"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14" w:author="JAGADEESHWAR REDDY" w:date="2026-08-16T17:02:00Z"/>
                <w:rFonts w:ascii="Times New Roman" w:hAnsi="Times New Roman" w:cs="Times New Roman"/>
                <w:sz w:val="24"/>
                <w:szCs w:val="24"/>
                <w:lang w:val="en-IN"/>
              </w:rPr>
              <w:pPrChange w:id="141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16" w:author="JAGADEESHWAR REDDY" w:date="2026-08-16T17:02:00Z">
              <w:r w:rsidRPr="00625AF5">
                <w:rPr>
                  <w:rFonts w:ascii="Times New Roman" w:hAnsi="Times New Roman" w:cs="Times New Roman"/>
                  <w:sz w:val="24"/>
                  <w:szCs w:val="24"/>
                  <w:lang w:val="en-IN"/>
                </w:rPr>
                <w:t>-0.082</w:t>
              </w:r>
            </w:ins>
          </w:p>
        </w:tc>
        <w:tc>
          <w:tcPr>
            <w:tcW w:w="0" w:type="auto"/>
            <w:hideMark/>
            <w:tcPrChange w:id="1417" w:author="JAGADEESHWAR REDDY" w:date="2026-08-16T17:03:00Z" w16du:dateUtc="2026-08-16T11:33:00Z">
              <w:tcPr>
                <w:tcW w:w="0" w:type="auto"/>
                <w:gridSpan w:val="2"/>
                <w:vAlign w:val="center"/>
                <w:hideMark/>
              </w:tcPr>
            </w:tcPrChange>
          </w:tcPr>
          <w:p w14:paraId="22FEA3E1"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18" w:author="JAGADEESHWAR REDDY" w:date="2026-08-16T17:02:00Z"/>
                <w:rFonts w:ascii="Times New Roman" w:hAnsi="Times New Roman" w:cs="Times New Roman"/>
                <w:sz w:val="24"/>
                <w:szCs w:val="24"/>
                <w:lang w:val="en-IN"/>
              </w:rPr>
              <w:pPrChange w:id="141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20" w:author="JAGADEESHWAR REDDY" w:date="2026-08-16T17:02:00Z">
              <w:r w:rsidRPr="00625AF5">
                <w:rPr>
                  <w:rFonts w:ascii="Times New Roman" w:hAnsi="Times New Roman" w:cs="Times New Roman"/>
                  <w:sz w:val="24"/>
                  <w:szCs w:val="24"/>
                  <w:lang w:val="en-IN"/>
                </w:rPr>
                <w:t>-0.308**</w:t>
              </w:r>
            </w:ins>
          </w:p>
        </w:tc>
        <w:tc>
          <w:tcPr>
            <w:tcW w:w="1388" w:type="dxa"/>
            <w:hideMark/>
            <w:tcPrChange w:id="1421" w:author="JAGADEESHWAR REDDY" w:date="2026-08-16T17:03:00Z" w16du:dateUtc="2026-08-16T11:33:00Z">
              <w:tcPr>
                <w:tcW w:w="0" w:type="auto"/>
                <w:vAlign w:val="center"/>
                <w:hideMark/>
              </w:tcPr>
            </w:tcPrChange>
          </w:tcPr>
          <w:p w14:paraId="1DE1BB9E"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22" w:author="JAGADEESHWAR REDDY" w:date="2026-08-16T17:02:00Z"/>
                <w:rFonts w:ascii="Times New Roman" w:hAnsi="Times New Roman" w:cs="Times New Roman"/>
                <w:sz w:val="24"/>
                <w:szCs w:val="24"/>
                <w:lang w:val="en-IN"/>
              </w:rPr>
              <w:pPrChange w:id="1423"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24" w:author="JAGADEESHWAR REDDY" w:date="2026-08-16T17:02:00Z">
              <w:r w:rsidRPr="00625AF5">
                <w:rPr>
                  <w:rFonts w:ascii="Times New Roman" w:hAnsi="Times New Roman" w:cs="Times New Roman"/>
                  <w:sz w:val="24"/>
                  <w:szCs w:val="24"/>
                  <w:lang w:val="en-IN"/>
                </w:rPr>
                <w:t>-0.246**</w:t>
              </w:r>
            </w:ins>
          </w:p>
        </w:tc>
      </w:tr>
      <w:tr w:rsidR="00625AF5" w:rsidRPr="00625AF5" w14:paraId="0D2A3D0E" w14:textId="77777777" w:rsidTr="00AC7582">
        <w:trPr>
          <w:cnfStyle w:val="000000100000" w:firstRow="0" w:lastRow="0" w:firstColumn="0" w:lastColumn="0" w:oddVBand="0" w:evenVBand="0" w:oddHBand="1" w:evenHBand="0" w:firstRowFirstColumn="0" w:firstRowLastColumn="0" w:lastRowFirstColumn="0" w:lastRowLastColumn="0"/>
          <w:ins w:id="1425" w:author="JAGADEESHWAR REDDY" w:date="2026-08-16T17:02:00Z"/>
          <w:trPrChange w:id="1426"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27" w:author="JAGADEESHWAR REDDY" w:date="2026-08-16T17:03:00Z" w16du:dateUtc="2026-08-16T11:33:00Z">
              <w:tcPr>
                <w:tcW w:w="0" w:type="auto"/>
                <w:gridSpan w:val="3"/>
                <w:vAlign w:val="center"/>
                <w:hideMark/>
              </w:tcPr>
            </w:tcPrChange>
          </w:tcPr>
          <w:p w14:paraId="0206BDFF" w14:textId="77777777" w:rsidR="00625AF5" w:rsidRPr="00C733E3" w:rsidRDefault="00625AF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428" w:author="JAGADEESHWAR REDDY" w:date="2026-08-16T17:02:00Z"/>
                <w:rFonts w:ascii="Times New Roman" w:hAnsi="Times New Roman" w:cs="Times New Roman"/>
                <w:b w:val="0"/>
                <w:bCs w:val="0"/>
                <w:sz w:val="24"/>
                <w:szCs w:val="24"/>
                <w:lang w:val="en-IN"/>
                <w:rPrChange w:id="1429" w:author="JAGADEESHWAR REDDY" w:date="2026-08-16T17:36:00Z" w16du:dateUtc="2026-08-16T12:06:00Z">
                  <w:rPr>
                    <w:ins w:id="1430" w:author="JAGADEESHWAR REDDY" w:date="2026-08-16T17:02:00Z"/>
                    <w:rFonts w:ascii="Times New Roman" w:hAnsi="Times New Roman" w:cs="Times New Roman"/>
                    <w:sz w:val="24"/>
                    <w:szCs w:val="24"/>
                    <w:lang w:val="en-IN"/>
                  </w:rPr>
                </w:rPrChange>
              </w:rPr>
              <w:pPrChange w:id="1431"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432" w:author="JAGADEESHWAR REDDY" w:date="2026-08-16T17:02:00Z">
              <w:r w:rsidRPr="00C733E3">
                <w:rPr>
                  <w:rFonts w:ascii="Times New Roman" w:hAnsi="Times New Roman" w:cs="Times New Roman"/>
                  <w:sz w:val="24"/>
                  <w:szCs w:val="24"/>
                  <w:lang w:val="en-IN"/>
                </w:rPr>
                <w:t>Tobin's Q</w:t>
              </w:r>
            </w:ins>
          </w:p>
        </w:tc>
        <w:tc>
          <w:tcPr>
            <w:tcW w:w="0" w:type="auto"/>
            <w:hideMark/>
            <w:tcPrChange w:id="1433" w:author="JAGADEESHWAR REDDY" w:date="2026-08-16T17:03:00Z" w16du:dateUtc="2026-08-16T11:33:00Z">
              <w:tcPr>
                <w:tcW w:w="0" w:type="auto"/>
                <w:gridSpan w:val="2"/>
                <w:vAlign w:val="center"/>
                <w:hideMark/>
              </w:tcPr>
            </w:tcPrChange>
          </w:tcPr>
          <w:p w14:paraId="57B39369"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34" w:author="JAGADEESHWAR REDDY" w:date="2026-08-16T17:02:00Z"/>
                <w:rFonts w:ascii="Times New Roman" w:hAnsi="Times New Roman" w:cs="Times New Roman"/>
                <w:sz w:val="24"/>
                <w:szCs w:val="24"/>
                <w:lang w:val="en-IN"/>
              </w:rPr>
              <w:pPrChange w:id="143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36" w:author="JAGADEESHWAR REDDY" w:date="2026-08-16T17:02:00Z">
              <w:r w:rsidRPr="00625AF5">
                <w:rPr>
                  <w:rFonts w:ascii="Times New Roman" w:hAnsi="Times New Roman" w:cs="Times New Roman"/>
                  <w:sz w:val="24"/>
                  <w:szCs w:val="24"/>
                  <w:lang w:val="en-IN"/>
                </w:rPr>
                <w:t>0.177**</w:t>
              </w:r>
            </w:ins>
          </w:p>
        </w:tc>
        <w:tc>
          <w:tcPr>
            <w:tcW w:w="0" w:type="auto"/>
            <w:hideMark/>
            <w:tcPrChange w:id="1437" w:author="JAGADEESHWAR REDDY" w:date="2026-08-16T17:03:00Z" w16du:dateUtc="2026-08-16T11:33:00Z">
              <w:tcPr>
                <w:tcW w:w="0" w:type="auto"/>
                <w:gridSpan w:val="2"/>
                <w:vAlign w:val="center"/>
                <w:hideMark/>
              </w:tcPr>
            </w:tcPrChange>
          </w:tcPr>
          <w:p w14:paraId="1F2B10B2"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38" w:author="JAGADEESHWAR REDDY" w:date="2026-08-16T17:02:00Z"/>
                <w:rFonts w:ascii="Times New Roman" w:hAnsi="Times New Roman" w:cs="Times New Roman"/>
                <w:sz w:val="24"/>
                <w:szCs w:val="24"/>
                <w:lang w:val="en-IN"/>
              </w:rPr>
              <w:pPrChange w:id="143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40" w:author="JAGADEESHWAR REDDY" w:date="2026-08-16T17:02:00Z">
              <w:r w:rsidRPr="00625AF5">
                <w:rPr>
                  <w:rFonts w:ascii="Times New Roman" w:hAnsi="Times New Roman" w:cs="Times New Roman"/>
                  <w:sz w:val="24"/>
                  <w:szCs w:val="24"/>
                  <w:lang w:val="en-IN"/>
                </w:rPr>
                <w:t>0.142*</w:t>
              </w:r>
            </w:ins>
          </w:p>
        </w:tc>
        <w:tc>
          <w:tcPr>
            <w:tcW w:w="1311" w:type="dxa"/>
            <w:hideMark/>
            <w:tcPrChange w:id="1441" w:author="JAGADEESHWAR REDDY" w:date="2026-08-16T17:03:00Z" w16du:dateUtc="2026-08-16T11:33:00Z">
              <w:tcPr>
                <w:tcW w:w="0" w:type="auto"/>
                <w:vAlign w:val="center"/>
                <w:hideMark/>
              </w:tcPr>
            </w:tcPrChange>
          </w:tcPr>
          <w:p w14:paraId="522C3635"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42" w:author="JAGADEESHWAR REDDY" w:date="2026-08-16T17:02:00Z"/>
                <w:rFonts w:ascii="Times New Roman" w:hAnsi="Times New Roman" w:cs="Times New Roman"/>
                <w:sz w:val="24"/>
                <w:szCs w:val="24"/>
                <w:lang w:val="en-IN"/>
              </w:rPr>
              <w:pPrChange w:id="1443"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44" w:author="JAGADEESHWAR REDDY" w:date="2026-08-16T17:02:00Z">
              <w:r w:rsidRPr="00625AF5">
                <w:rPr>
                  <w:rFonts w:ascii="Times New Roman" w:hAnsi="Times New Roman" w:cs="Times New Roman"/>
                  <w:sz w:val="24"/>
                  <w:szCs w:val="24"/>
                  <w:lang w:val="en-IN"/>
                </w:rPr>
                <w:t>1.000</w:t>
              </w:r>
            </w:ins>
          </w:p>
        </w:tc>
        <w:tc>
          <w:tcPr>
            <w:tcW w:w="1081" w:type="dxa"/>
            <w:hideMark/>
            <w:tcPrChange w:id="1445" w:author="JAGADEESHWAR REDDY" w:date="2026-08-16T17:03:00Z" w16du:dateUtc="2026-08-16T11:33:00Z">
              <w:tcPr>
                <w:tcW w:w="0" w:type="auto"/>
                <w:gridSpan w:val="3"/>
                <w:vAlign w:val="center"/>
                <w:hideMark/>
              </w:tcPr>
            </w:tcPrChange>
          </w:tcPr>
          <w:p w14:paraId="05287C47"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46" w:author="JAGADEESHWAR REDDY" w:date="2026-08-16T17:02:00Z"/>
                <w:rFonts w:ascii="Times New Roman" w:hAnsi="Times New Roman" w:cs="Times New Roman"/>
                <w:sz w:val="24"/>
                <w:szCs w:val="24"/>
                <w:lang w:val="en-IN"/>
              </w:rPr>
              <w:pPrChange w:id="1447"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48" w:author="JAGADEESHWAR REDDY" w:date="2026-08-16T17:02:00Z">
              <w:r w:rsidRPr="00625AF5">
                <w:rPr>
                  <w:rFonts w:ascii="Times New Roman" w:hAnsi="Times New Roman" w:cs="Times New Roman"/>
                  <w:sz w:val="24"/>
                  <w:szCs w:val="24"/>
                  <w:lang w:val="en-IN"/>
                </w:rPr>
                <w:t>0.121</w:t>
              </w:r>
            </w:ins>
          </w:p>
        </w:tc>
        <w:tc>
          <w:tcPr>
            <w:tcW w:w="0" w:type="auto"/>
            <w:hideMark/>
            <w:tcPrChange w:id="1449" w:author="JAGADEESHWAR REDDY" w:date="2026-08-16T17:03:00Z" w16du:dateUtc="2026-08-16T11:33:00Z">
              <w:tcPr>
                <w:tcW w:w="0" w:type="auto"/>
                <w:gridSpan w:val="2"/>
                <w:vAlign w:val="center"/>
                <w:hideMark/>
              </w:tcPr>
            </w:tcPrChange>
          </w:tcPr>
          <w:p w14:paraId="7D346E48"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50" w:author="JAGADEESHWAR REDDY" w:date="2026-08-16T17:02:00Z"/>
                <w:rFonts w:ascii="Times New Roman" w:hAnsi="Times New Roman" w:cs="Times New Roman"/>
                <w:sz w:val="24"/>
                <w:szCs w:val="24"/>
                <w:lang w:val="en-IN"/>
              </w:rPr>
              <w:pPrChange w:id="1451"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52" w:author="JAGADEESHWAR REDDY" w:date="2026-08-16T17:02:00Z">
              <w:r w:rsidRPr="00625AF5">
                <w:rPr>
                  <w:rFonts w:ascii="Times New Roman" w:hAnsi="Times New Roman" w:cs="Times New Roman"/>
                  <w:sz w:val="24"/>
                  <w:szCs w:val="24"/>
                  <w:lang w:val="en-IN"/>
                </w:rPr>
                <w:t>0.147*</w:t>
              </w:r>
            </w:ins>
          </w:p>
        </w:tc>
        <w:tc>
          <w:tcPr>
            <w:tcW w:w="1388" w:type="dxa"/>
            <w:hideMark/>
            <w:tcPrChange w:id="1453" w:author="JAGADEESHWAR REDDY" w:date="2026-08-16T17:03:00Z" w16du:dateUtc="2026-08-16T11:33:00Z">
              <w:tcPr>
                <w:tcW w:w="0" w:type="auto"/>
                <w:vAlign w:val="center"/>
                <w:hideMark/>
              </w:tcPr>
            </w:tcPrChange>
          </w:tcPr>
          <w:p w14:paraId="5F77ACBA"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54" w:author="JAGADEESHWAR REDDY" w:date="2026-08-16T17:02:00Z"/>
                <w:rFonts w:ascii="Times New Roman" w:hAnsi="Times New Roman" w:cs="Times New Roman"/>
                <w:sz w:val="24"/>
                <w:szCs w:val="24"/>
                <w:lang w:val="en-IN"/>
              </w:rPr>
              <w:pPrChange w:id="145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456" w:author="JAGADEESHWAR REDDY" w:date="2026-08-16T17:02:00Z">
              <w:r w:rsidRPr="00625AF5">
                <w:rPr>
                  <w:rFonts w:ascii="Times New Roman" w:hAnsi="Times New Roman" w:cs="Times New Roman"/>
                  <w:sz w:val="24"/>
                  <w:szCs w:val="24"/>
                  <w:lang w:val="en-IN"/>
                </w:rPr>
                <w:t>-0.451**</w:t>
              </w:r>
            </w:ins>
          </w:p>
        </w:tc>
      </w:tr>
      <w:tr w:rsidR="00625AF5" w:rsidRPr="00625AF5" w14:paraId="502B82D6" w14:textId="77777777" w:rsidTr="00AC7582">
        <w:trPr>
          <w:ins w:id="1457" w:author="JAGADEESHWAR REDDY" w:date="2026-08-16T17:02:00Z"/>
          <w:trPrChange w:id="1458"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59" w:author="JAGADEESHWAR REDDY" w:date="2026-08-16T17:03:00Z" w16du:dateUtc="2026-08-16T11:33:00Z">
              <w:tcPr>
                <w:tcW w:w="0" w:type="auto"/>
                <w:gridSpan w:val="3"/>
                <w:vAlign w:val="center"/>
                <w:hideMark/>
              </w:tcPr>
            </w:tcPrChange>
          </w:tcPr>
          <w:p w14:paraId="287501A0" w14:textId="77777777" w:rsidR="00625AF5" w:rsidRPr="00C733E3" w:rsidRDefault="00625AF5">
            <w:pPr>
              <w:spacing w:after="160" w:line="360" w:lineRule="auto"/>
              <w:jc w:val="center"/>
              <w:rPr>
                <w:ins w:id="1460" w:author="JAGADEESHWAR REDDY" w:date="2026-08-16T17:02:00Z"/>
                <w:rFonts w:ascii="Times New Roman" w:hAnsi="Times New Roman" w:cs="Times New Roman"/>
                <w:b w:val="0"/>
                <w:bCs w:val="0"/>
                <w:sz w:val="24"/>
                <w:szCs w:val="24"/>
                <w:lang w:val="en-IN"/>
                <w:rPrChange w:id="1461" w:author="JAGADEESHWAR REDDY" w:date="2026-08-16T17:36:00Z" w16du:dateUtc="2026-08-16T12:06:00Z">
                  <w:rPr>
                    <w:ins w:id="1462" w:author="JAGADEESHWAR REDDY" w:date="2026-08-16T17:02:00Z"/>
                    <w:rFonts w:ascii="Times New Roman" w:hAnsi="Times New Roman" w:cs="Times New Roman"/>
                    <w:sz w:val="24"/>
                    <w:szCs w:val="24"/>
                    <w:lang w:val="en-IN"/>
                  </w:rPr>
                </w:rPrChange>
              </w:rPr>
              <w:pPrChange w:id="1463" w:author="JAGADEESHWAR REDDY" w:date="2026-08-16T17:03:00Z" w16du:dateUtc="2026-08-16T11:33:00Z">
                <w:pPr>
                  <w:spacing w:after="160" w:line="360" w:lineRule="auto"/>
                </w:pPr>
              </w:pPrChange>
            </w:pPr>
            <w:ins w:id="1464" w:author="JAGADEESHWAR REDDY" w:date="2026-08-16T17:02:00Z">
              <w:r w:rsidRPr="00C733E3">
                <w:rPr>
                  <w:rFonts w:ascii="Times New Roman" w:hAnsi="Times New Roman" w:cs="Times New Roman"/>
                  <w:sz w:val="24"/>
                  <w:szCs w:val="24"/>
                  <w:lang w:val="en-IN"/>
                </w:rPr>
                <w:t>Debt-to-Equity Ratio</w:t>
              </w:r>
            </w:ins>
          </w:p>
        </w:tc>
        <w:tc>
          <w:tcPr>
            <w:tcW w:w="0" w:type="auto"/>
            <w:hideMark/>
            <w:tcPrChange w:id="1465" w:author="JAGADEESHWAR REDDY" w:date="2026-08-16T17:03:00Z" w16du:dateUtc="2026-08-16T11:33:00Z">
              <w:tcPr>
                <w:tcW w:w="0" w:type="auto"/>
                <w:gridSpan w:val="2"/>
                <w:vAlign w:val="center"/>
                <w:hideMark/>
              </w:tcPr>
            </w:tcPrChange>
          </w:tcPr>
          <w:p w14:paraId="2BCC322A"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66" w:author="JAGADEESHWAR REDDY" w:date="2026-08-16T17:02:00Z"/>
                <w:rFonts w:ascii="Times New Roman" w:hAnsi="Times New Roman" w:cs="Times New Roman"/>
                <w:sz w:val="24"/>
                <w:szCs w:val="24"/>
                <w:lang w:val="en-IN"/>
              </w:rPr>
              <w:pPrChange w:id="1467"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68" w:author="JAGADEESHWAR REDDY" w:date="2026-08-16T17:02:00Z">
              <w:r w:rsidRPr="00625AF5">
                <w:rPr>
                  <w:rFonts w:ascii="Times New Roman" w:hAnsi="Times New Roman" w:cs="Times New Roman"/>
                  <w:sz w:val="24"/>
                  <w:szCs w:val="24"/>
                  <w:lang w:val="en-IN"/>
                </w:rPr>
                <w:t>-0.072</w:t>
              </w:r>
            </w:ins>
          </w:p>
        </w:tc>
        <w:tc>
          <w:tcPr>
            <w:tcW w:w="0" w:type="auto"/>
            <w:hideMark/>
            <w:tcPrChange w:id="1469" w:author="JAGADEESHWAR REDDY" w:date="2026-08-16T17:03:00Z" w16du:dateUtc="2026-08-16T11:33:00Z">
              <w:tcPr>
                <w:tcW w:w="0" w:type="auto"/>
                <w:gridSpan w:val="2"/>
                <w:vAlign w:val="center"/>
                <w:hideMark/>
              </w:tcPr>
            </w:tcPrChange>
          </w:tcPr>
          <w:p w14:paraId="53AD4355"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70" w:author="JAGADEESHWAR REDDY" w:date="2026-08-16T17:02:00Z"/>
                <w:rFonts w:ascii="Times New Roman" w:hAnsi="Times New Roman" w:cs="Times New Roman"/>
                <w:sz w:val="24"/>
                <w:szCs w:val="24"/>
                <w:lang w:val="en-IN"/>
              </w:rPr>
              <w:pPrChange w:id="1471"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72" w:author="JAGADEESHWAR REDDY" w:date="2026-08-16T17:02:00Z">
              <w:r w:rsidRPr="00625AF5">
                <w:rPr>
                  <w:rFonts w:ascii="Times New Roman" w:hAnsi="Times New Roman" w:cs="Times New Roman"/>
                  <w:sz w:val="24"/>
                  <w:szCs w:val="24"/>
                  <w:lang w:val="en-IN"/>
                </w:rPr>
                <w:t>-0.082</w:t>
              </w:r>
            </w:ins>
          </w:p>
        </w:tc>
        <w:tc>
          <w:tcPr>
            <w:tcW w:w="1311" w:type="dxa"/>
            <w:hideMark/>
            <w:tcPrChange w:id="1473" w:author="JAGADEESHWAR REDDY" w:date="2026-08-16T17:03:00Z" w16du:dateUtc="2026-08-16T11:33:00Z">
              <w:tcPr>
                <w:tcW w:w="0" w:type="auto"/>
                <w:vAlign w:val="center"/>
                <w:hideMark/>
              </w:tcPr>
            </w:tcPrChange>
          </w:tcPr>
          <w:p w14:paraId="38FCF80F"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74" w:author="JAGADEESHWAR REDDY" w:date="2026-08-16T17:02:00Z"/>
                <w:rFonts w:ascii="Times New Roman" w:hAnsi="Times New Roman" w:cs="Times New Roman"/>
                <w:sz w:val="24"/>
                <w:szCs w:val="24"/>
                <w:lang w:val="en-IN"/>
              </w:rPr>
              <w:pPrChange w:id="147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76" w:author="JAGADEESHWAR REDDY" w:date="2026-08-16T17:02:00Z">
              <w:r w:rsidRPr="00625AF5">
                <w:rPr>
                  <w:rFonts w:ascii="Times New Roman" w:hAnsi="Times New Roman" w:cs="Times New Roman"/>
                  <w:sz w:val="24"/>
                  <w:szCs w:val="24"/>
                  <w:lang w:val="en-IN"/>
                </w:rPr>
                <w:t>0.121</w:t>
              </w:r>
            </w:ins>
          </w:p>
        </w:tc>
        <w:tc>
          <w:tcPr>
            <w:tcW w:w="1081" w:type="dxa"/>
            <w:hideMark/>
            <w:tcPrChange w:id="1477" w:author="JAGADEESHWAR REDDY" w:date="2026-08-16T17:03:00Z" w16du:dateUtc="2026-08-16T11:33:00Z">
              <w:tcPr>
                <w:tcW w:w="0" w:type="auto"/>
                <w:gridSpan w:val="3"/>
                <w:vAlign w:val="center"/>
                <w:hideMark/>
              </w:tcPr>
            </w:tcPrChange>
          </w:tcPr>
          <w:p w14:paraId="5BC52BAB"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78" w:author="JAGADEESHWAR REDDY" w:date="2026-08-16T17:02:00Z"/>
                <w:rFonts w:ascii="Times New Roman" w:hAnsi="Times New Roman" w:cs="Times New Roman"/>
                <w:sz w:val="24"/>
                <w:szCs w:val="24"/>
                <w:lang w:val="en-IN"/>
              </w:rPr>
              <w:pPrChange w:id="147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80" w:author="JAGADEESHWAR REDDY" w:date="2026-08-16T17:02:00Z">
              <w:r w:rsidRPr="00625AF5">
                <w:rPr>
                  <w:rFonts w:ascii="Times New Roman" w:hAnsi="Times New Roman" w:cs="Times New Roman"/>
                  <w:sz w:val="24"/>
                  <w:szCs w:val="24"/>
                  <w:lang w:val="en-IN"/>
                </w:rPr>
                <w:t>1.000</w:t>
              </w:r>
            </w:ins>
          </w:p>
        </w:tc>
        <w:tc>
          <w:tcPr>
            <w:tcW w:w="0" w:type="auto"/>
            <w:hideMark/>
            <w:tcPrChange w:id="1481" w:author="JAGADEESHWAR REDDY" w:date="2026-08-16T17:03:00Z" w16du:dateUtc="2026-08-16T11:33:00Z">
              <w:tcPr>
                <w:tcW w:w="0" w:type="auto"/>
                <w:gridSpan w:val="2"/>
                <w:vAlign w:val="center"/>
                <w:hideMark/>
              </w:tcPr>
            </w:tcPrChange>
          </w:tcPr>
          <w:p w14:paraId="36291F41"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82" w:author="JAGADEESHWAR REDDY" w:date="2026-08-16T17:02:00Z"/>
                <w:rFonts w:ascii="Times New Roman" w:hAnsi="Times New Roman" w:cs="Times New Roman"/>
                <w:sz w:val="24"/>
                <w:szCs w:val="24"/>
                <w:lang w:val="en-IN"/>
              </w:rPr>
              <w:pPrChange w:id="1483"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84" w:author="JAGADEESHWAR REDDY" w:date="2026-08-16T17:02:00Z">
              <w:r w:rsidRPr="00625AF5">
                <w:rPr>
                  <w:rFonts w:ascii="Times New Roman" w:hAnsi="Times New Roman" w:cs="Times New Roman"/>
                  <w:sz w:val="24"/>
                  <w:szCs w:val="24"/>
                  <w:lang w:val="en-IN"/>
                </w:rPr>
                <w:t>0.075</w:t>
              </w:r>
            </w:ins>
          </w:p>
        </w:tc>
        <w:tc>
          <w:tcPr>
            <w:tcW w:w="1388" w:type="dxa"/>
            <w:hideMark/>
            <w:tcPrChange w:id="1485" w:author="JAGADEESHWAR REDDY" w:date="2026-08-16T17:03:00Z" w16du:dateUtc="2026-08-16T11:33:00Z">
              <w:tcPr>
                <w:tcW w:w="0" w:type="auto"/>
                <w:vAlign w:val="center"/>
                <w:hideMark/>
              </w:tcPr>
            </w:tcPrChange>
          </w:tcPr>
          <w:p w14:paraId="62A0DC2D"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486" w:author="JAGADEESHWAR REDDY" w:date="2026-08-16T17:02:00Z"/>
                <w:rFonts w:ascii="Times New Roman" w:hAnsi="Times New Roman" w:cs="Times New Roman"/>
                <w:sz w:val="24"/>
                <w:szCs w:val="24"/>
                <w:lang w:val="en-IN"/>
              </w:rPr>
              <w:pPrChange w:id="1487"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488" w:author="JAGADEESHWAR REDDY" w:date="2026-08-16T17:02:00Z">
              <w:r w:rsidRPr="00625AF5">
                <w:rPr>
                  <w:rFonts w:ascii="Times New Roman" w:hAnsi="Times New Roman" w:cs="Times New Roman"/>
                  <w:sz w:val="24"/>
                  <w:szCs w:val="24"/>
                  <w:lang w:val="en-IN"/>
                </w:rPr>
                <w:t>0.036</w:t>
              </w:r>
            </w:ins>
          </w:p>
        </w:tc>
      </w:tr>
      <w:tr w:rsidR="00625AF5" w:rsidRPr="00625AF5" w14:paraId="1F1C1E20" w14:textId="77777777" w:rsidTr="00AC7582">
        <w:trPr>
          <w:cnfStyle w:val="000000100000" w:firstRow="0" w:lastRow="0" w:firstColumn="0" w:lastColumn="0" w:oddVBand="0" w:evenVBand="0" w:oddHBand="1" w:evenHBand="0" w:firstRowFirstColumn="0" w:firstRowLastColumn="0" w:lastRowFirstColumn="0" w:lastRowLastColumn="0"/>
          <w:ins w:id="1489" w:author="JAGADEESHWAR REDDY" w:date="2026-08-16T17:02:00Z"/>
          <w:trPrChange w:id="1490"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491" w:author="JAGADEESHWAR REDDY" w:date="2026-08-16T17:03:00Z" w16du:dateUtc="2026-08-16T11:33:00Z">
              <w:tcPr>
                <w:tcW w:w="0" w:type="auto"/>
                <w:gridSpan w:val="3"/>
                <w:vAlign w:val="center"/>
                <w:hideMark/>
              </w:tcPr>
            </w:tcPrChange>
          </w:tcPr>
          <w:p w14:paraId="30473970" w14:textId="77777777" w:rsidR="00625AF5" w:rsidRPr="00C733E3" w:rsidRDefault="00625AF5">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492" w:author="JAGADEESHWAR REDDY" w:date="2026-08-16T17:02:00Z"/>
                <w:rFonts w:ascii="Times New Roman" w:hAnsi="Times New Roman" w:cs="Times New Roman"/>
                <w:b w:val="0"/>
                <w:bCs w:val="0"/>
                <w:sz w:val="24"/>
                <w:szCs w:val="24"/>
                <w:lang w:val="en-IN"/>
                <w:rPrChange w:id="1493" w:author="JAGADEESHWAR REDDY" w:date="2026-08-16T17:36:00Z" w16du:dateUtc="2026-08-16T12:06:00Z">
                  <w:rPr>
                    <w:ins w:id="1494" w:author="JAGADEESHWAR REDDY" w:date="2026-08-16T17:02:00Z"/>
                    <w:rFonts w:ascii="Times New Roman" w:hAnsi="Times New Roman" w:cs="Times New Roman"/>
                    <w:sz w:val="24"/>
                    <w:szCs w:val="24"/>
                    <w:lang w:val="en-IN"/>
                  </w:rPr>
                </w:rPrChange>
              </w:rPr>
              <w:pPrChange w:id="1495" w:author="JAGADEESHWAR REDDY" w:date="2026-08-16T17:03:00Z" w16du:dateUtc="2026-08-16T11:3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496" w:author="JAGADEESHWAR REDDY" w:date="2026-08-16T17:02:00Z">
              <w:r w:rsidRPr="00C733E3">
                <w:rPr>
                  <w:rFonts w:ascii="Times New Roman" w:hAnsi="Times New Roman" w:cs="Times New Roman"/>
                  <w:sz w:val="24"/>
                  <w:szCs w:val="24"/>
                  <w:lang w:val="en-IN"/>
                </w:rPr>
                <w:t>Ln(Total Assets)</w:t>
              </w:r>
            </w:ins>
          </w:p>
        </w:tc>
        <w:tc>
          <w:tcPr>
            <w:tcW w:w="0" w:type="auto"/>
            <w:hideMark/>
            <w:tcPrChange w:id="1497" w:author="JAGADEESHWAR REDDY" w:date="2026-08-16T17:03:00Z" w16du:dateUtc="2026-08-16T11:33:00Z">
              <w:tcPr>
                <w:tcW w:w="0" w:type="auto"/>
                <w:gridSpan w:val="2"/>
                <w:vAlign w:val="center"/>
                <w:hideMark/>
              </w:tcPr>
            </w:tcPrChange>
          </w:tcPr>
          <w:p w14:paraId="37735488"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498" w:author="JAGADEESHWAR REDDY" w:date="2026-08-16T17:02:00Z"/>
                <w:rFonts w:ascii="Times New Roman" w:hAnsi="Times New Roman" w:cs="Times New Roman"/>
                <w:sz w:val="24"/>
                <w:szCs w:val="24"/>
                <w:lang w:val="en-IN"/>
              </w:rPr>
              <w:pPrChange w:id="149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00" w:author="JAGADEESHWAR REDDY" w:date="2026-08-16T17:02:00Z">
              <w:r w:rsidRPr="00625AF5">
                <w:rPr>
                  <w:rFonts w:ascii="Times New Roman" w:hAnsi="Times New Roman" w:cs="Times New Roman"/>
                  <w:sz w:val="24"/>
                  <w:szCs w:val="24"/>
                  <w:lang w:val="en-IN"/>
                </w:rPr>
                <w:t>0.435**</w:t>
              </w:r>
            </w:ins>
          </w:p>
        </w:tc>
        <w:tc>
          <w:tcPr>
            <w:tcW w:w="0" w:type="auto"/>
            <w:hideMark/>
            <w:tcPrChange w:id="1501" w:author="JAGADEESHWAR REDDY" w:date="2026-08-16T17:03:00Z" w16du:dateUtc="2026-08-16T11:33:00Z">
              <w:tcPr>
                <w:tcW w:w="0" w:type="auto"/>
                <w:gridSpan w:val="2"/>
                <w:vAlign w:val="center"/>
                <w:hideMark/>
              </w:tcPr>
            </w:tcPrChange>
          </w:tcPr>
          <w:p w14:paraId="5E7EACE3"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502" w:author="JAGADEESHWAR REDDY" w:date="2026-08-16T17:02:00Z"/>
                <w:rFonts w:ascii="Times New Roman" w:hAnsi="Times New Roman" w:cs="Times New Roman"/>
                <w:sz w:val="24"/>
                <w:szCs w:val="24"/>
                <w:lang w:val="en-IN"/>
              </w:rPr>
              <w:pPrChange w:id="1503"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04" w:author="JAGADEESHWAR REDDY" w:date="2026-08-16T17:02:00Z">
              <w:r w:rsidRPr="00625AF5">
                <w:rPr>
                  <w:rFonts w:ascii="Times New Roman" w:hAnsi="Times New Roman" w:cs="Times New Roman"/>
                  <w:sz w:val="24"/>
                  <w:szCs w:val="24"/>
                  <w:lang w:val="en-IN"/>
                </w:rPr>
                <w:t>-0.308**</w:t>
              </w:r>
            </w:ins>
          </w:p>
        </w:tc>
        <w:tc>
          <w:tcPr>
            <w:tcW w:w="1311" w:type="dxa"/>
            <w:hideMark/>
            <w:tcPrChange w:id="1505" w:author="JAGADEESHWAR REDDY" w:date="2026-08-16T17:03:00Z" w16du:dateUtc="2026-08-16T11:33:00Z">
              <w:tcPr>
                <w:tcW w:w="0" w:type="auto"/>
                <w:vAlign w:val="center"/>
                <w:hideMark/>
              </w:tcPr>
            </w:tcPrChange>
          </w:tcPr>
          <w:p w14:paraId="3CBB653E"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506" w:author="JAGADEESHWAR REDDY" w:date="2026-08-16T17:02:00Z"/>
                <w:rFonts w:ascii="Times New Roman" w:hAnsi="Times New Roman" w:cs="Times New Roman"/>
                <w:sz w:val="24"/>
                <w:szCs w:val="24"/>
                <w:lang w:val="en-IN"/>
              </w:rPr>
              <w:pPrChange w:id="1507"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08" w:author="JAGADEESHWAR REDDY" w:date="2026-08-16T17:02:00Z">
              <w:r w:rsidRPr="00625AF5">
                <w:rPr>
                  <w:rFonts w:ascii="Times New Roman" w:hAnsi="Times New Roman" w:cs="Times New Roman"/>
                  <w:sz w:val="24"/>
                  <w:szCs w:val="24"/>
                  <w:lang w:val="en-IN"/>
                </w:rPr>
                <w:t>0.147*</w:t>
              </w:r>
            </w:ins>
          </w:p>
        </w:tc>
        <w:tc>
          <w:tcPr>
            <w:tcW w:w="1081" w:type="dxa"/>
            <w:hideMark/>
            <w:tcPrChange w:id="1509" w:author="JAGADEESHWAR REDDY" w:date="2026-08-16T17:03:00Z" w16du:dateUtc="2026-08-16T11:33:00Z">
              <w:tcPr>
                <w:tcW w:w="0" w:type="auto"/>
                <w:gridSpan w:val="3"/>
                <w:vAlign w:val="center"/>
                <w:hideMark/>
              </w:tcPr>
            </w:tcPrChange>
          </w:tcPr>
          <w:p w14:paraId="7C27E11F"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510" w:author="JAGADEESHWAR REDDY" w:date="2026-08-16T17:02:00Z"/>
                <w:rFonts w:ascii="Times New Roman" w:hAnsi="Times New Roman" w:cs="Times New Roman"/>
                <w:sz w:val="24"/>
                <w:szCs w:val="24"/>
                <w:lang w:val="en-IN"/>
              </w:rPr>
              <w:pPrChange w:id="1511"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12" w:author="JAGADEESHWAR REDDY" w:date="2026-08-16T17:02:00Z">
              <w:r w:rsidRPr="00625AF5">
                <w:rPr>
                  <w:rFonts w:ascii="Times New Roman" w:hAnsi="Times New Roman" w:cs="Times New Roman"/>
                  <w:sz w:val="24"/>
                  <w:szCs w:val="24"/>
                  <w:lang w:val="en-IN"/>
                </w:rPr>
                <w:t>0.075</w:t>
              </w:r>
            </w:ins>
          </w:p>
        </w:tc>
        <w:tc>
          <w:tcPr>
            <w:tcW w:w="0" w:type="auto"/>
            <w:hideMark/>
            <w:tcPrChange w:id="1513" w:author="JAGADEESHWAR REDDY" w:date="2026-08-16T17:03:00Z" w16du:dateUtc="2026-08-16T11:33:00Z">
              <w:tcPr>
                <w:tcW w:w="0" w:type="auto"/>
                <w:gridSpan w:val="2"/>
                <w:vAlign w:val="center"/>
                <w:hideMark/>
              </w:tcPr>
            </w:tcPrChange>
          </w:tcPr>
          <w:p w14:paraId="20F46E28"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514" w:author="JAGADEESHWAR REDDY" w:date="2026-08-16T17:02:00Z"/>
                <w:rFonts w:ascii="Times New Roman" w:hAnsi="Times New Roman" w:cs="Times New Roman"/>
                <w:sz w:val="24"/>
                <w:szCs w:val="24"/>
                <w:lang w:val="en-IN"/>
              </w:rPr>
              <w:pPrChange w:id="1515"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16" w:author="JAGADEESHWAR REDDY" w:date="2026-08-16T17:02:00Z">
              <w:r w:rsidRPr="00625AF5">
                <w:rPr>
                  <w:rFonts w:ascii="Times New Roman" w:hAnsi="Times New Roman" w:cs="Times New Roman"/>
                  <w:sz w:val="24"/>
                  <w:szCs w:val="24"/>
                  <w:lang w:val="en-IN"/>
                </w:rPr>
                <w:t>1.000</w:t>
              </w:r>
            </w:ins>
          </w:p>
        </w:tc>
        <w:tc>
          <w:tcPr>
            <w:tcW w:w="1388" w:type="dxa"/>
            <w:hideMark/>
            <w:tcPrChange w:id="1517" w:author="JAGADEESHWAR REDDY" w:date="2026-08-16T17:03:00Z" w16du:dateUtc="2026-08-16T11:33:00Z">
              <w:tcPr>
                <w:tcW w:w="0" w:type="auto"/>
                <w:vAlign w:val="center"/>
                <w:hideMark/>
              </w:tcPr>
            </w:tcPrChange>
          </w:tcPr>
          <w:p w14:paraId="5C32ACCD" w14:textId="77777777" w:rsidR="00625AF5" w:rsidRPr="00625AF5" w:rsidRDefault="00625AF5">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518" w:author="JAGADEESHWAR REDDY" w:date="2026-08-16T17:02:00Z"/>
                <w:rFonts w:ascii="Times New Roman" w:hAnsi="Times New Roman" w:cs="Times New Roman"/>
                <w:sz w:val="24"/>
                <w:szCs w:val="24"/>
                <w:lang w:val="en-IN"/>
              </w:rPr>
              <w:pPrChange w:id="1519" w:author="JAGADEESHWAR REDDY" w:date="2026-08-16T17:03:00Z" w16du:dateUtc="2026-08-16T11:3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520" w:author="JAGADEESHWAR REDDY" w:date="2026-08-16T17:02:00Z">
              <w:r w:rsidRPr="00625AF5">
                <w:rPr>
                  <w:rFonts w:ascii="Times New Roman" w:hAnsi="Times New Roman" w:cs="Times New Roman"/>
                  <w:sz w:val="24"/>
                  <w:szCs w:val="24"/>
                  <w:lang w:val="en-IN"/>
                </w:rPr>
                <w:t>-0.182**</w:t>
              </w:r>
            </w:ins>
          </w:p>
        </w:tc>
      </w:tr>
      <w:tr w:rsidR="00625AF5" w:rsidRPr="00625AF5" w14:paraId="6924AC14" w14:textId="77777777" w:rsidTr="00AC7582">
        <w:trPr>
          <w:ins w:id="1521" w:author="JAGADEESHWAR REDDY" w:date="2026-08-16T17:02:00Z"/>
          <w:trPrChange w:id="1522" w:author="JAGADEESHWAR REDDY" w:date="2026-08-16T17:03:00Z" w16du:dateUtc="2026-08-16T11:3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523" w:author="JAGADEESHWAR REDDY" w:date="2026-08-16T17:03:00Z" w16du:dateUtc="2026-08-16T11:33:00Z">
              <w:tcPr>
                <w:tcW w:w="0" w:type="auto"/>
                <w:gridSpan w:val="3"/>
                <w:vAlign w:val="center"/>
                <w:hideMark/>
              </w:tcPr>
            </w:tcPrChange>
          </w:tcPr>
          <w:p w14:paraId="14BC6973" w14:textId="77777777" w:rsidR="00625AF5" w:rsidRPr="00C733E3" w:rsidRDefault="00625AF5">
            <w:pPr>
              <w:spacing w:after="160" w:line="360" w:lineRule="auto"/>
              <w:jc w:val="center"/>
              <w:rPr>
                <w:ins w:id="1524" w:author="JAGADEESHWAR REDDY" w:date="2026-08-16T17:02:00Z"/>
                <w:rFonts w:ascii="Times New Roman" w:hAnsi="Times New Roman" w:cs="Times New Roman"/>
                <w:b w:val="0"/>
                <w:bCs w:val="0"/>
                <w:sz w:val="24"/>
                <w:szCs w:val="24"/>
                <w:lang w:val="en-IN"/>
                <w:rPrChange w:id="1525" w:author="JAGADEESHWAR REDDY" w:date="2026-08-16T17:36:00Z" w16du:dateUtc="2026-08-16T12:06:00Z">
                  <w:rPr>
                    <w:ins w:id="1526" w:author="JAGADEESHWAR REDDY" w:date="2026-08-16T17:02:00Z"/>
                    <w:rFonts w:ascii="Times New Roman" w:hAnsi="Times New Roman" w:cs="Times New Roman"/>
                    <w:sz w:val="24"/>
                    <w:szCs w:val="24"/>
                    <w:lang w:val="en-IN"/>
                  </w:rPr>
                </w:rPrChange>
              </w:rPr>
              <w:pPrChange w:id="1527" w:author="JAGADEESHWAR REDDY" w:date="2026-08-16T17:03:00Z" w16du:dateUtc="2026-08-16T11:33:00Z">
                <w:pPr>
                  <w:spacing w:after="160" w:line="360" w:lineRule="auto"/>
                </w:pPr>
              </w:pPrChange>
            </w:pPr>
            <w:ins w:id="1528" w:author="JAGADEESHWAR REDDY" w:date="2026-08-16T17:02:00Z">
              <w:r w:rsidRPr="00C733E3">
                <w:rPr>
                  <w:rFonts w:ascii="Times New Roman" w:hAnsi="Times New Roman" w:cs="Times New Roman"/>
                  <w:sz w:val="24"/>
                  <w:szCs w:val="24"/>
                  <w:lang w:val="en-IN"/>
                </w:rPr>
                <w:t>Firm Age</w:t>
              </w:r>
            </w:ins>
          </w:p>
        </w:tc>
        <w:tc>
          <w:tcPr>
            <w:tcW w:w="0" w:type="auto"/>
            <w:hideMark/>
            <w:tcPrChange w:id="1529" w:author="JAGADEESHWAR REDDY" w:date="2026-08-16T17:03:00Z" w16du:dateUtc="2026-08-16T11:33:00Z">
              <w:tcPr>
                <w:tcW w:w="0" w:type="auto"/>
                <w:gridSpan w:val="2"/>
                <w:vAlign w:val="center"/>
                <w:hideMark/>
              </w:tcPr>
            </w:tcPrChange>
          </w:tcPr>
          <w:p w14:paraId="1B26209E"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30" w:author="JAGADEESHWAR REDDY" w:date="2026-08-16T17:02:00Z"/>
                <w:rFonts w:ascii="Times New Roman" w:hAnsi="Times New Roman" w:cs="Times New Roman"/>
                <w:sz w:val="24"/>
                <w:szCs w:val="24"/>
                <w:lang w:val="en-IN"/>
              </w:rPr>
              <w:pPrChange w:id="1531"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32" w:author="JAGADEESHWAR REDDY" w:date="2026-08-16T17:02:00Z">
              <w:r w:rsidRPr="00625AF5">
                <w:rPr>
                  <w:rFonts w:ascii="Times New Roman" w:hAnsi="Times New Roman" w:cs="Times New Roman"/>
                  <w:sz w:val="24"/>
                  <w:szCs w:val="24"/>
                  <w:lang w:val="en-IN"/>
                </w:rPr>
                <w:t>-0.204**</w:t>
              </w:r>
            </w:ins>
          </w:p>
        </w:tc>
        <w:tc>
          <w:tcPr>
            <w:tcW w:w="0" w:type="auto"/>
            <w:hideMark/>
            <w:tcPrChange w:id="1533" w:author="JAGADEESHWAR REDDY" w:date="2026-08-16T17:03:00Z" w16du:dateUtc="2026-08-16T11:33:00Z">
              <w:tcPr>
                <w:tcW w:w="0" w:type="auto"/>
                <w:gridSpan w:val="2"/>
                <w:vAlign w:val="center"/>
                <w:hideMark/>
              </w:tcPr>
            </w:tcPrChange>
          </w:tcPr>
          <w:p w14:paraId="20BE1DF3"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34" w:author="JAGADEESHWAR REDDY" w:date="2026-08-16T17:02:00Z"/>
                <w:rFonts w:ascii="Times New Roman" w:hAnsi="Times New Roman" w:cs="Times New Roman"/>
                <w:sz w:val="24"/>
                <w:szCs w:val="24"/>
                <w:lang w:val="en-IN"/>
              </w:rPr>
              <w:pPrChange w:id="1535"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36" w:author="JAGADEESHWAR REDDY" w:date="2026-08-16T17:02:00Z">
              <w:r w:rsidRPr="00625AF5">
                <w:rPr>
                  <w:rFonts w:ascii="Times New Roman" w:hAnsi="Times New Roman" w:cs="Times New Roman"/>
                  <w:sz w:val="24"/>
                  <w:szCs w:val="24"/>
                  <w:lang w:val="en-IN"/>
                </w:rPr>
                <w:t>-0.246**</w:t>
              </w:r>
            </w:ins>
          </w:p>
        </w:tc>
        <w:tc>
          <w:tcPr>
            <w:tcW w:w="1311" w:type="dxa"/>
            <w:hideMark/>
            <w:tcPrChange w:id="1537" w:author="JAGADEESHWAR REDDY" w:date="2026-08-16T17:03:00Z" w16du:dateUtc="2026-08-16T11:33:00Z">
              <w:tcPr>
                <w:tcW w:w="0" w:type="auto"/>
                <w:vAlign w:val="center"/>
                <w:hideMark/>
              </w:tcPr>
            </w:tcPrChange>
          </w:tcPr>
          <w:p w14:paraId="388FB0DF"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38" w:author="JAGADEESHWAR REDDY" w:date="2026-08-16T17:02:00Z"/>
                <w:rFonts w:ascii="Times New Roman" w:hAnsi="Times New Roman" w:cs="Times New Roman"/>
                <w:sz w:val="24"/>
                <w:szCs w:val="24"/>
                <w:lang w:val="en-IN"/>
              </w:rPr>
              <w:pPrChange w:id="1539"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40" w:author="JAGADEESHWAR REDDY" w:date="2026-08-16T17:02:00Z">
              <w:r w:rsidRPr="00625AF5">
                <w:rPr>
                  <w:rFonts w:ascii="Times New Roman" w:hAnsi="Times New Roman" w:cs="Times New Roman"/>
                  <w:sz w:val="24"/>
                  <w:szCs w:val="24"/>
                  <w:lang w:val="en-IN"/>
                </w:rPr>
                <w:t>-0.451**</w:t>
              </w:r>
            </w:ins>
          </w:p>
        </w:tc>
        <w:tc>
          <w:tcPr>
            <w:tcW w:w="1081" w:type="dxa"/>
            <w:hideMark/>
            <w:tcPrChange w:id="1541" w:author="JAGADEESHWAR REDDY" w:date="2026-08-16T17:03:00Z" w16du:dateUtc="2026-08-16T11:33:00Z">
              <w:tcPr>
                <w:tcW w:w="0" w:type="auto"/>
                <w:gridSpan w:val="3"/>
                <w:vAlign w:val="center"/>
                <w:hideMark/>
              </w:tcPr>
            </w:tcPrChange>
          </w:tcPr>
          <w:p w14:paraId="7B811A53"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42" w:author="JAGADEESHWAR REDDY" w:date="2026-08-16T17:02:00Z"/>
                <w:rFonts w:ascii="Times New Roman" w:hAnsi="Times New Roman" w:cs="Times New Roman"/>
                <w:sz w:val="24"/>
                <w:szCs w:val="24"/>
                <w:lang w:val="en-IN"/>
              </w:rPr>
              <w:pPrChange w:id="1543"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44" w:author="JAGADEESHWAR REDDY" w:date="2026-08-16T17:02:00Z">
              <w:r w:rsidRPr="00625AF5">
                <w:rPr>
                  <w:rFonts w:ascii="Times New Roman" w:hAnsi="Times New Roman" w:cs="Times New Roman"/>
                  <w:sz w:val="24"/>
                  <w:szCs w:val="24"/>
                  <w:lang w:val="en-IN"/>
                </w:rPr>
                <w:t>0.036</w:t>
              </w:r>
            </w:ins>
          </w:p>
        </w:tc>
        <w:tc>
          <w:tcPr>
            <w:tcW w:w="0" w:type="auto"/>
            <w:hideMark/>
            <w:tcPrChange w:id="1545" w:author="JAGADEESHWAR REDDY" w:date="2026-08-16T17:03:00Z" w16du:dateUtc="2026-08-16T11:33:00Z">
              <w:tcPr>
                <w:tcW w:w="0" w:type="auto"/>
                <w:gridSpan w:val="2"/>
                <w:vAlign w:val="center"/>
                <w:hideMark/>
              </w:tcPr>
            </w:tcPrChange>
          </w:tcPr>
          <w:p w14:paraId="22DBCEA7"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46" w:author="JAGADEESHWAR REDDY" w:date="2026-08-16T17:02:00Z"/>
                <w:rFonts w:ascii="Times New Roman" w:hAnsi="Times New Roman" w:cs="Times New Roman"/>
                <w:sz w:val="24"/>
                <w:szCs w:val="24"/>
                <w:lang w:val="en-IN"/>
              </w:rPr>
              <w:pPrChange w:id="1547"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48" w:author="JAGADEESHWAR REDDY" w:date="2026-08-16T17:02:00Z">
              <w:r w:rsidRPr="00625AF5">
                <w:rPr>
                  <w:rFonts w:ascii="Times New Roman" w:hAnsi="Times New Roman" w:cs="Times New Roman"/>
                  <w:sz w:val="24"/>
                  <w:szCs w:val="24"/>
                  <w:lang w:val="en-IN"/>
                </w:rPr>
                <w:t>-0.182**</w:t>
              </w:r>
            </w:ins>
          </w:p>
        </w:tc>
        <w:tc>
          <w:tcPr>
            <w:tcW w:w="1388" w:type="dxa"/>
            <w:hideMark/>
            <w:tcPrChange w:id="1549" w:author="JAGADEESHWAR REDDY" w:date="2026-08-16T17:03:00Z" w16du:dateUtc="2026-08-16T11:33:00Z">
              <w:tcPr>
                <w:tcW w:w="0" w:type="auto"/>
                <w:vAlign w:val="center"/>
                <w:hideMark/>
              </w:tcPr>
            </w:tcPrChange>
          </w:tcPr>
          <w:p w14:paraId="659390BE" w14:textId="77777777" w:rsidR="00625AF5" w:rsidRPr="00625AF5" w:rsidRDefault="00625AF5">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550" w:author="JAGADEESHWAR REDDY" w:date="2026-08-16T17:02:00Z"/>
                <w:rFonts w:ascii="Times New Roman" w:hAnsi="Times New Roman" w:cs="Times New Roman"/>
                <w:sz w:val="24"/>
                <w:szCs w:val="24"/>
                <w:lang w:val="en-IN"/>
              </w:rPr>
              <w:pPrChange w:id="1551" w:author="JAGADEESHWAR REDDY" w:date="2026-08-16T17:03:00Z" w16du:dateUtc="2026-08-16T11:3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552" w:author="JAGADEESHWAR REDDY" w:date="2026-08-16T17:02:00Z">
              <w:r w:rsidRPr="00625AF5">
                <w:rPr>
                  <w:rFonts w:ascii="Times New Roman" w:hAnsi="Times New Roman" w:cs="Times New Roman"/>
                  <w:sz w:val="24"/>
                  <w:szCs w:val="24"/>
                  <w:lang w:val="en-IN"/>
                </w:rPr>
                <w:t>1.000</w:t>
              </w:r>
            </w:ins>
          </w:p>
        </w:tc>
      </w:tr>
    </w:tbl>
    <w:p w14:paraId="7E2CB95E" w14:textId="77777777" w:rsidR="005D7034" w:rsidRPr="00E1229B" w:rsidRDefault="005D7034">
      <w:pPr>
        <w:spacing w:line="360" w:lineRule="auto"/>
        <w:jc w:val="center"/>
        <w:rPr>
          <w:rFonts w:ascii="Times New Roman" w:hAnsi="Times New Roman" w:cs="Times New Roman"/>
          <w:sz w:val="24"/>
          <w:szCs w:val="24"/>
          <w:lang w:val="en-IN"/>
        </w:rPr>
        <w:pPrChange w:id="1553" w:author="JAGADEESHWAR REDDY" w:date="2026-08-16T17:03:00Z" w16du:dateUtc="2026-08-16T11:33:00Z">
          <w:pPr>
            <w:spacing w:line="360" w:lineRule="auto"/>
          </w:pPr>
        </w:pPrChange>
      </w:pPr>
    </w:p>
    <w:p w14:paraId="22CFBAC6" w14:textId="77777777" w:rsidR="00FA0BB7" w:rsidRPr="00FA0BB7" w:rsidRDefault="00FA0BB7" w:rsidP="00FA0BB7">
      <w:pPr>
        <w:spacing w:line="360" w:lineRule="auto"/>
        <w:rPr>
          <w:ins w:id="1554" w:author="JAGADEESHWAR REDDY" w:date="2026-08-16T17:04:00Z"/>
          <w:rFonts w:ascii="Times New Roman" w:hAnsi="Times New Roman" w:cs="Times New Roman"/>
          <w:sz w:val="24"/>
          <w:szCs w:val="24"/>
          <w:lang w:val="en-IN"/>
          <w:rPrChange w:id="1555" w:author="JAGADEESHWAR REDDY" w:date="2026-08-16T17:04:00Z" w16du:dateUtc="2026-08-16T11:34:00Z">
            <w:rPr>
              <w:ins w:id="1556" w:author="JAGADEESHWAR REDDY" w:date="2026-08-16T17:04:00Z"/>
              <w:rFonts w:ascii="Times New Roman" w:hAnsi="Times New Roman" w:cs="Times New Roman"/>
              <w:b/>
              <w:bCs/>
              <w:sz w:val="32"/>
              <w:szCs w:val="32"/>
              <w:lang w:val="en-IN"/>
            </w:rPr>
          </w:rPrChange>
        </w:rPr>
      </w:pPr>
      <w:ins w:id="1557" w:author="JAGADEESHWAR REDDY" w:date="2026-08-16T17:04:00Z">
        <w:r w:rsidRPr="00FA0BB7">
          <w:rPr>
            <w:rFonts w:ascii="Times New Roman" w:hAnsi="Times New Roman" w:cs="Times New Roman"/>
            <w:b/>
            <w:bCs/>
            <w:sz w:val="24"/>
            <w:szCs w:val="24"/>
            <w:lang w:val="en-IN"/>
            <w:rPrChange w:id="1558" w:author="JAGADEESHWAR REDDY" w:date="2026-08-16T17:04:00Z" w16du:dateUtc="2026-08-16T11:34:00Z">
              <w:rPr>
                <w:rFonts w:ascii="Times New Roman" w:hAnsi="Times New Roman" w:cs="Times New Roman"/>
                <w:b/>
                <w:bCs/>
                <w:sz w:val="32"/>
                <w:szCs w:val="32"/>
                <w:lang w:val="en-IN"/>
              </w:rPr>
            </w:rPrChange>
          </w:rPr>
          <w:t>Note:</w:t>
        </w:r>
        <w:r w:rsidRPr="00FA0BB7">
          <w:rPr>
            <w:rFonts w:ascii="Times New Roman" w:hAnsi="Times New Roman" w:cs="Times New Roman"/>
            <w:sz w:val="24"/>
            <w:szCs w:val="24"/>
            <w:lang w:val="en-IN"/>
            <w:rPrChange w:id="1559" w:author="JAGADEESHWAR REDDY" w:date="2026-08-16T17:04:00Z" w16du:dateUtc="2026-08-16T11:34:00Z">
              <w:rPr>
                <w:rFonts w:ascii="Times New Roman" w:hAnsi="Times New Roman" w:cs="Times New Roman"/>
                <w:b/>
                <w:bCs/>
                <w:sz w:val="32"/>
                <w:szCs w:val="32"/>
                <w:lang w:val="en-IN"/>
              </w:rPr>
            </w:rPrChange>
          </w:rPr>
          <w:t xml:space="preserve"> Pearson correlation coefficients are reported. *p &lt; .05, **p &lt; .01 (two-tailed). N = 238.</w:t>
        </w:r>
      </w:ins>
    </w:p>
    <w:p w14:paraId="163D06C3" w14:textId="32A33399" w:rsidR="00FA0BB7" w:rsidRPr="00FA0BB7" w:rsidRDefault="00FA0BB7" w:rsidP="00FA0BB7">
      <w:pPr>
        <w:spacing w:line="360" w:lineRule="auto"/>
        <w:rPr>
          <w:ins w:id="1560" w:author="JAGADEESHWAR REDDY" w:date="2026-08-16T17:04:00Z"/>
          <w:rFonts w:ascii="Times New Roman" w:hAnsi="Times New Roman" w:cs="Times New Roman"/>
          <w:sz w:val="24"/>
          <w:szCs w:val="24"/>
          <w:lang w:val="en-IN"/>
          <w:rPrChange w:id="1561" w:author="JAGADEESHWAR REDDY" w:date="2026-08-16T17:04:00Z" w16du:dateUtc="2026-08-16T11:34:00Z">
            <w:rPr>
              <w:ins w:id="1562" w:author="JAGADEESHWAR REDDY" w:date="2026-08-16T17:04:00Z"/>
              <w:rFonts w:ascii="Times New Roman" w:hAnsi="Times New Roman" w:cs="Times New Roman"/>
              <w:b/>
              <w:bCs/>
              <w:sz w:val="32"/>
              <w:szCs w:val="32"/>
              <w:lang w:val="en-IN"/>
            </w:rPr>
          </w:rPrChange>
        </w:rPr>
      </w:pPr>
      <w:ins w:id="1563" w:author="JAGADEESHWAR REDDY" w:date="2026-08-16T17:04:00Z">
        <w:r w:rsidRPr="00FA0BB7">
          <w:rPr>
            <w:rFonts w:ascii="Times New Roman" w:hAnsi="Times New Roman" w:cs="Times New Roman"/>
            <w:b/>
            <w:bCs/>
            <w:sz w:val="24"/>
            <w:szCs w:val="24"/>
            <w:lang w:val="en-IN"/>
            <w:rPrChange w:id="1564" w:author="JAGADEESHWAR REDDY" w:date="2026-08-16T17:04:00Z" w16du:dateUtc="2026-08-16T11:34:00Z">
              <w:rPr>
                <w:rFonts w:ascii="Times New Roman" w:hAnsi="Times New Roman" w:cs="Times New Roman"/>
                <w:b/>
                <w:bCs/>
                <w:sz w:val="32"/>
                <w:szCs w:val="32"/>
                <w:lang w:val="en-IN"/>
              </w:rPr>
            </w:rPrChange>
          </w:rPr>
          <w:t>Source:</w:t>
        </w:r>
        <w:r w:rsidRPr="00FA0BB7">
          <w:rPr>
            <w:rFonts w:ascii="Times New Roman" w:hAnsi="Times New Roman" w:cs="Times New Roman"/>
            <w:sz w:val="24"/>
            <w:szCs w:val="24"/>
            <w:lang w:val="en-IN"/>
            <w:rPrChange w:id="1565" w:author="JAGADEESHWAR REDDY" w:date="2026-08-16T17:04:00Z" w16du:dateUtc="2026-08-16T11:34:00Z">
              <w:rPr>
                <w:rFonts w:ascii="Times New Roman" w:hAnsi="Times New Roman" w:cs="Times New Roman"/>
                <w:b/>
                <w:bCs/>
                <w:sz w:val="32"/>
                <w:szCs w:val="32"/>
                <w:lang w:val="en-IN"/>
              </w:rPr>
            </w:rPrChange>
          </w:rPr>
          <w:t xml:space="preserve"> </w:t>
        </w:r>
      </w:ins>
      <w:ins w:id="1566" w:author="JAGADEESHWAR REDDY" w:date="2026-08-16T17:08:00Z">
        <w:r w:rsidR="000F10F7" w:rsidRPr="000F10F7">
          <w:rPr>
            <w:rFonts w:ascii="Times New Roman" w:hAnsi="Times New Roman" w:cs="Times New Roman"/>
            <w:sz w:val="24"/>
            <w:szCs w:val="24"/>
          </w:rPr>
          <w:t>Own calculations based on the final dataset using IBM SPSS Statistics.</w:t>
        </w:r>
      </w:ins>
      <w:ins w:id="1567" w:author="JAGADEESHWAR REDDY" w:date="2026-08-16T17:04:00Z">
        <w:r w:rsidRPr="00FA0BB7">
          <w:rPr>
            <w:rFonts w:ascii="Times New Roman" w:hAnsi="Times New Roman" w:cs="Times New Roman"/>
            <w:sz w:val="24"/>
            <w:szCs w:val="24"/>
            <w:lang w:val="en-IN"/>
            <w:rPrChange w:id="1568" w:author="JAGADEESHWAR REDDY" w:date="2026-08-16T17:04:00Z" w16du:dateUtc="2026-08-16T11:34:00Z">
              <w:rPr>
                <w:rFonts w:ascii="Times New Roman" w:hAnsi="Times New Roman" w:cs="Times New Roman"/>
                <w:b/>
                <w:bCs/>
                <w:sz w:val="32"/>
                <w:szCs w:val="32"/>
                <w:lang w:val="en-IN"/>
              </w:rPr>
            </w:rPrChange>
          </w:rPr>
          <w:t>.</w:t>
        </w:r>
      </w:ins>
    </w:p>
    <w:p w14:paraId="5E5C32FF" w14:textId="77777777" w:rsidR="002312D9" w:rsidRPr="0068103F" w:rsidRDefault="002312D9" w:rsidP="002312D9">
      <w:pPr>
        <w:spacing w:line="360" w:lineRule="auto"/>
        <w:rPr>
          <w:ins w:id="1569" w:author="JAGADEESHWAR REDDY" w:date="2026-08-16T17:06:00Z"/>
          <w:rFonts w:ascii="Times New Roman" w:hAnsi="Times New Roman" w:cs="Times New Roman"/>
          <w:b/>
          <w:bCs/>
          <w:sz w:val="24"/>
          <w:szCs w:val="24"/>
          <w:lang w:val="en-IN"/>
          <w:rPrChange w:id="1570" w:author="JAGADEESHWAR REDDY" w:date="2026-08-16T17:06:00Z" w16du:dateUtc="2026-08-16T11:36:00Z">
            <w:rPr>
              <w:ins w:id="1571" w:author="JAGADEESHWAR REDDY" w:date="2026-08-16T17:06:00Z"/>
              <w:rFonts w:ascii="Times New Roman" w:hAnsi="Times New Roman" w:cs="Times New Roman"/>
              <w:b/>
              <w:bCs/>
              <w:sz w:val="32"/>
              <w:szCs w:val="32"/>
              <w:lang w:val="en-IN"/>
            </w:rPr>
          </w:rPrChange>
        </w:rPr>
      </w:pPr>
      <w:ins w:id="1572" w:author="JAGADEESHWAR REDDY" w:date="2026-08-16T17:06:00Z">
        <w:r w:rsidRPr="0068103F">
          <w:rPr>
            <w:rFonts w:ascii="Times New Roman" w:hAnsi="Times New Roman" w:cs="Times New Roman"/>
            <w:b/>
            <w:bCs/>
            <w:sz w:val="24"/>
            <w:szCs w:val="24"/>
            <w:lang w:val="en-IN"/>
            <w:rPrChange w:id="1573" w:author="JAGADEESHWAR REDDY" w:date="2026-08-16T17:06:00Z" w16du:dateUtc="2026-08-16T11:36:00Z">
              <w:rPr>
                <w:rFonts w:ascii="Times New Roman" w:hAnsi="Times New Roman" w:cs="Times New Roman"/>
                <w:b/>
                <w:bCs/>
                <w:sz w:val="32"/>
                <w:szCs w:val="32"/>
                <w:lang w:val="en-IN"/>
              </w:rPr>
            </w:rPrChange>
          </w:rPr>
          <w:t>Interpretation:</w:t>
        </w:r>
      </w:ins>
    </w:p>
    <w:p w14:paraId="4653B5D9" w14:textId="073AC802" w:rsidR="002E7E9A" w:rsidRPr="00942F26" w:rsidRDefault="002E7E9A">
      <w:pPr>
        <w:spacing w:line="360" w:lineRule="auto"/>
        <w:rPr>
          <w:ins w:id="1574" w:author="JAGADEESHWAR REDDY" w:date="2026-09-02T01:54:00Z" w16du:dateUtc="2026-09-01T20:24:00Z"/>
          <w:rFonts w:ascii="Times New Roman" w:hAnsi="Times New Roman" w:cs="Times New Roman"/>
          <w:sz w:val="24"/>
          <w:szCs w:val="24"/>
          <w:rPrChange w:id="1575" w:author="JAGADEESHWAR REDDY" w:date="2026-09-02T01:55:00Z" w16du:dateUtc="2026-09-01T20:25:00Z">
            <w:rPr>
              <w:ins w:id="1576" w:author="JAGADEESHWAR REDDY" w:date="2026-09-02T01:54:00Z" w16du:dateUtc="2026-09-01T20:24:00Z"/>
            </w:rPr>
          </w:rPrChange>
        </w:rPr>
        <w:pPrChange w:id="1577" w:author="JAGADEESHWAR REDDY" w:date="2026-09-02T01:55:00Z" w16du:dateUtc="2026-09-01T20:25:00Z">
          <w:pPr>
            <w:pStyle w:val="Heading2"/>
          </w:pPr>
        </w:pPrChange>
      </w:pPr>
      <w:bookmarkStart w:id="1578" w:name="_Toc239204325"/>
      <w:ins w:id="1579" w:author="JAGADEESHWAR REDDY" w:date="2026-09-02T01:54:00Z" w16du:dateUtc="2026-09-01T20:24:00Z">
        <w:r w:rsidRPr="00942F26">
          <w:rPr>
            <w:rFonts w:ascii="Times New Roman" w:hAnsi="Times New Roman" w:cs="Times New Roman"/>
            <w:sz w:val="24"/>
            <w:szCs w:val="24"/>
            <w:rPrChange w:id="1580" w:author="JAGADEESHWAR REDDY" w:date="2026-09-02T01:55:00Z" w16du:dateUtc="2026-09-01T20:25:00Z">
              <w:rPr/>
            </w:rPrChange>
          </w:rPr>
          <w:t>The Pearson correlation results show that Inventory Turnover has an statistically significant relationship with Tobins Q (r = 0.177 p &lt; 0.01). This means that firms with inventory turnover tend to have higher market-based firm performance. Inventory Turnover also has an significant correlation with Ln(Total Assets) (r = 0.435, p &lt; 0.01). However its relationships with Quick Ratio and Debt-to-Equity Ratio are weak and not statistically significant. Inventory Turnover is negatively associated with Firm Age (r = -0.204 p &lt; 0.01).</w:t>
        </w:r>
      </w:ins>
    </w:p>
    <w:p w14:paraId="48513FBD" w14:textId="6A35DC4F" w:rsidR="002E7E9A" w:rsidRPr="00942F26" w:rsidRDefault="002E7E9A">
      <w:pPr>
        <w:spacing w:line="360" w:lineRule="auto"/>
        <w:rPr>
          <w:ins w:id="1581" w:author="JAGADEESHWAR REDDY" w:date="2026-09-02T01:54:00Z" w16du:dateUtc="2026-09-01T20:24:00Z"/>
          <w:rFonts w:ascii="Times New Roman" w:hAnsi="Times New Roman" w:cs="Times New Roman"/>
          <w:sz w:val="24"/>
          <w:szCs w:val="24"/>
          <w:rPrChange w:id="1582" w:author="JAGADEESHWAR REDDY" w:date="2026-09-02T01:55:00Z" w16du:dateUtc="2026-09-01T20:25:00Z">
            <w:rPr>
              <w:ins w:id="1583" w:author="JAGADEESHWAR REDDY" w:date="2026-09-02T01:54:00Z" w16du:dateUtc="2026-09-01T20:24:00Z"/>
            </w:rPr>
          </w:rPrChange>
        </w:rPr>
        <w:pPrChange w:id="1584" w:author="JAGADEESHWAR REDDY" w:date="2026-09-02T01:55:00Z" w16du:dateUtc="2026-09-01T20:25:00Z">
          <w:pPr>
            <w:pStyle w:val="Heading2"/>
          </w:pPr>
        </w:pPrChange>
      </w:pPr>
      <w:ins w:id="1585" w:author="JAGADEESHWAR REDDY" w:date="2026-09-02T01:54:00Z" w16du:dateUtc="2026-09-01T20:24:00Z">
        <w:r w:rsidRPr="00942F26">
          <w:rPr>
            <w:rFonts w:ascii="Times New Roman" w:hAnsi="Times New Roman" w:cs="Times New Roman"/>
            <w:sz w:val="24"/>
            <w:szCs w:val="24"/>
            <w:rPrChange w:id="1586" w:author="JAGADEESHWAR REDDY" w:date="2026-09-02T01:55:00Z" w16du:dateUtc="2026-09-01T20:25:00Z">
              <w:rPr/>
            </w:rPrChange>
          </w:rPr>
          <w:t>The Quick Ratio is positively and significantly correlated with Tobins Q (r = 0.142 p &lt; 0.05) showing a positive link between liquidity and firm performance.. The Quick Ratio has negative and significant relationships with Ln(Total Assets) (r = -0.308, p &lt; 0.01). Firm Age (r = -0.246, p &lt; 0.01).</w:t>
        </w:r>
      </w:ins>
    </w:p>
    <w:p w14:paraId="5B26A4F2" w14:textId="0CDD2504" w:rsidR="002E7E9A" w:rsidRPr="00942F26" w:rsidRDefault="00942F26">
      <w:pPr>
        <w:spacing w:line="360" w:lineRule="auto"/>
        <w:rPr>
          <w:ins w:id="1587" w:author="JAGADEESHWAR REDDY" w:date="2026-09-02T01:54:00Z" w16du:dateUtc="2026-09-01T20:24:00Z"/>
          <w:rFonts w:ascii="Times New Roman" w:hAnsi="Times New Roman" w:cs="Times New Roman"/>
          <w:sz w:val="24"/>
          <w:szCs w:val="24"/>
          <w:rPrChange w:id="1588" w:author="JAGADEESHWAR REDDY" w:date="2026-09-02T01:55:00Z" w16du:dateUtc="2026-09-01T20:25:00Z">
            <w:rPr>
              <w:ins w:id="1589" w:author="JAGADEESHWAR REDDY" w:date="2026-09-02T01:54:00Z" w16du:dateUtc="2026-09-01T20:24:00Z"/>
            </w:rPr>
          </w:rPrChange>
        </w:rPr>
        <w:pPrChange w:id="1590" w:author="JAGADEESHWAR REDDY" w:date="2026-09-02T01:55:00Z" w16du:dateUtc="2026-09-01T20:25:00Z">
          <w:pPr>
            <w:pStyle w:val="Heading2"/>
          </w:pPr>
        </w:pPrChange>
      </w:pPr>
      <w:ins w:id="1591" w:author="JAGADEESHWAR REDDY" w:date="2026-09-02T01:55:00Z" w16du:dateUtc="2026-09-01T20:25:00Z">
        <w:r w:rsidRPr="00942F26">
          <w:rPr>
            <w:rFonts w:ascii="Times New Roman" w:hAnsi="Times New Roman" w:cs="Times New Roman"/>
            <w:sz w:val="24"/>
            <w:szCs w:val="24"/>
          </w:rPr>
          <w:t>Tobin’s</w:t>
        </w:r>
      </w:ins>
      <w:ins w:id="1592" w:author="JAGADEESHWAR REDDY" w:date="2026-09-02T01:54:00Z" w16du:dateUtc="2026-09-01T20:24:00Z">
        <w:r w:rsidR="002E7E9A" w:rsidRPr="00942F26">
          <w:rPr>
            <w:rFonts w:ascii="Times New Roman" w:hAnsi="Times New Roman" w:cs="Times New Roman"/>
            <w:sz w:val="24"/>
            <w:szCs w:val="24"/>
            <w:rPrChange w:id="1593" w:author="JAGADEESHWAR REDDY" w:date="2026-09-02T01:55:00Z" w16du:dateUtc="2026-09-01T20:25:00Z">
              <w:rPr/>
            </w:rPrChange>
          </w:rPr>
          <w:t xml:space="preserve"> Q has a significant negative relationship with Firm Age (r = -0.451, p &lt; 0.01). This is the correlation observed in the matrix. Tobins Q also has significant relationships with Inventory Turnover and Quick Ratio. Its relationship with Debt-to-Equity Ratio is positive but not statistically significant (r = 0.121, p &gt; 0.05).</w:t>
        </w:r>
      </w:ins>
    </w:p>
    <w:p w14:paraId="3BB6FF68" w14:textId="21B449DE" w:rsidR="002E7E9A" w:rsidRPr="00942F26" w:rsidRDefault="002E7E9A">
      <w:pPr>
        <w:spacing w:line="360" w:lineRule="auto"/>
        <w:rPr>
          <w:ins w:id="1594" w:author="JAGADEESHWAR REDDY" w:date="2026-09-02T01:54:00Z" w16du:dateUtc="2026-09-01T20:24:00Z"/>
          <w:rFonts w:ascii="Times New Roman" w:hAnsi="Times New Roman" w:cs="Times New Roman"/>
          <w:sz w:val="24"/>
          <w:szCs w:val="24"/>
          <w:rPrChange w:id="1595" w:author="JAGADEESHWAR REDDY" w:date="2026-09-02T01:55:00Z" w16du:dateUtc="2026-09-01T20:25:00Z">
            <w:rPr>
              <w:ins w:id="1596" w:author="JAGADEESHWAR REDDY" w:date="2026-09-02T01:54:00Z" w16du:dateUtc="2026-09-01T20:24:00Z"/>
            </w:rPr>
          </w:rPrChange>
        </w:rPr>
        <w:pPrChange w:id="1597" w:author="JAGADEESHWAR REDDY" w:date="2026-09-02T01:55:00Z" w16du:dateUtc="2026-09-01T20:25:00Z">
          <w:pPr>
            <w:pStyle w:val="Heading2"/>
          </w:pPr>
        </w:pPrChange>
      </w:pPr>
      <w:ins w:id="1598" w:author="JAGADEESHWAR REDDY" w:date="2026-09-02T01:54:00Z" w16du:dateUtc="2026-09-01T20:24:00Z">
        <w:r w:rsidRPr="00942F26">
          <w:rPr>
            <w:rFonts w:ascii="Times New Roman" w:hAnsi="Times New Roman" w:cs="Times New Roman"/>
            <w:sz w:val="24"/>
            <w:szCs w:val="24"/>
            <w:rPrChange w:id="1599" w:author="JAGADEESHWAR REDDY" w:date="2026-09-02T01:55:00Z" w16du:dateUtc="2026-09-01T20:25:00Z">
              <w:rPr/>
            </w:rPrChange>
          </w:rPr>
          <w:t>The Debt-to-Equity Ratio shows statistically insignificant correlations with the other variables. Ln(Total Assets) is positively correlated with Inventory Turnover and Tobins Q. Its relationship with Firm Age is negative and statistically significant (r = -0.182, p &lt; 0.01).</w:t>
        </w:r>
      </w:ins>
    </w:p>
    <w:p w14:paraId="34F9B3E5" w14:textId="77777777" w:rsidR="00942F26" w:rsidRDefault="002E7E9A">
      <w:pPr>
        <w:spacing w:line="360" w:lineRule="auto"/>
        <w:rPr>
          <w:ins w:id="1600" w:author="JAGADEESHWAR REDDY" w:date="2026-09-02T01:54:00Z" w16du:dateUtc="2026-09-01T20:24:00Z"/>
        </w:rPr>
        <w:pPrChange w:id="1601" w:author="JAGADEESHWAR REDDY" w:date="2026-09-02T01:55:00Z" w16du:dateUtc="2026-09-01T20:25:00Z">
          <w:pPr>
            <w:pStyle w:val="Heading2"/>
          </w:pPr>
        </w:pPrChange>
      </w:pPr>
      <w:ins w:id="1602" w:author="JAGADEESHWAR REDDY" w:date="2026-09-02T01:54:00Z" w16du:dateUtc="2026-09-01T20:24:00Z">
        <w:r w:rsidRPr="00942F26">
          <w:rPr>
            <w:rFonts w:ascii="Times New Roman" w:hAnsi="Times New Roman" w:cs="Times New Roman"/>
            <w:sz w:val="24"/>
            <w:szCs w:val="24"/>
            <w:rPrChange w:id="1603" w:author="JAGADEESHWAR REDDY" w:date="2026-09-02T01:55:00Z" w16du:dateUtc="2026-09-01T20:25:00Z">
              <w:rPr/>
            </w:rPrChange>
          </w:rPr>
          <w:t>Overall the correlation coefficients indicate that the variables are not highly correlated with one another. The strongest correlation between the variables is between Inventory Turnover and Ln(Total Assets) (r = 0.435). This value is below used thresholds for serious multicollinearity concerns. Therefore the correlation results do not suggest a multicollinearity problem, among the variables included in the subsequent regression analysis</w:t>
        </w:r>
        <w:r w:rsidRPr="002E7E9A">
          <w:t>.</w:t>
        </w:r>
      </w:ins>
    </w:p>
    <w:p w14:paraId="6420AFE2" w14:textId="77777777" w:rsidR="00942F26" w:rsidRDefault="00942F26" w:rsidP="002E7E9A">
      <w:pPr>
        <w:pStyle w:val="Heading2"/>
        <w:rPr>
          <w:ins w:id="1604" w:author="JAGADEESHWAR REDDY" w:date="2026-09-02T01:54:00Z" w16du:dateUtc="2026-09-01T20:24:00Z"/>
          <w:rFonts w:ascii="Times New Roman" w:eastAsiaTheme="minorHAnsi" w:hAnsi="Times New Roman" w:cs="Times New Roman"/>
          <w:color w:val="auto"/>
          <w:kern w:val="0"/>
          <w:sz w:val="24"/>
          <w:szCs w:val="24"/>
          <w14:ligatures w14:val="none"/>
        </w:rPr>
      </w:pPr>
    </w:p>
    <w:p w14:paraId="14FC6082" w14:textId="7CD074E0" w:rsidR="007B1940" w:rsidRPr="00AB11AB" w:rsidRDefault="00AB11AB">
      <w:pPr>
        <w:pStyle w:val="Heading2"/>
        <w:rPr>
          <w:ins w:id="1605" w:author="JAGADEESHWAR REDDY" w:date="2026-08-16T17:15:00Z" w16du:dateUtc="2026-08-16T11:45:00Z"/>
          <w:rFonts w:ascii="Times New Roman" w:hAnsi="Times New Roman" w:cs="Times New Roman"/>
          <w:b/>
          <w:bCs/>
          <w:color w:val="auto"/>
          <w:sz w:val="28"/>
          <w:szCs w:val="28"/>
          <w:rPrChange w:id="1606" w:author="JAGADEESHWAR REDDY" w:date="2026-08-26T00:42:00Z" w16du:dateUtc="2026-08-25T19:12:00Z">
            <w:rPr>
              <w:ins w:id="1607" w:author="JAGADEESHWAR REDDY" w:date="2026-08-16T17:15:00Z" w16du:dateUtc="2026-08-16T11:45:00Z"/>
            </w:rPr>
          </w:rPrChange>
        </w:rPr>
        <w:pPrChange w:id="1608" w:author="JAGADEESHWAR REDDY" w:date="2026-08-26T00:42:00Z" w16du:dateUtc="2026-08-25T19:12:00Z">
          <w:pPr>
            <w:pStyle w:val="Heading1"/>
          </w:pPr>
        </w:pPrChange>
      </w:pPr>
      <w:ins w:id="1609" w:author="JAGADEESHWAR REDDY" w:date="2026-08-26T00:42:00Z" w16du:dateUtc="2026-08-25T19:12:00Z">
        <w:r w:rsidRPr="00AB11AB">
          <w:rPr>
            <w:rFonts w:ascii="Times New Roman" w:hAnsi="Times New Roman" w:cs="Times New Roman"/>
            <w:b/>
            <w:bCs/>
            <w:color w:val="auto"/>
            <w:sz w:val="28"/>
            <w:szCs w:val="28"/>
            <w:rPrChange w:id="1610" w:author="JAGADEESHWAR REDDY" w:date="2026-08-26T00:42:00Z" w16du:dateUtc="2026-08-25T19:12:00Z">
              <w:rPr/>
            </w:rPrChange>
          </w:rPr>
          <w:t>5</w:t>
        </w:r>
      </w:ins>
      <w:ins w:id="1611" w:author="JAGADEESHWAR REDDY" w:date="2026-08-16T17:14:00Z" w16du:dateUtc="2026-08-16T11:44:00Z">
        <w:r w:rsidR="007B1940" w:rsidRPr="00AB11AB">
          <w:rPr>
            <w:rFonts w:ascii="Times New Roman" w:hAnsi="Times New Roman" w:cs="Times New Roman"/>
            <w:b/>
            <w:bCs/>
            <w:color w:val="auto"/>
            <w:sz w:val="28"/>
            <w:szCs w:val="28"/>
            <w:rPrChange w:id="1612" w:author="JAGADEESHWAR REDDY" w:date="2026-08-26T00:42:00Z" w16du:dateUtc="2026-08-25T19:12:00Z">
              <w:rPr/>
            </w:rPrChange>
          </w:rPr>
          <w:t>.3 Regression Analysis</w:t>
        </w:r>
        <w:bookmarkEnd w:id="1578"/>
        <w:r w:rsidR="007B1940" w:rsidRPr="00AB11AB">
          <w:rPr>
            <w:rFonts w:ascii="Times New Roman" w:hAnsi="Times New Roman" w:cs="Times New Roman"/>
            <w:b/>
            <w:bCs/>
            <w:color w:val="auto"/>
            <w:sz w:val="28"/>
            <w:szCs w:val="28"/>
            <w:rPrChange w:id="1613" w:author="JAGADEESHWAR REDDY" w:date="2026-08-26T00:42:00Z" w16du:dateUtc="2026-08-25T19:12:00Z">
              <w:rPr/>
            </w:rPrChange>
          </w:rPr>
          <w:t xml:space="preserve"> </w:t>
        </w:r>
      </w:ins>
    </w:p>
    <w:p w14:paraId="1A042BDF" w14:textId="79908350" w:rsidR="007B1940" w:rsidRPr="00101CE7" w:rsidRDefault="00AB11AB">
      <w:pPr>
        <w:pStyle w:val="Heading2"/>
        <w:rPr>
          <w:ins w:id="1614" w:author="JAGADEESHWAR REDDY" w:date="2026-08-16T17:16:00Z" w16du:dateUtc="2026-08-16T11:46:00Z"/>
          <w:rFonts w:ascii="Times New Roman" w:hAnsi="Times New Roman" w:cs="Times New Roman"/>
          <w:b/>
          <w:bCs/>
          <w:color w:val="auto"/>
          <w:sz w:val="24"/>
          <w:szCs w:val="24"/>
          <w:rPrChange w:id="1615" w:author="JAGADEESHWAR REDDY" w:date="2026-08-26T00:43:00Z" w16du:dateUtc="2026-08-25T19:13:00Z">
            <w:rPr>
              <w:ins w:id="1616" w:author="JAGADEESHWAR REDDY" w:date="2026-08-16T17:16:00Z" w16du:dateUtc="2026-08-16T11:46:00Z"/>
            </w:rPr>
          </w:rPrChange>
        </w:rPr>
        <w:pPrChange w:id="1617" w:author="JAGADEESHWAR REDDY" w:date="2026-08-26T00:43:00Z" w16du:dateUtc="2026-08-25T19:13:00Z">
          <w:pPr>
            <w:pStyle w:val="Heading1"/>
          </w:pPr>
        </w:pPrChange>
      </w:pPr>
      <w:bookmarkStart w:id="1618" w:name="_Toc239204326"/>
      <w:ins w:id="1619" w:author="JAGADEESHWAR REDDY" w:date="2026-08-26T00:42:00Z" w16du:dateUtc="2026-08-25T19:12:00Z">
        <w:r w:rsidRPr="00101CE7">
          <w:rPr>
            <w:rFonts w:ascii="Times New Roman" w:hAnsi="Times New Roman" w:cs="Times New Roman"/>
            <w:b/>
            <w:bCs/>
            <w:color w:val="auto"/>
            <w:sz w:val="24"/>
            <w:szCs w:val="24"/>
            <w:rPrChange w:id="1620" w:author="JAGADEESHWAR REDDY" w:date="2026-08-26T00:43:00Z" w16du:dateUtc="2026-08-25T19:13:00Z">
              <w:rPr/>
            </w:rPrChange>
          </w:rPr>
          <w:t>5</w:t>
        </w:r>
      </w:ins>
      <w:ins w:id="1621" w:author="JAGADEESHWAR REDDY" w:date="2026-08-16T17:15:00Z" w16du:dateUtc="2026-08-16T11:45:00Z">
        <w:r w:rsidR="007B1940" w:rsidRPr="00101CE7">
          <w:rPr>
            <w:rFonts w:ascii="Times New Roman" w:hAnsi="Times New Roman" w:cs="Times New Roman"/>
            <w:b/>
            <w:bCs/>
            <w:color w:val="auto"/>
            <w:sz w:val="24"/>
            <w:szCs w:val="24"/>
            <w:rPrChange w:id="1622" w:author="JAGADEESHWAR REDDY" w:date="2026-08-26T00:43:00Z" w16du:dateUtc="2026-08-25T19:13:00Z">
              <w:rPr/>
            </w:rPrChange>
          </w:rPr>
          <w:t xml:space="preserve">.3.1. </w:t>
        </w:r>
      </w:ins>
      <w:ins w:id="1623" w:author="JAGADEESHWAR REDDY" w:date="2026-08-16T17:15:00Z">
        <w:r w:rsidR="005E5AD2" w:rsidRPr="00101CE7">
          <w:rPr>
            <w:rFonts w:ascii="Times New Roman" w:hAnsi="Times New Roman" w:cs="Times New Roman"/>
            <w:b/>
            <w:bCs/>
            <w:color w:val="auto"/>
            <w:sz w:val="24"/>
            <w:szCs w:val="24"/>
            <w:rPrChange w:id="1624" w:author="JAGADEESHWAR REDDY" w:date="2026-08-26T00:43:00Z" w16du:dateUtc="2026-08-25T19:13:00Z">
              <w:rPr>
                <w:lang w:val="en-GB"/>
              </w:rPr>
            </w:rPrChange>
          </w:rPr>
          <w:t>Hypothesis 1: Inventory Management Efficiency and Working Capital Efficiency</w:t>
        </w:r>
      </w:ins>
      <w:bookmarkEnd w:id="1618"/>
    </w:p>
    <w:p w14:paraId="0D58241C" w14:textId="77777777" w:rsidR="007C12CB" w:rsidRPr="007C12CB" w:rsidRDefault="007C12CB">
      <w:pPr>
        <w:spacing w:line="360" w:lineRule="auto"/>
        <w:rPr>
          <w:ins w:id="1625" w:author="JAGADEESHWAR REDDY" w:date="2026-08-26T01:20:00Z" w16du:dateUtc="2026-08-25T19:50:00Z"/>
          <w:rFonts w:ascii="Times New Roman" w:hAnsi="Times New Roman" w:cs="Times New Roman"/>
          <w:b/>
          <w:bCs/>
          <w:sz w:val="24"/>
          <w:szCs w:val="24"/>
          <w:rPrChange w:id="1626" w:author="JAGADEESHWAR REDDY" w:date="2026-08-26T01:20:00Z" w16du:dateUtc="2026-08-25T19:50:00Z">
            <w:rPr>
              <w:ins w:id="1627" w:author="JAGADEESHWAR REDDY" w:date="2026-08-26T01:20:00Z" w16du:dateUtc="2026-08-25T19:50:00Z"/>
              <w:rFonts w:ascii="Times New Roman" w:hAnsi="Times New Roman" w:cs="Times New Roman"/>
              <w:sz w:val="24"/>
              <w:szCs w:val="24"/>
            </w:rPr>
          </w:rPrChange>
        </w:rPr>
      </w:pPr>
      <w:ins w:id="1628" w:author="JAGADEESHWAR REDDY" w:date="2026-08-26T01:20:00Z">
        <w:r w:rsidRPr="007C12CB">
          <w:rPr>
            <w:rFonts w:ascii="Times New Roman" w:hAnsi="Times New Roman" w:cs="Times New Roman"/>
            <w:b/>
            <w:bCs/>
            <w:sz w:val="24"/>
            <w:szCs w:val="24"/>
            <w:rPrChange w:id="1629" w:author="JAGADEESHWAR REDDY" w:date="2026-08-26T01:20:00Z" w16du:dateUtc="2026-08-25T19:50:00Z">
              <w:rPr>
                <w:rFonts w:ascii="Times New Roman" w:hAnsi="Times New Roman" w:cs="Times New Roman"/>
                <w:sz w:val="24"/>
                <w:szCs w:val="24"/>
              </w:rPr>
            </w:rPrChange>
          </w:rPr>
          <w:t>H1: Inventory management efficiency has a positive relationship with working capital efficiency.</w:t>
        </w:r>
      </w:ins>
    </w:p>
    <w:p w14:paraId="0F410B4E" w14:textId="0460B6F9" w:rsidR="00494964" w:rsidRPr="00494964" w:rsidRDefault="00494964">
      <w:pPr>
        <w:spacing w:line="360" w:lineRule="auto"/>
        <w:rPr>
          <w:ins w:id="1630" w:author="JAGADEESHWAR REDDY" w:date="2026-08-16T17:16:00Z"/>
          <w:rFonts w:ascii="Times New Roman" w:hAnsi="Times New Roman" w:cs="Times New Roman"/>
          <w:sz w:val="24"/>
          <w:szCs w:val="24"/>
          <w:lang w:val="en-IN"/>
          <w:rPrChange w:id="1631" w:author="JAGADEESHWAR REDDY" w:date="2026-08-16T17:16:00Z" w16du:dateUtc="2026-08-16T11:46:00Z">
            <w:rPr>
              <w:ins w:id="1632" w:author="JAGADEESHWAR REDDY" w:date="2026-08-16T17:16:00Z"/>
              <w:lang w:val="en-IN"/>
            </w:rPr>
          </w:rPrChange>
        </w:rPr>
        <w:pPrChange w:id="1633" w:author="JAGADEESHWAR REDDY" w:date="2026-08-16T17:16:00Z" w16du:dateUtc="2026-08-16T11:46:00Z">
          <w:pPr/>
        </w:pPrChange>
      </w:pPr>
      <w:ins w:id="1634" w:author="JAGADEESHWAR REDDY" w:date="2026-08-16T17:16:00Z">
        <w:r w:rsidRPr="00494964">
          <w:rPr>
            <w:rFonts w:ascii="Times New Roman" w:hAnsi="Times New Roman" w:cs="Times New Roman"/>
            <w:sz w:val="24"/>
            <w:szCs w:val="24"/>
            <w:lang w:val="en-IN"/>
            <w:rPrChange w:id="1635" w:author="JAGADEESHWAR REDDY" w:date="2026-08-16T17:16:00Z" w16du:dateUtc="2026-08-16T11:46:00Z">
              <w:rPr>
                <w:lang w:val="en-IN"/>
              </w:rPr>
            </w:rPrChange>
          </w:rPr>
          <w:t xml:space="preserve">To test H1, a multiple linear regression analysis was conducted with </w:t>
        </w:r>
        <w:r w:rsidRPr="00494964">
          <w:rPr>
            <w:rFonts w:ascii="Times New Roman" w:hAnsi="Times New Roman" w:cs="Times New Roman"/>
            <w:sz w:val="24"/>
            <w:szCs w:val="24"/>
            <w:lang w:val="en-IN"/>
            <w:rPrChange w:id="1636" w:author="JAGADEESHWAR REDDY" w:date="2026-08-16T17:16:00Z" w16du:dateUtc="2026-08-16T11:46:00Z">
              <w:rPr>
                <w:b/>
                <w:bCs/>
                <w:lang w:val="en-IN"/>
              </w:rPr>
            </w:rPrChange>
          </w:rPr>
          <w:t>Quick Ratio (QR)</w:t>
        </w:r>
        <w:r w:rsidRPr="00494964">
          <w:rPr>
            <w:rFonts w:ascii="Times New Roman" w:hAnsi="Times New Roman" w:cs="Times New Roman"/>
            <w:sz w:val="24"/>
            <w:szCs w:val="24"/>
            <w:lang w:val="en-IN"/>
            <w:rPrChange w:id="1637" w:author="JAGADEESHWAR REDDY" w:date="2026-08-16T17:16:00Z" w16du:dateUtc="2026-08-16T11:46:00Z">
              <w:rPr>
                <w:lang w:val="en-IN"/>
              </w:rPr>
            </w:rPrChange>
          </w:rPr>
          <w:t xml:space="preserve"> as the dependent variable and </w:t>
        </w:r>
        <w:r w:rsidRPr="00494964">
          <w:rPr>
            <w:rFonts w:ascii="Times New Roman" w:hAnsi="Times New Roman" w:cs="Times New Roman"/>
            <w:sz w:val="24"/>
            <w:szCs w:val="24"/>
            <w:lang w:val="en-IN"/>
            <w:rPrChange w:id="1638" w:author="JAGADEESHWAR REDDY" w:date="2026-08-16T17:16:00Z" w16du:dateUtc="2026-08-16T11:46:00Z">
              <w:rPr>
                <w:b/>
                <w:bCs/>
                <w:lang w:val="en-IN"/>
              </w:rPr>
            </w:rPrChange>
          </w:rPr>
          <w:t>Inventory Turnover (ITO)</w:t>
        </w:r>
        <w:r w:rsidRPr="00494964">
          <w:rPr>
            <w:rFonts w:ascii="Times New Roman" w:hAnsi="Times New Roman" w:cs="Times New Roman"/>
            <w:sz w:val="24"/>
            <w:szCs w:val="24"/>
            <w:lang w:val="en-IN"/>
            <w:rPrChange w:id="1639" w:author="JAGADEESHWAR REDDY" w:date="2026-08-16T17:16:00Z" w16du:dateUtc="2026-08-16T11:46:00Z">
              <w:rPr>
                <w:lang w:val="en-IN"/>
              </w:rPr>
            </w:rPrChange>
          </w:rPr>
          <w:t xml:space="preserve"> as the main independent variable. Debt-to-Equity Ratio (DE), Ln(Total Assets), and Firm Age were included as control variables. The analysis was based on </w:t>
        </w:r>
        <w:r w:rsidRPr="00494964">
          <w:rPr>
            <w:rFonts w:ascii="Times New Roman" w:hAnsi="Times New Roman" w:cs="Times New Roman"/>
            <w:sz w:val="24"/>
            <w:szCs w:val="24"/>
            <w:lang w:val="en-IN"/>
            <w:rPrChange w:id="1640" w:author="JAGADEESHWAR REDDY" w:date="2026-08-16T17:16:00Z" w16du:dateUtc="2026-08-16T11:46:00Z">
              <w:rPr>
                <w:b/>
                <w:bCs/>
                <w:lang w:val="en-IN"/>
              </w:rPr>
            </w:rPrChange>
          </w:rPr>
          <w:t>238 firm-year observations</w:t>
        </w:r>
        <w:r w:rsidRPr="00494964">
          <w:rPr>
            <w:rFonts w:ascii="Times New Roman" w:hAnsi="Times New Roman" w:cs="Times New Roman"/>
            <w:sz w:val="24"/>
            <w:szCs w:val="24"/>
            <w:lang w:val="en-IN"/>
            <w:rPrChange w:id="1641" w:author="JAGADEESHWAR REDDY" w:date="2026-08-16T17:16:00Z" w16du:dateUtc="2026-08-16T11:46:00Z">
              <w:rPr>
                <w:lang w:val="en-IN"/>
              </w:rPr>
            </w:rPrChange>
          </w:rPr>
          <w:t>.</w:t>
        </w:r>
      </w:ins>
    </w:p>
    <w:p w14:paraId="3DBC9B7A" w14:textId="77777777" w:rsidR="00494964" w:rsidRPr="00494964" w:rsidRDefault="00494964">
      <w:pPr>
        <w:rPr>
          <w:ins w:id="1642" w:author="JAGADEESHWAR REDDY" w:date="2026-08-16T17:06:00Z"/>
          <w:rPrChange w:id="1643" w:author="JAGADEESHWAR REDDY" w:date="2026-08-16T17:16:00Z" w16du:dateUtc="2026-08-16T11:46:00Z">
            <w:rPr>
              <w:ins w:id="1644" w:author="JAGADEESHWAR REDDY" w:date="2026-08-16T17:06:00Z"/>
              <w:rFonts w:ascii="Times New Roman" w:hAnsi="Times New Roman" w:cs="Times New Roman"/>
              <w:b/>
              <w:bCs/>
              <w:sz w:val="32"/>
              <w:szCs w:val="32"/>
              <w:lang w:val="en-IN"/>
            </w:rPr>
          </w:rPrChange>
        </w:rPr>
        <w:pPrChange w:id="1645" w:author="JAGADEESHWAR REDDY" w:date="2026-08-16T17:16:00Z" w16du:dateUtc="2026-08-16T11:46:00Z">
          <w:pPr>
            <w:spacing w:line="360" w:lineRule="auto"/>
          </w:pPr>
        </w:pPrChange>
      </w:pPr>
    </w:p>
    <w:p w14:paraId="39A07D99" w14:textId="6C106646" w:rsidR="00CE435E" w:rsidRDefault="000826D0" w:rsidP="00963707">
      <w:pPr>
        <w:spacing w:line="360" w:lineRule="auto"/>
        <w:rPr>
          <w:ins w:id="1646" w:author="JAGADEESHWAR REDDY" w:date="2026-08-16T17:17:00Z" w16du:dateUtc="2026-08-16T11:47:00Z"/>
          <w:rFonts w:ascii="Times New Roman" w:hAnsi="Times New Roman" w:cs="Times New Roman"/>
          <w:b/>
          <w:bCs/>
          <w:sz w:val="24"/>
          <w:szCs w:val="24"/>
        </w:rPr>
      </w:pPr>
      <w:ins w:id="1647" w:author="JAGADEESHWAR REDDY" w:date="2026-08-16T17:17:00Z">
        <w:r w:rsidRPr="000826D0">
          <w:rPr>
            <w:rFonts w:ascii="Times New Roman" w:hAnsi="Times New Roman" w:cs="Times New Roman"/>
            <w:b/>
            <w:bCs/>
            <w:sz w:val="24"/>
            <w:szCs w:val="24"/>
            <w:rPrChange w:id="1648" w:author="JAGADEESHWAR REDDY" w:date="2026-08-16T17:17:00Z" w16du:dateUtc="2026-08-16T11:47:00Z">
              <w:rPr>
                <w:rFonts w:ascii="Times New Roman" w:hAnsi="Times New Roman" w:cs="Times New Roman"/>
                <w:b/>
                <w:bCs/>
                <w:sz w:val="32"/>
                <w:szCs w:val="32"/>
              </w:rPr>
            </w:rPrChange>
          </w:rPr>
          <w:t>Regression Results for H1</w:t>
        </w:r>
      </w:ins>
      <w:ins w:id="1649" w:author="JAGADEESHWAR REDDY" w:date="2026-08-16T17:17:00Z" w16du:dateUtc="2026-08-16T11:47:00Z">
        <w:r w:rsidRPr="000826D0">
          <w:rPr>
            <w:rFonts w:ascii="Times New Roman" w:hAnsi="Times New Roman" w:cs="Times New Roman"/>
            <w:b/>
            <w:bCs/>
            <w:sz w:val="24"/>
            <w:szCs w:val="24"/>
            <w:rPrChange w:id="1650" w:author="JAGADEESHWAR REDDY" w:date="2026-08-16T17:17:00Z" w16du:dateUtc="2026-08-16T11:47:00Z">
              <w:rPr>
                <w:rFonts w:ascii="Times New Roman" w:hAnsi="Times New Roman" w:cs="Times New Roman"/>
                <w:b/>
                <w:bCs/>
                <w:sz w:val="32"/>
                <w:szCs w:val="32"/>
              </w:rPr>
            </w:rPrChange>
          </w:rPr>
          <w:t xml:space="preserve"> Table</w:t>
        </w:r>
        <w:r>
          <w:rPr>
            <w:rFonts w:ascii="Times New Roman" w:hAnsi="Times New Roman" w:cs="Times New Roman"/>
            <w:b/>
            <w:bCs/>
            <w:sz w:val="24"/>
            <w:szCs w:val="24"/>
          </w:rPr>
          <w:t xml:space="preserve"> :</w:t>
        </w:r>
      </w:ins>
    </w:p>
    <w:p w14:paraId="02823F44" w14:textId="0DAF5A97" w:rsidR="00FD0C92" w:rsidRPr="00FD0C92" w:rsidRDefault="00FD0C92">
      <w:pPr>
        <w:pStyle w:val="Caption"/>
        <w:keepNext/>
        <w:rPr>
          <w:ins w:id="1651" w:author="JAGADEESHWAR REDDY" w:date="2026-08-30T23:58:00Z" w16du:dateUtc="2026-08-30T18:28:00Z"/>
          <w:rFonts w:ascii="Times New Roman" w:hAnsi="Times New Roman" w:cs="Times New Roman"/>
          <w:sz w:val="24"/>
          <w:szCs w:val="24"/>
          <w:rPrChange w:id="1652" w:author="JAGADEESHWAR REDDY" w:date="2026-08-30T23:58:00Z" w16du:dateUtc="2026-08-30T18:28:00Z">
            <w:rPr>
              <w:ins w:id="1653" w:author="JAGADEESHWAR REDDY" w:date="2026-08-30T23:58:00Z" w16du:dateUtc="2026-08-30T18:28:00Z"/>
            </w:rPr>
          </w:rPrChange>
        </w:rPr>
        <w:pPrChange w:id="1654" w:author="JAGADEESHWAR REDDY" w:date="2026-08-30T23:58:00Z" w16du:dateUtc="2026-08-30T18:28:00Z">
          <w:pPr/>
        </w:pPrChange>
      </w:pPr>
      <w:bookmarkStart w:id="1655" w:name="_Toc239027063"/>
      <w:ins w:id="1656" w:author="JAGADEESHWAR REDDY" w:date="2026-08-30T23:58:00Z" w16du:dateUtc="2026-08-30T18:28:00Z">
        <w:r w:rsidRPr="00FD0C92">
          <w:rPr>
            <w:rFonts w:ascii="Times New Roman" w:hAnsi="Times New Roman" w:cs="Times New Roman"/>
            <w:sz w:val="24"/>
            <w:szCs w:val="24"/>
            <w:rPrChange w:id="1657" w:author="JAGADEESHWAR REDDY" w:date="2026-08-30T23:58:00Z" w16du:dateUtc="2026-08-30T18:28:00Z">
              <w:rPr>
                <w:i/>
                <w:iCs/>
              </w:rPr>
            </w:rPrChange>
          </w:rPr>
          <w:t xml:space="preserve">Table </w:t>
        </w:r>
        <w:r w:rsidRPr="00FD0C92">
          <w:rPr>
            <w:rFonts w:ascii="Times New Roman" w:hAnsi="Times New Roman" w:cs="Times New Roman"/>
            <w:sz w:val="24"/>
            <w:szCs w:val="24"/>
            <w:rPrChange w:id="1658" w:author="JAGADEESHWAR REDDY" w:date="2026-08-30T23:58:00Z" w16du:dateUtc="2026-08-30T18:28:00Z">
              <w:rPr>
                <w:i/>
                <w:iCs/>
              </w:rPr>
            </w:rPrChange>
          </w:rPr>
          <w:fldChar w:fldCharType="begin"/>
        </w:r>
        <w:r w:rsidRPr="00FD0C92">
          <w:rPr>
            <w:rFonts w:ascii="Times New Roman" w:hAnsi="Times New Roman" w:cs="Times New Roman"/>
            <w:sz w:val="24"/>
            <w:szCs w:val="24"/>
            <w:rPrChange w:id="1659" w:author="JAGADEESHWAR REDDY" w:date="2026-08-30T23:58:00Z" w16du:dateUtc="2026-08-30T18:28:00Z">
              <w:rPr>
                <w:i/>
                <w:iCs/>
              </w:rPr>
            </w:rPrChange>
          </w:rPr>
          <w:instrText xml:space="preserve"> SEQ Table \* ARABIC </w:instrText>
        </w:r>
      </w:ins>
      <w:r w:rsidRPr="00FD0C92">
        <w:rPr>
          <w:rFonts w:ascii="Times New Roman" w:hAnsi="Times New Roman" w:cs="Times New Roman"/>
          <w:sz w:val="24"/>
          <w:szCs w:val="24"/>
          <w:rPrChange w:id="1660" w:author="JAGADEESHWAR REDDY" w:date="2026-08-30T23:58:00Z" w16du:dateUtc="2026-08-30T18:28:00Z">
            <w:rPr>
              <w:i/>
              <w:iCs/>
            </w:rPr>
          </w:rPrChange>
        </w:rPr>
        <w:fldChar w:fldCharType="separate"/>
      </w:r>
      <w:ins w:id="1661" w:author="JAGADEESHWAR REDDY" w:date="2026-08-31T00:01:00Z" w16du:dateUtc="2026-08-30T18:31:00Z">
        <w:r w:rsidR="00C516F7">
          <w:rPr>
            <w:rFonts w:ascii="Times New Roman" w:hAnsi="Times New Roman" w:cs="Times New Roman"/>
            <w:noProof/>
            <w:sz w:val="24"/>
            <w:szCs w:val="24"/>
          </w:rPr>
          <w:t>3</w:t>
        </w:r>
      </w:ins>
      <w:ins w:id="1662" w:author="JAGADEESHWAR REDDY" w:date="2026-08-30T23:58:00Z" w16du:dateUtc="2026-08-30T18:28:00Z">
        <w:r w:rsidRPr="00FD0C92">
          <w:rPr>
            <w:rFonts w:ascii="Times New Roman" w:hAnsi="Times New Roman" w:cs="Times New Roman"/>
            <w:sz w:val="24"/>
            <w:szCs w:val="24"/>
            <w:rPrChange w:id="1663" w:author="JAGADEESHWAR REDDY" w:date="2026-08-30T23:58:00Z" w16du:dateUtc="2026-08-30T18:28:00Z">
              <w:rPr>
                <w:i/>
                <w:iCs/>
              </w:rPr>
            </w:rPrChange>
          </w:rPr>
          <w:fldChar w:fldCharType="end"/>
        </w:r>
        <w:r w:rsidRPr="00FD0C92">
          <w:rPr>
            <w:rFonts w:ascii="Times New Roman" w:hAnsi="Times New Roman" w:cs="Times New Roman"/>
            <w:sz w:val="24"/>
            <w:szCs w:val="24"/>
            <w:rPrChange w:id="1664" w:author="JAGADEESHWAR REDDY" w:date="2026-08-30T23:58:00Z" w16du:dateUtc="2026-08-30T18:28:00Z">
              <w:rPr>
                <w:i/>
                <w:iCs/>
              </w:rPr>
            </w:rPrChange>
          </w:rPr>
          <w:t xml:space="preserve"> - 5.3 H1 Regression Results</w:t>
        </w:r>
        <w:bookmarkEnd w:id="1655"/>
      </w:ins>
    </w:p>
    <w:tbl>
      <w:tblPr>
        <w:tblStyle w:val="PlainTable1"/>
        <w:tblW w:w="0" w:type="auto"/>
        <w:jc w:val="center"/>
        <w:tblLook w:val="04A0" w:firstRow="1" w:lastRow="0" w:firstColumn="1" w:lastColumn="0" w:noHBand="0" w:noVBand="1"/>
        <w:tblPrChange w:id="1665" w:author="JAGADEESHWAR REDDY" w:date="2026-08-16T17:32:00Z" w16du:dateUtc="2026-08-16T12:02: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276"/>
        <w:gridCol w:w="836"/>
        <w:gridCol w:w="836"/>
        <w:gridCol w:w="892"/>
        <w:tblGridChange w:id="1666">
          <w:tblGrid>
            <w:gridCol w:w="5"/>
            <w:gridCol w:w="1957"/>
            <w:gridCol w:w="319"/>
            <w:gridCol w:w="361"/>
            <w:gridCol w:w="475"/>
            <w:gridCol w:w="205"/>
            <w:gridCol w:w="631"/>
            <w:gridCol w:w="120"/>
            <w:gridCol w:w="772"/>
          </w:tblGrid>
        </w:tblGridChange>
      </w:tblGrid>
      <w:tr w:rsidR="0001311B" w:rsidRPr="0001311B" w14:paraId="10168FBA" w14:textId="77777777" w:rsidTr="00CE435E">
        <w:trPr>
          <w:cnfStyle w:val="100000000000" w:firstRow="1" w:lastRow="0" w:firstColumn="0" w:lastColumn="0" w:oddVBand="0" w:evenVBand="0" w:oddHBand="0" w:evenHBand="0" w:firstRowFirstColumn="0" w:firstRowLastColumn="0" w:lastRowFirstColumn="0" w:lastRowLastColumn="0"/>
          <w:jc w:val="center"/>
          <w:ins w:id="1667" w:author="JAGADEESHWAR REDDY" w:date="2026-08-16T17:31:00Z"/>
          <w:trPrChange w:id="1668" w:author="JAGADEESHWAR REDDY" w:date="2026-08-16T17:32:00Z" w16du:dateUtc="2026-08-16T12:02: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69" w:author="JAGADEESHWAR REDDY" w:date="2026-08-16T17:32:00Z" w16du:dateUtc="2026-08-16T12:02:00Z">
              <w:tcPr>
                <w:tcW w:w="0" w:type="auto"/>
                <w:gridSpan w:val="2"/>
                <w:vAlign w:val="center"/>
                <w:hideMark/>
              </w:tcPr>
            </w:tcPrChange>
          </w:tcPr>
          <w:p w14:paraId="32529D84" w14:textId="77777777" w:rsidR="0001311B" w:rsidRPr="0001311B" w:rsidRDefault="0001311B">
            <w:pPr>
              <w:spacing w:after="160" w:line="360" w:lineRule="auto"/>
              <w:jc w:val="center"/>
              <w:cnfStyle w:val="101000000000" w:firstRow="1" w:lastRow="0" w:firstColumn="1" w:lastColumn="0" w:oddVBand="0" w:evenVBand="0" w:oddHBand="0" w:evenHBand="0" w:firstRowFirstColumn="0" w:firstRowLastColumn="0" w:lastRowFirstColumn="0" w:lastRowLastColumn="0"/>
              <w:rPr>
                <w:ins w:id="1670" w:author="JAGADEESHWAR REDDY" w:date="2026-08-16T17:31:00Z"/>
                <w:rFonts w:ascii="Times New Roman" w:hAnsi="Times New Roman" w:cs="Times New Roman"/>
                <w:sz w:val="24"/>
                <w:szCs w:val="24"/>
                <w:lang w:val="en-IN"/>
              </w:rPr>
              <w:pPrChange w:id="1671" w:author="JAGADEESHWAR REDDY" w:date="2026-08-16T17:32:00Z" w16du:dateUtc="2026-08-16T12:02:00Z">
                <w:pPr>
                  <w:spacing w:after="160" w:line="360" w:lineRule="auto"/>
                  <w:cnfStyle w:val="101000000000" w:firstRow="1" w:lastRow="0" w:firstColumn="1" w:lastColumn="0" w:oddVBand="0" w:evenVBand="0" w:oddHBand="0" w:evenHBand="0" w:firstRowFirstColumn="0" w:firstRowLastColumn="0" w:lastRowFirstColumn="0" w:lastRowLastColumn="0"/>
                </w:pPr>
              </w:pPrChange>
            </w:pPr>
            <w:ins w:id="1672" w:author="JAGADEESHWAR REDDY" w:date="2026-08-16T17:31:00Z">
              <w:r w:rsidRPr="0001311B">
                <w:rPr>
                  <w:rFonts w:ascii="Times New Roman" w:hAnsi="Times New Roman" w:cs="Times New Roman"/>
                  <w:sz w:val="24"/>
                  <w:szCs w:val="24"/>
                  <w:lang w:val="en-IN"/>
                </w:rPr>
                <w:t>Predictor</w:t>
              </w:r>
            </w:ins>
          </w:p>
        </w:tc>
        <w:tc>
          <w:tcPr>
            <w:tcW w:w="0" w:type="auto"/>
            <w:hideMark/>
            <w:tcPrChange w:id="1673" w:author="JAGADEESHWAR REDDY" w:date="2026-08-16T17:32:00Z" w16du:dateUtc="2026-08-16T12:02:00Z">
              <w:tcPr>
                <w:tcW w:w="0" w:type="auto"/>
                <w:gridSpan w:val="2"/>
                <w:vAlign w:val="center"/>
                <w:hideMark/>
              </w:tcPr>
            </w:tcPrChange>
          </w:tcPr>
          <w:p w14:paraId="2671AD0B" w14:textId="77777777" w:rsidR="0001311B" w:rsidRPr="0001311B" w:rsidRDefault="0001311B">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674" w:author="JAGADEESHWAR REDDY" w:date="2026-08-16T17:31:00Z"/>
                <w:rFonts w:ascii="Times New Roman" w:hAnsi="Times New Roman" w:cs="Times New Roman"/>
                <w:sz w:val="24"/>
                <w:szCs w:val="24"/>
                <w:lang w:val="en-IN"/>
              </w:rPr>
              <w:pPrChange w:id="1675" w:author="JAGADEESHWAR REDDY" w:date="2026-08-16T17:32:00Z" w16du:dateUtc="2026-08-16T12:02: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676" w:author="JAGADEESHWAR REDDY" w:date="2026-08-16T17:31:00Z">
              <w:r w:rsidRPr="0001311B">
                <w:rPr>
                  <w:rFonts w:ascii="Times New Roman" w:hAnsi="Times New Roman" w:cs="Times New Roman"/>
                  <w:sz w:val="24"/>
                  <w:szCs w:val="24"/>
                  <w:lang w:val="en-IN"/>
                </w:rPr>
                <w:t>β</w:t>
              </w:r>
            </w:ins>
          </w:p>
        </w:tc>
        <w:tc>
          <w:tcPr>
            <w:tcW w:w="0" w:type="auto"/>
            <w:hideMark/>
            <w:tcPrChange w:id="1677" w:author="JAGADEESHWAR REDDY" w:date="2026-08-16T17:32:00Z" w16du:dateUtc="2026-08-16T12:02:00Z">
              <w:tcPr>
                <w:tcW w:w="0" w:type="auto"/>
                <w:gridSpan w:val="2"/>
                <w:vAlign w:val="center"/>
                <w:hideMark/>
              </w:tcPr>
            </w:tcPrChange>
          </w:tcPr>
          <w:p w14:paraId="72083B89" w14:textId="77777777" w:rsidR="0001311B" w:rsidRPr="0001311B" w:rsidRDefault="0001311B">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678" w:author="JAGADEESHWAR REDDY" w:date="2026-08-16T17:31:00Z"/>
                <w:rFonts w:ascii="Times New Roman" w:hAnsi="Times New Roman" w:cs="Times New Roman"/>
                <w:sz w:val="24"/>
                <w:szCs w:val="24"/>
                <w:lang w:val="en-IN"/>
              </w:rPr>
              <w:pPrChange w:id="1679" w:author="JAGADEESHWAR REDDY" w:date="2026-08-16T17:32:00Z" w16du:dateUtc="2026-08-16T12:02: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680" w:author="JAGADEESHWAR REDDY" w:date="2026-08-16T17:31:00Z">
              <w:r w:rsidRPr="0001311B">
                <w:rPr>
                  <w:rFonts w:ascii="Times New Roman" w:hAnsi="Times New Roman" w:cs="Times New Roman"/>
                  <w:sz w:val="24"/>
                  <w:szCs w:val="24"/>
                  <w:lang w:val="en-IN"/>
                </w:rPr>
                <w:t>t</w:t>
              </w:r>
            </w:ins>
          </w:p>
        </w:tc>
        <w:tc>
          <w:tcPr>
            <w:tcW w:w="0" w:type="auto"/>
            <w:hideMark/>
            <w:tcPrChange w:id="1681" w:author="JAGADEESHWAR REDDY" w:date="2026-08-16T17:32:00Z" w16du:dateUtc="2026-08-16T12:02:00Z">
              <w:tcPr>
                <w:tcW w:w="0" w:type="auto"/>
                <w:gridSpan w:val="2"/>
                <w:vAlign w:val="center"/>
                <w:hideMark/>
              </w:tcPr>
            </w:tcPrChange>
          </w:tcPr>
          <w:p w14:paraId="40E0EDFB" w14:textId="77777777" w:rsidR="0001311B" w:rsidRPr="0001311B" w:rsidRDefault="0001311B">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1682" w:author="JAGADEESHWAR REDDY" w:date="2026-08-16T17:31:00Z"/>
                <w:rFonts w:ascii="Times New Roman" w:hAnsi="Times New Roman" w:cs="Times New Roman"/>
                <w:sz w:val="24"/>
                <w:szCs w:val="24"/>
                <w:lang w:val="en-IN"/>
              </w:rPr>
              <w:pPrChange w:id="1683" w:author="JAGADEESHWAR REDDY" w:date="2026-08-16T17:32:00Z" w16du:dateUtc="2026-08-16T12:02: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1684" w:author="JAGADEESHWAR REDDY" w:date="2026-08-16T17:31:00Z">
              <w:r w:rsidRPr="0001311B">
                <w:rPr>
                  <w:rFonts w:ascii="Times New Roman" w:hAnsi="Times New Roman" w:cs="Times New Roman"/>
                  <w:sz w:val="24"/>
                  <w:szCs w:val="24"/>
                  <w:lang w:val="en-IN"/>
                </w:rPr>
                <w:t>p</w:t>
              </w:r>
            </w:ins>
          </w:p>
        </w:tc>
      </w:tr>
      <w:tr w:rsidR="0001311B" w:rsidRPr="0001311B" w14:paraId="1C7EA6F0" w14:textId="77777777" w:rsidTr="00CE435E">
        <w:trPr>
          <w:cnfStyle w:val="000000100000" w:firstRow="0" w:lastRow="0" w:firstColumn="0" w:lastColumn="0" w:oddVBand="0" w:evenVBand="0" w:oddHBand="1" w:evenHBand="0" w:firstRowFirstColumn="0" w:firstRowLastColumn="0" w:lastRowFirstColumn="0" w:lastRowLastColumn="0"/>
          <w:jc w:val="center"/>
          <w:ins w:id="1685" w:author="JAGADEESHWAR REDDY" w:date="2026-08-16T17:31:00Z"/>
          <w:trPrChange w:id="1686" w:author="JAGADEESHWAR REDDY" w:date="2026-08-16T17:32:00Z" w16du:dateUtc="2026-08-16T12:02: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687" w:author="JAGADEESHWAR REDDY" w:date="2026-08-16T17:32:00Z" w16du:dateUtc="2026-08-16T12:02:00Z">
              <w:tcPr>
                <w:tcW w:w="0" w:type="auto"/>
                <w:gridSpan w:val="2"/>
                <w:vAlign w:val="center"/>
                <w:hideMark/>
              </w:tcPr>
            </w:tcPrChange>
          </w:tcPr>
          <w:p w14:paraId="4C94885E" w14:textId="77777777" w:rsidR="0001311B" w:rsidRPr="00C733E3" w:rsidRDefault="0001311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688" w:author="JAGADEESHWAR REDDY" w:date="2026-08-16T17:31:00Z"/>
                <w:rFonts w:ascii="Times New Roman" w:hAnsi="Times New Roman" w:cs="Times New Roman"/>
                <w:b w:val="0"/>
                <w:sz w:val="24"/>
                <w:szCs w:val="24"/>
                <w:lang w:val="en-IN"/>
                <w:rPrChange w:id="1689" w:author="JAGADEESHWAR REDDY" w:date="2026-08-16T17:36:00Z" w16du:dateUtc="2026-08-16T12:06:00Z">
                  <w:rPr>
                    <w:ins w:id="1690" w:author="JAGADEESHWAR REDDY" w:date="2026-08-16T17:31:00Z"/>
                    <w:rFonts w:ascii="Times New Roman" w:hAnsi="Times New Roman" w:cs="Times New Roman"/>
                    <w:bCs w:val="0"/>
                    <w:sz w:val="24"/>
                    <w:szCs w:val="24"/>
                    <w:lang w:val="en-IN"/>
                  </w:rPr>
                </w:rPrChange>
              </w:rPr>
              <w:pPrChange w:id="1691" w:author="JAGADEESHWAR REDDY" w:date="2026-08-16T17:32:00Z" w16du:dateUtc="2026-08-16T12:02: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692" w:author="JAGADEESHWAR REDDY" w:date="2026-08-16T17:31:00Z">
              <w:r w:rsidRPr="00C733E3">
                <w:rPr>
                  <w:rFonts w:ascii="Times New Roman" w:hAnsi="Times New Roman" w:cs="Times New Roman"/>
                  <w:sz w:val="24"/>
                  <w:szCs w:val="24"/>
                  <w:lang w:val="en-IN"/>
                </w:rPr>
                <w:t>Inventory Turnover</w:t>
              </w:r>
            </w:ins>
          </w:p>
        </w:tc>
        <w:tc>
          <w:tcPr>
            <w:tcW w:w="0" w:type="auto"/>
            <w:hideMark/>
            <w:tcPrChange w:id="1693" w:author="JAGADEESHWAR REDDY" w:date="2026-08-16T17:32:00Z" w16du:dateUtc="2026-08-16T12:02:00Z">
              <w:tcPr>
                <w:tcW w:w="0" w:type="auto"/>
                <w:gridSpan w:val="2"/>
                <w:vAlign w:val="center"/>
                <w:hideMark/>
              </w:tcPr>
            </w:tcPrChange>
          </w:tcPr>
          <w:p w14:paraId="79406805" w14:textId="7777777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694" w:author="JAGADEESHWAR REDDY" w:date="2026-08-16T17:31:00Z"/>
                <w:rFonts w:ascii="Times New Roman" w:hAnsi="Times New Roman" w:cs="Times New Roman"/>
                <w:sz w:val="24"/>
                <w:szCs w:val="24"/>
                <w:lang w:val="en-IN"/>
                <w:rPrChange w:id="1695" w:author="JAGADEESHWAR REDDY" w:date="2026-08-16T17:31:00Z" w16du:dateUtc="2026-08-16T12:01:00Z">
                  <w:rPr>
                    <w:ins w:id="1696" w:author="JAGADEESHWAR REDDY" w:date="2026-08-16T17:31:00Z"/>
                    <w:rFonts w:ascii="Times New Roman" w:hAnsi="Times New Roman" w:cs="Times New Roman"/>
                    <w:b/>
                    <w:bCs/>
                    <w:sz w:val="24"/>
                    <w:szCs w:val="24"/>
                    <w:lang w:val="en-IN"/>
                  </w:rPr>
                </w:rPrChange>
              </w:rPr>
              <w:pPrChange w:id="1697"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698" w:author="JAGADEESHWAR REDDY" w:date="2026-08-16T17:31:00Z">
              <w:r w:rsidRPr="0001311B">
                <w:rPr>
                  <w:rFonts w:ascii="Times New Roman" w:hAnsi="Times New Roman" w:cs="Times New Roman"/>
                  <w:sz w:val="24"/>
                  <w:szCs w:val="24"/>
                  <w:lang w:val="en-IN"/>
                  <w:rPrChange w:id="1699" w:author="JAGADEESHWAR REDDY" w:date="2026-08-16T17:31:00Z" w16du:dateUtc="2026-08-16T12:01:00Z">
                    <w:rPr>
                      <w:rFonts w:ascii="Times New Roman" w:hAnsi="Times New Roman" w:cs="Times New Roman"/>
                      <w:b/>
                      <w:bCs/>
                      <w:sz w:val="24"/>
                      <w:szCs w:val="24"/>
                      <w:lang w:val="en-IN"/>
                    </w:rPr>
                  </w:rPrChange>
                </w:rPr>
                <w:t>0.088</w:t>
              </w:r>
            </w:ins>
          </w:p>
        </w:tc>
        <w:tc>
          <w:tcPr>
            <w:tcW w:w="0" w:type="auto"/>
            <w:hideMark/>
            <w:tcPrChange w:id="1700" w:author="JAGADEESHWAR REDDY" w:date="2026-08-16T17:32:00Z" w16du:dateUtc="2026-08-16T12:02:00Z">
              <w:tcPr>
                <w:tcW w:w="0" w:type="auto"/>
                <w:gridSpan w:val="2"/>
                <w:vAlign w:val="center"/>
                <w:hideMark/>
              </w:tcPr>
            </w:tcPrChange>
          </w:tcPr>
          <w:p w14:paraId="36E37AE8" w14:textId="7777777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701" w:author="JAGADEESHWAR REDDY" w:date="2026-08-16T17:31:00Z"/>
                <w:rFonts w:ascii="Times New Roman" w:hAnsi="Times New Roman" w:cs="Times New Roman"/>
                <w:sz w:val="24"/>
                <w:szCs w:val="24"/>
                <w:lang w:val="en-IN"/>
                <w:rPrChange w:id="1702" w:author="JAGADEESHWAR REDDY" w:date="2026-08-16T17:31:00Z" w16du:dateUtc="2026-08-16T12:01:00Z">
                  <w:rPr>
                    <w:ins w:id="1703" w:author="JAGADEESHWAR REDDY" w:date="2026-08-16T17:31:00Z"/>
                    <w:rFonts w:ascii="Times New Roman" w:hAnsi="Times New Roman" w:cs="Times New Roman"/>
                    <w:b/>
                    <w:bCs/>
                    <w:sz w:val="24"/>
                    <w:szCs w:val="24"/>
                    <w:lang w:val="en-IN"/>
                  </w:rPr>
                </w:rPrChange>
              </w:rPr>
              <w:pPrChange w:id="1704"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705" w:author="JAGADEESHWAR REDDY" w:date="2026-08-16T17:31:00Z">
              <w:r w:rsidRPr="0001311B">
                <w:rPr>
                  <w:rFonts w:ascii="Times New Roman" w:hAnsi="Times New Roman" w:cs="Times New Roman"/>
                  <w:sz w:val="24"/>
                  <w:szCs w:val="24"/>
                  <w:lang w:val="en-IN"/>
                  <w:rPrChange w:id="1706" w:author="JAGADEESHWAR REDDY" w:date="2026-08-16T17:31:00Z" w16du:dateUtc="2026-08-16T12:01:00Z">
                    <w:rPr>
                      <w:rFonts w:ascii="Times New Roman" w:hAnsi="Times New Roman" w:cs="Times New Roman"/>
                      <w:b/>
                      <w:bCs/>
                      <w:sz w:val="24"/>
                      <w:szCs w:val="24"/>
                      <w:lang w:val="en-IN"/>
                    </w:rPr>
                  </w:rPrChange>
                </w:rPr>
                <w:t>1.332</w:t>
              </w:r>
            </w:ins>
          </w:p>
        </w:tc>
        <w:tc>
          <w:tcPr>
            <w:tcW w:w="0" w:type="auto"/>
            <w:hideMark/>
            <w:tcPrChange w:id="1707" w:author="JAGADEESHWAR REDDY" w:date="2026-08-16T17:32:00Z" w16du:dateUtc="2026-08-16T12:02:00Z">
              <w:tcPr>
                <w:tcW w:w="0" w:type="auto"/>
                <w:gridSpan w:val="2"/>
                <w:vAlign w:val="center"/>
                <w:hideMark/>
              </w:tcPr>
            </w:tcPrChange>
          </w:tcPr>
          <w:p w14:paraId="4FEEF01F" w14:textId="7777777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708" w:author="JAGADEESHWAR REDDY" w:date="2026-08-16T17:31:00Z"/>
                <w:rFonts w:ascii="Times New Roman" w:hAnsi="Times New Roman" w:cs="Times New Roman"/>
                <w:sz w:val="24"/>
                <w:szCs w:val="24"/>
                <w:lang w:val="en-IN"/>
                <w:rPrChange w:id="1709" w:author="JAGADEESHWAR REDDY" w:date="2026-08-16T17:31:00Z" w16du:dateUtc="2026-08-16T12:01:00Z">
                  <w:rPr>
                    <w:ins w:id="1710" w:author="JAGADEESHWAR REDDY" w:date="2026-08-16T17:31:00Z"/>
                    <w:rFonts w:ascii="Times New Roman" w:hAnsi="Times New Roman" w:cs="Times New Roman"/>
                    <w:b/>
                    <w:bCs/>
                    <w:sz w:val="24"/>
                    <w:szCs w:val="24"/>
                    <w:lang w:val="en-IN"/>
                  </w:rPr>
                </w:rPrChange>
              </w:rPr>
              <w:pPrChange w:id="1711"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712" w:author="JAGADEESHWAR REDDY" w:date="2026-08-16T17:31:00Z">
              <w:r w:rsidRPr="0001311B">
                <w:rPr>
                  <w:rFonts w:ascii="Times New Roman" w:hAnsi="Times New Roman" w:cs="Times New Roman"/>
                  <w:sz w:val="24"/>
                  <w:szCs w:val="24"/>
                  <w:lang w:val="en-IN"/>
                  <w:rPrChange w:id="1713" w:author="JAGADEESHWAR REDDY" w:date="2026-08-16T17:31:00Z" w16du:dateUtc="2026-08-16T12:01:00Z">
                    <w:rPr>
                      <w:rFonts w:ascii="Times New Roman" w:hAnsi="Times New Roman" w:cs="Times New Roman"/>
                      <w:b/>
                      <w:bCs/>
                      <w:sz w:val="24"/>
                      <w:szCs w:val="24"/>
                      <w:lang w:val="en-IN"/>
                    </w:rPr>
                  </w:rPrChange>
                </w:rPr>
                <w:t>0.184</w:t>
              </w:r>
            </w:ins>
          </w:p>
        </w:tc>
      </w:tr>
      <w:tr w:rsidR="0001311B" w:rsidRPr="0001311B" w14:paraId="115F8B26" w14:textId="77777777" w:rsidTr="00CE435E">
        <w:trPr>
          <w:jc w:val="center"/>
          <w:ins w:id="1714" w:author="JAGADEESHWAR REDDY" w:date="2026-08-16T17:31:00Z"/>
          <w:trPrChange w:id="1715" w:author="JAGADEESHWAR REDDY" w:date="2026-08-16T17:32:00Z" w16du:dateUtc="2026-08-16T12:02: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16" w:author="JAGADEESHWAR REDDY" w:date="2026-08-16T17:32:00Z" w16du:dateUtc="2026-08-16T12:02:00Z">
              <w:tcPr>
                <w:tcW w:w="0" w:type="auto"/>
                <w:gridSpan w:val="2"/>
                <w:vAlign w:val="center"/>
                <w:hideMark/>
              </w:tcPr>
            </w:tcPrChange>
          </w:tcPr>
          <w:p w14:paraId="41D6F837" w14:textId="77777777" w:rsidR="0001311B" w:rsidRPr="00C733E3" w:rsidRDefault="0001311B">
            <w:pPr>
              <w:spacing w:after="160" w:line="360" w:lineRule="auto"/>
              <w:jc w:val="center"/>
              <w:rPr>
                <w:ins w:id="1717" w:author="JAGADEESHWAR REDDY" w:date="2026-08-16T17:31:00Z"/>
                <w:rFonts w:ascii="Times New Roman" w:hAnsi="Times New Roman" w:cs="Times New Roman"/>
                <w:b w:val="0"/>
                <w:sz w:val="24"/>
                <w:szCs w:val="24"/>
                <w:lang w:val="en-IN"/>
                <w:rPrChange w:id="1718" w:author="JAGADEESHWAR REDDY" w:date="2026-08-16T17:36:00Z" w16du:dateUtc="2026-08-16T12:06:00Z">
                  <w:rPr>
                    <w:ins w:id="1719" w:author="JAGADEESHWAR REDDY" w:date="2026-08-16T17:31:00Z"/>
                    <w:rFonts w:ascii="Times New Roman" w:hAnsi="Times New Roman" w:cs="Times New Roman"/>
                    <w:bCs w:val="0"/>
                    <w:sz w:val="24"/>
                    <w:szCs w:val="24"/>
                    <w:lang w:val="en-IN"/>
                  </w:rPr>
                </w:rPrChange>
              </w:rPr>
              <w:pPrChange w:id="1720" w:author="JAGADEESHWAR REDDY" w:date="2026-08-16T17:32:00Z" w16du:dateUtc="2026-08-16T12:02:00Z">
                <w:pPr>
                  <w:spacing w:after="160" w:line="360" w:lineRule="auto"/>
                </w:pPr>
              </w:pPrChange>
            </w:pPr>
            <w:ins w:id="1721" w:author="JAGADEESHWAR REDDY" w:date="2026-08-16T17:31:00Z">
              <w:r w:rsidRPr="00C733E3">
                <w:rPr>
                  <w:rFonts w:ascii="Times New Roman" w:hAnsi="Times New Roman" w:cs="Times New Roman"/>
                  <w:sz w:val="24"/>
                  <w:szCs w:val="24"/>
                  <w:lang w:val="en-IN"/>
                </w:rPr>
                <w:t>Debt-to-Equity</w:t>
              </w:r>
            </w:ins>
          </w:p>
        </w:tc>
        <w:tc>
          <w:tcPr>
            <w:tcW w:w="0" w:type="auto"/>
            <w:hideMark/>
            <w:tcPrChange w:id="1722" w:author="JAGADEESHWAR REDDY" w:date="2026-08-16T17:32:00Z" w16du:dateUtc="2026-08-16T12:02:00Z">
              <w:tcPr>
                <w:tcW w:w="0" w:type="auto"/>
                <w:gridSpan w:val="2"/>
                <w:vAlign w:val="center"/>
                <w:hideMark/>
              </w:tcPr>
            </w:tcPrChange>
          </w:tcPr>
          <w:p w14:paraId="6EFD2434"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23" w:author="JAGADEESHWAR REDDY" w:date="2026-08-16T17:31:00Z"/>
                <w:rFonts w:ascii="Times New Roman" w:hAnsi="Times New Roman" w:cs="Times New Roman"/>
                <w:sz w:val="24"/>
                <w:szCs w:val="24"/>
                <w:lang w:val="en-IN"/>
                <w:rPrChange w:id="1724" w:author="JAGADEESHWAR REDDY" w:date="2026-08-16T17:31:00Z" w16du:dateUtc="2026-08-16T12:01:00Z">
                  <w:rPr>
                    <w:ins w:id="1725" w:author="JAGADEESHWAR REDDY" w:date="2026-08-16T17:31:00Z"/>
                    <w:rFonts w:ascii="Times New Roman" w:hAnsi="Times New Roman" w:cs="Times New Roman"/>
                    <w:b/>
                    <w:bCs/>
                    <w:sz w:val="24"/>
                    <w:szCs w:val="24"/>
                    <w:lang w:val="en-IN"/>
                  </w:rPr>
                </w:rPrChange>
              </w:rPr>
              <w:pPrChange w:id="1726"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727" w:author="JAGADEESHWAR REDDY" w:date="2026-08-16T17:31:00Z">
              <w:r w:rsidRPr="0001311B">
                <w:rPr>
                  <w:rFonts w:ascii="Times New Roman" w:hAnsi="Times New Roman" w:cs="Times New Roman"/>
                  <w:sz w:val="24"/>
                  <w:szCs w:val="24"/>
                  <w:lang w:val="en-IN"/>
                  <w:rPrChange w:id="1728" w:author="JAGADEESHWAR REDDY" w:date="2026-08-16T17:31:00Z" w16du:dateUtc="2026-08-16T12:01:00Z">
                    <w:rPr>
                      <w:rFonts w:ascii="Times New Roman" w:hAnsi="Times New Roman" w:cs="Times New Roman"/>
                      <w:b/>
                      <w:bCs/>
                      <w:sz w:val="24"/>
                      <w:szCs w:val="24"/>
                      <w:lang w:val="en-IN"/>
                    </w:rPr>
                  </w:rPrChange>
                </w:rPr>
                <w:t>-0.036</w:t>
              </w:r>
            </w:ins>
          </w:p>
        </w:tc>
        <w:tc>
          <w:tcPr>
            <w:tcW w:w="0" w:type="auto"/>
            <w:hideMark/>
            <w:tcPrChange w:id="1729" w:author="JAGADEESHWAR REDDY" w:date="2026-08-16T17:32:00Z" w16du:dateUtc="2026-08-16T12:02:00Z">
              <w:tcPr>
                <w:tcW w:w="0" w:type="auto"/>
                <w:gridSpan w:val="2"/>
                <w:vAlign w:val="center"/>
                <w:hideMark/>
              </w:tcPr>
            </w:tcPrChange>
          </w:tcPr>
          <w:p w14:paraId="0062D103"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30" w:author="JAGADEESHWAR REDDY" w:date="2026-08-16T17:31:00Z"/>
                <w:rFonts w:ascii="Times New Roman" w:hAnsi="Times New Roman" w:cs="Times New Roman"/>
                <w:sz w:val="24"/>
                <w:szCs w:val="24"/>
                <w:lang w:val="en-IN"/>
                <w:rPrChange w:id="1731" w:author="JAGADEESHWAR REDDY" w:date="2026-08-16T17:31:00Z" w16du:dateUtc="2026-08-16T12:01:00Z">
                  <w:rPr>
                    <w:ins w:id="1732" w:author="JAGADEESHWAR REDDY" w:date="2026-08-16T17:31:00Z"/>
                    <w:rFonts w:ascii="Times New Roman" w:hAnsi="Times New Roman" w:cs="Times New Roman"/>
                    <w:b/>
                    <w:bCs/>
                    <w:sz w:val="24"/>
                    <w:szCs w:val="24"/>
                    <w:lang w:val="en-IN"/>
                  </w:rPr>
                </w:rPrChange>
              </w:rPr>
              <w:pPrChange w:id="1733"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734" w:author="JAGADEESHWAR REDDY" w:date="2026-08-16T17:31:00Z">
              <w:r w:rsidRPr="0001311B">
                <w:rPr>
                  <w:rFonts w:ascii="Times New Roman" w:hAnsi="Times New Roman" w:cs="Times New Roman"/>
                  <w:sz w:val="24"/>
                  <w:szCs w:val="24"/>
                  <w:lang w:val="en-IN"/>
                  <w:rPrChange w:id="1735" w:author="JAGADEESHWAR REDDY" w:date="2026-08-16T17:31:00Z" w16du:dateUtc="2026-08-16T12:01:00Z">
                    <w:rPr>
                      <w:rFonts w:ascii="Times New Roman" w:hAnsi="Times New Roman" w:cs="Times New Roman"/>
                      <w:b/>
                      <w:bCs/>
                      <w:sz w:val="24"/>
                      <w:szCs w:val="24"/>
                      <w:lang w:val="en-IN"/>
                    </w:rPr>
                  </w:rPrChange>
                </w:rPr>
                <w:t>-0.599</w:t>
              </w:r>
            </w:ins>
          </w:p>
        </w:tc>
        <w:tc>
          <w:tcPr>
            <w:tcW w:w="0" w:type="auto"/>
            <w:hideMark/>
            <w:tcPrChange w:id="1736" w:author="JAGADEESHWAR REDDY" w:date="2026-08-16T17:32:00Z" w16du:dateUtc="2026-08-16T12:02:00Z">
              <w:tcPr>
                <w:tcW w:w="0" w:type="auto"/>
                <w:gridSpan w:val="2"/>
                <w:vAlign w:val="center"/>
                <w:hideMark/>
              </w:tcPr>
            </w:tcPrChange>
          </w:tcPr>
          <w:p w14:paraId="69F905C7"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37" w:author="JAGADEESHWAR REDDY" w:date="2026-08-16T17:31:00Z"/>
                <w:rFonts w:ascii="Times New Roman" w:hAnsi="Times New Roman" w:cs="Times New Roman"/>
                <w:sz w:val="24"/>
                <w:szCs w:val="24"/>
                <w:lang w:val="en-IN"/>
                <w:rPrChange w:id="1738" w:author="JAGADEESHWAR REDDY" w:date="2026-08-16T17:31:00Z" w16du:dateUtc="2026-08-16T12:01:00Z">
                  <w:rPr>
                    <w:ins w:id="1739" w:author="JAGADEESHWAR REDDY" w:date="2026-08-16T17:31:00Z"/>
                    <w:rFonts w:ascii="Times New Roman" w:hAnsi="Times New Roman" w:cs="Times New Roman"/>
                    <w:b/>
                    <w:bCs/>
                    <w:sz w:val="24"/>
                    <w:szCs w:val="24"/>
                    <w:lang w:val="en-IN"/>
                  </w:rPr>
                </w:rPrChange>
              </w:rPr>
              <w:pPrChange w:id="1740"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741" w:author="JAGADEESHWAR REDDY" w:date="2026-08-16T17:31:00Z">
              <w:r w:rsidRPr="0001311B">
                <w:rPr>
                  <w:rFonts w:ascii="Times New Roman" w:hAnsi="Times New Roman" w:cs="Times New Roman"/>
                  <w:sz w:val="24"/>
                  <w:szCs w:val="24"/>
                  <w:lang w:val="en-IN"/>
                  <w:rPrChange w:id="1742" w:author="JAGADEESHWAR REDDY" w:date="2026-08-16T17:31:00Z" w16du:dateUtc="2026-08-16T12:01:00Z">
                    <w:rPr>
                      <w:rFonts w:ascii="Times New Roman" w:hAnsi="Times New Roman" w:cs="Times New Roman"/>
                      <w:b/>
                      <w:bCs/>
                      <w:sz w:val="24"/>
                      <w:szCs w:val="24"/>
                      <w:lang w:val="en-IN"/>
                    </w:rPr>
                  </w:rPrChange>
                </w:rPr>
                <w:t>0.550</w:t>
              </w:r>
            </w:ins>
          </w:p>
        </w:tc>
      </w:tr>
      <w:tr w:rsidR="0001311B" w:rsidRPr="0001311B" w14:paraId="1D182BD6" w14:textId="77777777" w:rsidTr="00CE435E">
        <w:trPr>
          <w:cnfStyle w:val="000000100000" w:firstRow="0" w:lastRow="0" w:firstColumn="0" w:lastColumn="0" w:oddVBand="0" w:evenVBand="0" w:oddHBand="1" w:evenHBand="0" w:firstRowFirstColumn="0" w:firstRowLastColumn="0" w:lastRowFirstColumn="0" w:lastRowLastColumn="0"/>
          <w:jc w:val="center"/>
          <w:ins w:id="1743" w:author="JAGADEESHWAR REDDY" w:date="2026-08-16T17:31:00Z"/>
          <w:trPrChange w:id="1744" w:author="JAGADEESHWAR REDDY" w:date="2026-08-16T17:32:00Z" w16du:dateUtc="2026-08-16T12:02: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45" w:author="JAGADEESHWAR REDDY" w:date="2026-08-16T17:32:00Z" w16du:dateUtc="2026-08-16T12:02:00Z">
              <w:tcPr>
                <w:tcW w:w="0" w:type="auto"/>
                <w:gridSpan w:val="2"/>
                <w:vAlign w:val="center"/>
                <w:hideMark/>
              </w:tcPr>
            </w:tcPrChange>
          </w:tcPr>
          <w:p w14:paraId="1969E93A" w14:textId="77777777" w:rsidR="0001311B" w:rsidRPr="00C733E3" w:rsidRDefault="0001311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1746" w:author="JAGADEESHWAR REDDY" w:date="2026-08-16T17:31:00Z"/>
                <w:rFonts w:ascii="Times New Roman" w:hAnsi="Times New Roman" w:cs="Times New Roman"/>
                <w:b w:val="0"/>
                <w:sz w:val="24"/>
                <w:szCs w:val="24"/>
                <w:lang w:val="en-IN"/>
                <w:rPrChange w:id="1747" w:author="JAGADEESHWAR REDDY" w:date="2026-08-16T17:36:00Z" w16du:dateUtc="2026-08-16T12:06:00Z">
                  <w:rPr>
                    <w:ins w:id="1748" w:author="JAGADEESHWAR REDDY" w:date="2026-08-16T17:31:00Z"/>
                    <w:rFonts w:ascii="Times New Roman" w:hAnsi="Times New Roman" w:cs="Times New Roman"/>
                    <w:bCs w:val="0"/>
                    <w:sz w:val="24"/>
                    <w:szCs w:val="24"/>
                    <w:lang w:val="en-IN"/>
                  </w:rPr>
                </w:rPrChange>
              </w:rPr>
              <w:pPrChange w:id="1749" w:author="JAGADEESHWAR REDDY" w:date="2026-08-16T17:32:00Z" w16du:dateUtc="2026-08-16T12:02: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1750" w:author="JAGADEESHWAR REDDY" w:date="2026-08-16T17:31:00Z">
              <w:r w:rsidRPr="00C733E3">
                <w:rPr>
                  <w:rFonts w:ascii="Times New Roman" w:hAnsi="Times New Roman" w:cs="Times New Roman"/>
                  <w:sz w:val="24"/>
                  <w:szCs w:val="24"/>
                  <w:lang w:val="en-IN"/>
                </w:rPr>
                <w:t>Ln(Total Assets)</w:t>
              </w:r>
            </w:ins>
          </w:p>
        </w:tc>
        <w:tc>
          <w:tcPr>
            <w:tcW w:w="0" w:type="auto"/>
            <w:hideMark/>
            <w:tcPrChange w:id="1751" w:author="JAGADEESHWAR REDDY" w:date="2026-08-16T17:32:00Z" w16du:dateUtc="2026-08-16T12:02:00Z">
              <w:tcPr>
                <w:tcW w:w="0" w:type="auto"/>
                <w:gridSpan w:val="2"/>
                <w:vAlign w:val="center"/>
                <w:hideMark/>
              </w:tcPr>
            </w:tcPrChange>
          </w:tcPr>
          <w:p w14:paraId="0F25274C" w14:textId="7777777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752" w:author="JAGADEESHWAR REDDY" w:date="2026-08-16T17:31:00Z"/>
                <w:rFonts w:ascii="Times New Roman" w:hAnsi="Times New Roman" w:cs="Times New Roman"/>
                <w:sz w:val="24"/>
                <w:szCs w:val="24"/>
                <w:lang w:val="en-IN"/>
                <w:rPrChange w:id="1753" w:author="JAGADEESHWAR REDDY" w:date="2026-08-16T17:31:00Z" w16du:dateUtc="2026-08-16T12:01:00Z">
                  <w:rPr>
                    <w:ins w:id="1754" w:author="JAGADEESHWAR REDDY" w:date="2026-08-16T17:31:00Z"/>
                    <w:rFonts w:ascii="Times New Roman" w:hAnsi="Times New Roman" w:cs="Times New Roman"/>
                    <w:b/>
                    <w:bCs/>
                    <w:sz w:val="24"/>
                    <w:szCs w:val="24"/>
                    <w:lang w:val="en-IN"/>
                  </w:rPr>
                </w:rPrChange>
              </w:rPr>
              <w:pPrChange w:id="1755"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756" w:author="JAGADEESHWAR REDDY" w:date="2026-08-16T17:31:00Z">
              <w:r w:rsidRPr="0001311B">
                <w:rPr>
                  <w:rFonts w:ascii="Times New Roman" w:hAnsi="Times New Roman" w:cs="Times New Roman"/>
                  <w:sz w:val="24"/>
                  <w:szCs w:val="24"/>
                  <w:lang w:val="en-IN"/>
                  <w:rPrChange w:id="1757" w:author="JAGADEESHWAR REDDY" w:date="2026-08-16T17:31:00Z" w16du:dateUtc="2026-08-16T12:01:00Z">
                    <w:rPr>
                      <w:rFonts w:ascii="Times New Roman" w:hAnsi="Times New Roman" w:cs="Times New Roman"/>
                      <w:b/>
                      <w:bCs/>
                      <w:sz w:val="24"/>
                      <w:szCs w:val="24"/>
                      <w:lang w:val="en-IN"/>
                    </w:rPr>
                  </w:rPrChange>
                </w:rPr>
                <w:t>-0.398</w:t>
              </w:r>
            </w:ins>
          </w:p>
        </w:tc>
        <w:tc>
          <w:tcPr>
            <w:tcW w:w="0" w:type="auto"/>
            <w:hideMark/>
            <w:tcPrChange w:id="1758" w:author="JAGADEESHWAR REDDY" w:date="2026-08-16T17:32:00Z" w16du:dateUtc="2026-08-16T12:02:00Z">
              <w:tcPr>
                <w:tcW w:w="0" w:type="auto"/>
                <w:gridSpan w:val="2"/>
                <w:vAlign w:val="center"/>
                <w:hideMark/>
              </w:tcPr>
            </w:tcPrChange>
          </w:tcPr>
          <w:p w14:paraId="1F613E31" w14:textId="7777777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759" w:author="JAGADEESHWAR REDDY" w:date="2026-08-16T17:31:00Z"/>
                <w:rFonts w:ascii="Times New Roman" w:hAnsi="Times New Roman" w:cs="Times New Roman"/>
                <w:sz w:val="24"/>
                <w:szCs w:val="24"/>
                <w:lang w:val="en-IN"/>
                <w:rPrChange w:id="1760" w:author="JAGADEESHWAR REDDY" w:date="2026-08-16T17:31:00Z" w16du:dateUtc="2026-08-16T12:01:00Z">
                  <w:rPr>
                    <w:ins w:id="1761" w:author="JAGADEESHWAR REDDY" w:date="2026-08-16T17:31:00Z"/>
                    <w:rFonts w:ascii="Times New Roman" w:hAnsi="Times New Roman" w:cs="Times New Roman"/>
                    <w:b/>
                    <w:bCs/>
                    <w:sz w:val="24"/>
                    <w:szCs w:val="24"/>
                    <w:lang w:val="en-IN"/>
                  </w:rPr>
                </w:rPrChange>
              </w:rPr>
              <w:pPrChange w:id="1762"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763" w:author="JAGADEESHWAR REDDY" w:date="2026-08-16T17:31:00Z">
              <w:r w:rsidRPr="0001311B">
                <w:rPr>
                  <w:rFonts w:ascii="Times New Roman" w:hAnsi="Times New Roman" w:cs="Times New Roman"/>
                  <w:sz w:val="24"/>
                  <w:szCs w:val="24"/>
                  <w:lang w:val="en-IN"/>
                  <w:rPrChange w:id="1764" w:author="JAGADEESHWAR REDDY" w:date="2026-08-16T17:31:00Z" w16du:dateUtc="2026-08-16T12:01:00Z">
                    <w:rPr>
                      <w:rFonts w:ascii="Times New Roman" w:hAnsi="Times New Roman" w:cs="Times New Roman"/>
                      <w:b/>
                      <w:bCs/>
                      <w:sz w:val="24"/>
                      <w:szCs w:val="24"/>
                      <w:lang w:val="en-IN"/>
                    </w:rPr>
                  </w:rPrChange>
                </w:rPr>
                <w:t>-6.028</w:t>
              </w:r>
            </w:ins>
          </w:p>
        </w:tc>
        <w:tc>
          <w:tcPr>
            <w:tcW w:w="0" w:type="auto"/>
            <w:hideMark/>
            <w:tcPrChange w:id="1765" w:author="JAGADEESHWAR REDDY" w:date="2026-08-16T17:32:00Z" w16du:dateUtc="2026-08-16T12:02:00Z">
              <w:tcPr>
                <w:tcW w:w="0" w:type="auto"/>
                <w:gridSpan w:val="2"/>
                <w:vAlign w:val="center"/>
                <w:hideMark/>
              </w:tcPr>
            </w:tcPrChange>
          </w:tcPr>
          <w:p w14:paraId="709B9E63" w14:textId="4C3E0107" w:rsidR="0001311B" w:rsidRPr="0001311B" w:rsidRDefault="0001311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1766" w:author="JAGADEESHWAR REDDY" w:date="2026-08-16T17:31:00Z"/>
                <w:rFonts w:ascii="Times New Roman" w:hAnsi="Times New Roman" w:cs="Times New Roman"/>
                <w:sz w:val="24"/>
                <w:szCs w:val="24"/>
                <w:lang w:val="en-IN"/>
                <w:rPrChange w:id="1767" w:author="JAGADEESHWAR REDDY" w:date="2026-08-16T17:31:00Z" w16du:dateUtc="2026-08-16T12:01:00Z">
                  <w:rPr>
                    <w:ins w:id="1768" w:author="JAGADEESHWAR REDDY" w:date="2026-08-16T17:31:00Z"/>
                    <w:rFonts w:ascii="Times New Roman" w:hAnsi="Times New Roman" w:cs="Times New Roman"/>
                    <w:b/>
                    <w:bCs/>
                    <w:sz w:val="24"/>
                    <w:szCs w:val="24"/>
                    <w:lang w:val="en-IN"/>
                  </w:rPr>
                </w:rPrChange>
              </w:rPr>
              <w:pPrChange w:id="1769" w:author="JAGADEESHWAR REDDY" w:date="2026-08-16T17:32:00Z" w16du:dateUtc="2026-08-16T12:02: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1770" w:author="JAGADEESHWAR REDDY" w:date="2026-08-16T17:31:00Z">
              <w:r w:rsidRPr="0001311B">
                <w:rPr>
                  <w:rFonts w:ascii="Times New Roman" w:hAnsi="Times New Roman" w:cs="Times New Roman"/>
                  <w:sz w:val="24"/>
                  <w:szCs w:val="24"/>
                  <w:lang w:val="en-IN"/>
                  <w:rPrChange w:id="1771" w:author="JAGADEESHWAR REDDY" w:date="2026-08-16T17:31:00Z" w16du:dateUtc="2026-08-16T12:01:00Z">
                    <w:rPr>
                      <w:rFonts w:ascii="Times New Roman" w:hAnsi="Times New Roman" w:cs="Times New Roman"/>
                      <w:b/>
                      <w:bCs/>
                      <w:sz w:val="24"/>
                      <w:szCs w:val="24"/>
                      <w:lang w:val="en-IN"/>
                    </w:rPr>
                  </w:rPrChange>
                </w:rPr>
                <w:t>&lt;0.001</w:t>
              </w:r>
            </w:ins>
            <w:ins w:id="1772" w:author="JAGADEESHWAR REDDY" w:date="2026-08-16T17:32:00Z" w16du:dateUtc="2026-08-16T12:02:00Z">
              <w:r w:rsidR="00596F80">
                <w:rPr>
                  <w:rFonts w:ascii="Times New Roman" w:hAnsi="Times New Roman" w:cs="Times New Roman"/>
                  <w:sz w:val="24"/>
                  <w:szCs w:val="24"/>
                  <w:lang w:val="en-IN"/>
                </w:rPr>
                <w:t xml:space="preserve">   </w:t>
              </w:r>
            </w:ins>
          </w:p>
        </w:tc>
      </w:tr>
      <w:tr w:rsidR="0001311B" w:rsidRPr="0001311B" w14:paraId="48C11A94" w14:textId="77777777" w:rsidTr="00CE435E">
        <w:trPr>
          <w:jc w:val="center"/>
          <w:ins w:id="1773" w:author="JAGADEESHWAR REDDY" w:date="2026-08-16T17:31:00Z"/>
          <w:trPrChange w:id="1774" w:author="JAGADEESHWAR REDDY" w:date="2026-08-16T17:32:00Z" w16du:dateUtc="2026-08-16T12:02: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775" w:author="JAGADEESHWAR REDDY" w:date="2026-08-16T17:32:00Z" w16du:dateUtc="2026-08-16T12:02:00Z">
              <w:tcPr>
                <w:tcW w:w="0" w:type="auto"/>
                <w:gridSpan w:val="2"/>
                <w:vAlign w:val="center"/>
                <w:hideMark/>
              </w:tcPr>
            </w:tcPrChange>
          </w:tcPr>
          <w:p w14:paraId="43566B90" w14:textId="77777777" w:rsidR="0001311B" w:rsidRPr="00C733E3" w:rsidRDefault="0001311B">
            <w:pPr>
              <w:spacing w:after="160" w:line="360" w:lineRule="auto"/>
              <w:jc w:val="center"/>
              <w:rPr>
                <w:ins w:id="1776" w:author="JAGADEESHWAR REDDY" w:date="2026-08-16T17:31:00Z"/>
                <w:rFonts w:ascii="Times New Roman" w:hAnsi="Times New Roman" w:cs="Times New Roman"/>
                <w:b w:val="0"/>
                <w:sz w:val="24"/>
                <w:szCs w:val="24"/>
                <w:lang w:val="en-IN"/>
                <w:rPrChange w:id="1777" w:author="JAGADEESHWAR REDDY" w:date="2026-08-16T17:36:00Z" w16du:dateUtc="2026-08-16T12:06:00Z">
                  <w:rPr>
                    <w:ins w:id="1778" w:author="JAGADEESHWAR REDDY" w:date="2026-08-16T17:31:00Z"/>
                    <w:rFonts w:ascii="Times New Roman" w:hAnsi="Times New Roman" w:cs="Times New Roman"/>
                    <w:bCs w:val="0"/>
                    <w:sz w:val="24"/>
                    <w:szCs w:val="24"/>
                    <w:lang w:val="en-IN"/>
                  </w:rPr>
                </w:rPrChange>
              </w:rPr>
              <w:pPrChange w:id="1779" w:author="JAGADEESHWAR REDDY" w:date="2026-08-16T17:32:00Z" w16du:dateUtc="2026-08-16T12:02:00Z">
                <w:pPr>
                  <w:spacing w:after="160" w:line="360" w:lineRule="auto"/>
                </w:pPr>
              </w:pPrChange>
            </w:pPr>
            <w:ins w:id="1780" w:author="JAGADEESHWAR REDDY" w:date="2026-08-16T17:31:00Z">
              <w:r w:rsidRPr="00C733E3">
                <w:rPr>
                  <w:rFonts w:ascii="Times New Roman" w:hAnsi="Times New Roman" w:cs="Times New Roman"/>
                  <w:sz w:val="24"/>
                  <w:szCs w:val="24"/>
                  <w:lang w:val="en-IN"/>
                </w:rPr>
                <w:t>Firm Age</w:t>
              </w:r>
            </w:ins>
          </w:p>
        </w:tc>
        <w:tc>
          <w:tcPr>
            <w:tcW w:w="0" w:type="auto"/>
            <w:hideMark/>
            <w:tcPrChange w:id="1781" w:author="JAGADEESHWAR REDDY" w:date="2026-08-16T17:32:00Z" w16du:dateUtc="2026-08-16T12:02:00Z">
              <w:tcPr>
                <w:tcW w:w="0" w:type="auto"/>
                <w:gridSpan w:val="2"/>
                <w:vAlign w:val="center"/>
                <w:hideMark/>
              </w:tcPr>
            </w:tcPrChange>
          </w:tcPr>
          <w:p w14:paraId="65693D57"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82" w:author="JAGADEESHWAR REDDY" w:date="2026-08-16T17:31:00Z"/>
                <w:rFonts w:ascii="Times New Roman" w:hAnsi="Times New Roman" w:cs="Times New Roman"/>
                <w:sz w:val="24"/>
                <w:szCs w:val="24"/>
                <w:lang w:val="en-IN"/>
                <w:rPrChange w:id="1783" w:author="JAGADEESHWAR REDDY" w:date="2026-08-16T17:31:00Z" w16du:dateUtc="2026-08-16T12:01:00Z">
                  <w:rPr>
                    <w:ins w:id="1784" w:author="JAGADEESHWAR REDDY" w:date="2026-08-16T17:31:00Z"/>
                    <w:rFonts w:ascii="Times New Roman" w:hAnsi="Times New Roman" w:cs="Times New Roman"/>
                    <w:b/>
                    <w:bCs/>
                    <w:sz w:val="24"/>
                    <w:szCs w:val="24"/>
                    <w:lang w:val="en-IN"/>
                  </w:rPr>
                </w:rPrChange>
              </w:rPr>
              <w:pPrChange w:id="1785"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786" w:author="JAGADEESHWAR REDDY" w:date="2026-08-16T17:31:00Z">
              <w:r w:rsidRPr="0001311B">
                <w:rPr>
                  <w:rFonts w:ascii="Times New Roman" w:hAnsi="Times New Roman" w:cs="Times New Roman"/>
                  <w:sz w:val="24"/>
                  <w:szCs w:val="24"/>
                  <w:lang w:val="en-IN"/>
                  <w:rPrChange w:id="1787" w:author="JAGADEESHWAR REDDY" w:date="2026-08-16T17:31:00Z" w16du:dateUtc="2026-08-16T12:01:00Z">
                    <w:rPr>
                      <w:rFonts w:ascii="Times New Roman" w:hAnsi="Times New Roman" w:cs="Times New Roman"/>
                      <w:b/>
                      <w:bCs/>
                      <w:sz w:val="24"/>
                      <w:szCs w:val="24"/>
                      <w:lang w:val="en-IN"/>
                    </w:rPr>
                  </w:rPrChange>
                </w:rPr>
                <w:t>-0.299</w:t>
              </w:r>
            </w:ins>
          </w:p>
        </w:tc>
        <w:tc>
          <w:tcPr>
            <w:tcW w:w="0" w:type="auto"/>
            <w:hideMark/>
            <w:tcPrChange w:id="1788" w:author="JAGADEESHWAR REDDY" w:date="2026-08-16T17:32:00Z" w16du:dateUtc="2026-08-16T12:02:00Z">
              <w:tcPr>
                <w:tcW w:w="0" w:type="auto"/>
                <w:gridSpan w:val="2"/>
                <w:vAlign w:val="center"/>
                <w:hideMark/>
              </w:tcPr>
            </w:tcPrChange>
          </w:tcPr>
          <w:p w14:paraId="11631E21"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89" w:author="JAGADEESHWAR REDDY" w:date="2026-08-16T17:31:00Z"/>
                <w:rFonts w:ascii="Times New Roman" w:hAnsi="Times New Roman" w:cs="Times New Roman"/>
                <w:sz w:val="24"/>
                <w:szCs w:val="24"/>
                <w:lang w:val="en-IN"/>
                <w:rPrChange w:id="1790" w:author="JAGADEESHWAR REDDY" w:date="2026-08-16T17:31:00Z" w16du:dateUtc="2026-08-16T12:01:00Z">
                  <w:rPr>
                    <w:ins w:id="1791" w:author="JAGADEESHWAR REDDY" w:date="2026-08-16T17:31:00Z"/>
                    <w:rFonts w:ascii="Times New Roman" w:hAnsi="Times New Roman" w:cs="Times New Roman"/>
                    <w:b/>
                    <w:bCs/>
                    <w:sz w:val="24"/>
                    <w:szCs w:val="24"/>
                    <w:lang w:val="en-IN"/>
                  </w:rPr>
                </w:rPrChange>
              </w:rPr>
              <w:pPrChange w:id="1792"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793" w:author="JAGADEESHWAR REDDY" w:date="2026-08-16T17:31:00Z">
              <w:r w:rsidRPr="0001311B">
                <w:rPr>
                  <w:rFonts w:ascii="Times New Roman" w:hAnsi="Times New Roman" w:cs="Times New Roman"/>
                  <w:sz w:val="24"/>
                  <w:szCs w:val="24"/>
                  <w:lang w:val="en-IN"/>
                  <w:rPrChange w:id="1794" w:author="JAGADEESHWAR REDDY" w:date="2026-08-16T17:31:00Z" w16du:dateUtc="2026-08-16T12:01:00Z">
                    <w:rPr>
                      <w:rFonts w:ascii="Times New Roman" w:hAnsi="Times New Roman" w:cs="Times New Roman"/>
                      <w:b/>
                      <w:bCs/>
                      <w:sz w:val="24"/>
                      <w:szCs w:val="24"/>
                      <w:lang w:val="en-IN"/>
                    </w:rPr>
                  </w:rPrChange>
                </w:rPr>
                <w:t>-4.952</w:t>
              </w:r>
            </w:ins>
          </w:p>
        </w:tc>
        <w:tc>
          <w:tcPr>
            <w:tcW w:w="0" w:type="auto"/>
            <w:hideMark/>
            <w:tcPrChange w:id="1795" w:author="JAGADEESHWAR REDDY" w:date="2026-08-16T17:32:00Z" w16du:dateUtc="2026-08-16T12:02:00Z">
              <w:tcPr>
                <w:tcW w:w="0" w:type="auto"/>
                <w:gridSpan w:val="2"/>
                <w:vAlign w:val="center"/>
                <w:hideMark/>
              </w:tcPr>
            </w:tcPrChange>
          </w:tcPr>
          <w:p w14:paraId="2287A491" w14:textId="77777777" w:rsidR="0001311B" w:rsidRPr="0001311B" w:rsidRDefault="0001311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1796" w:author="JAGADEESHWAR REDDY" w:date="2026-08-16T17:31:00Z"/>
                <w:rFonts w:ascii="Times New Roman" w:hAnsi="Times New Roman" w:cs="Times New Roman"/>
                <w:sz w:val="24"/>
                <w:szCs w:val="24"/>
                <w:lang w:val="en-IN"/>
                <w:rPrChange w:id="1797" w:author="JAGADEESHWAR REDDY" w:date="2026-08-16T17:31:00Z" w16du:dateUtc="2026-08-16T12:01:00Z">
                  <w:rPr>
                    <w:ins w:id="1798" w:author="JAGADEESHWAR REDDY" w:date="2026-08-16T17:31:00Z"/>
                    <w:rFonts w:ascii="Times New Roman" w:hAnsi="Times New Roman" w:cs="Times New Roman"/>
                    <w:b/>
                    <w:bCs/>
                    <w:sz w:val="24"/>
                    <w:szCs w:val="24"/>
                    <w:lang w:val="en-IN"/>
                  </w:rPr>
                </w:rPrChange>
              </w:rPr>
              <w:pPrChange w:id="1799" w:author="JAGADEESHWAR REDDY" w:date="2026-08-16T17:32:00Z" w16du:dateUtc="2026-08-16T12:02: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1800" w:author="JAGADEESHWAR REDDY" w:date="2026-08-16T17:31:00Z">
              <w:r w:rsidRPr="0001311B">
                <w:rPr>
                  <w:rFonts w:ascii="Times New Roman" w:hAnsi="Times New Roman" w:cs="Times New Roman"/>
                  <w:sz w:val="24"/>
                  <w:szCs w:val="24"/>
                  <w:lang w:val="en-IN"/>
                  <w:rPrChange w:id="1801" w:author="JAGADEESHWAR REDDY" w:date="2026-08-16T17:31:00Z" w16du:dateUtc="2026-08-16T12:01:00Z">
                    <w:rPr>
                      <w:rFonts w:ascii="Times New Roman" w:hAnsi="Times New Roman" w:cs="Times New Roman"/>
                      <w:b/>
                      <w:bCs/>
                      <w:sz w:val="24"/>
                      <w:szCs w:val="24"/>
                      <w:lang w:val="en-IN"/>
                    </w:rPr>
                  </w:rPrChange>
                </w:rPr>
                <w:t>&lt;0.001</w:t>
              </w:r>
            </w:ins>
          </w:p>
        </w:tc>
      </w:tr>
    </w:tbl>
    <w:p w14:paraId="265D64F2" w14:textId="77777777" w:rsidR="000826D0" w:rsidDel="0001311B" w:rsidRDefault="000826D0">
      <w:pPr>
        <w:spacing w:line="360" w:lineRule="auto"/>
        <w:jc w:val="center"/>
        <w:rPr>
          <w:del w:id="1802" w:author="JAGADEESHWAR REDDY" w:date="2026-08-16T17:31:00Z" w16du:dateUtc="2026-08-16T12:01:00Z"/>
          <w:rFonts w:ascii="Times New Roman" w:hAnsi="Times New Roman" w:cs="Times New Roman"/>
          <w:b/>
          <w:bCs/>
          <w:sz w:val="24"/>
          <w:szCs w:val="24"/>
          <w:lang w:val="en-IN"/>
        </w:rPr>
        <w:pPrChange w:id="1803" w:author="JAGADEESHWAR REDDY" w:date="2026-08-16T17:32:00Z" w16du:dateUtc="2026-08-16T12:02:00Z">
          <w:pPr>
            <w:spacing w:line="360" w:lineRule="auto"/>
          </w:pPr>
        </w:pPrChange>
      </w:pPr>
    </w:p>
    <w:p w14:paraId="19C66182" w14:textId="77777777" w:rsidR="0001311B" w:rsidRPr="007D5FE1" w:rsidRDefault="0001311B">
      <w:pPr>
        <w:spacing w:line="360" w:lineRule="auto"/>
        <w:jc w:val="center"/>
        <w:rPr>
          <w:ins w:id="1804" w:author="JAGADEESHWAR REDDY" w:date="2026-08-16T17:31:00Z" w16du:dateUtc="2026-08-16T12:01:00Z"/>
          <w:rFonts w:ascii="Times New Roman" w:hAnsi="Times New Roman" w:cs="Times New Roman"/>
          <w:sz w:val="24"/>
          <w:szCs w:val="24"/>
          <w:rPrChange w:id="1805" w:author="JAGADEESHWAR REDDY" w:date="2026-08-16T17:18:00Z" w16du:dateUtc="2026-08-16T11:48:00Z">
            <w:rPr>
              <w:ins w:id="1806" w:author="JAGADEESHWAR REDDY" w:date="2026-08-16T17:31:00Z" w16du:dateUtc="2026-08-16T12:01:00Z"/>
              <w:rFonts w:ascii="Times New Roman" w:hAnsi="Times New Roman" w:cs="Times New Roman"/>
              <w:b/>
              <w:bCs/>
              <w:sz w:val="32"/>
              <w:szCs w:val="32"/>
            </w:rPr>
          </w:rPrChange>
        </w:rPr>
        <w:pPrChange w:id="1807" w:author="JAGADEESHWAR REDDY" w:date="2026-08-16T17:32:00Z" w16du:dateUtc="2026-08-16T12:02:00Z">
          <w:pPr>
            <w:spacing w:line="360" w:lineRule="auto"/>
          </w:pPr>
        </w:pPrChange>
      </w:pPr>
    </w:p>
    <w:p w14:paraId="5F20CA08" w14:textId="77777777" w:rsidR="00194D52" w:rsidRPr="00194D52" w:rsidRDefault="00194D52" w:rsidP="00194D52">
      <w:pPr>
        <w:spacing w:line="360" w:lineRule="auto"/>
        <w:rPr>
          <w:ins w:id="1808" w:author="JAGADEESHWAR REDDY" w:date="2026-08-16T17:21:00Z"/>
          <w:rFonts w:ascii="Times New Roman" w:hAnsi="Times New Roman" w:cs="Times New Roman"/>
          <w:sz w:val="24"/>
          <w:szCs w:val="24"/>
          <w:lang w:val="en-IN"/>
          <w:rPrChange w:id="1809" w:author="JAGADEESHWAR REDDY" w:date="2026-08-16T17:21:00Z" w16du:dateUtc="2026-08-16T11:51:00Z">
            <w:rPr>
              <w:ins w:id="1810" w:author="JAGADEESHWAR REDDY" w:date="2026-08-16T17:21:00Z"/>
              <w:rFonts w:ascii="Times New Roman" w:hAnsi="Times New Roman" w:cs="Times New Roman"/>
              <w:b/>
              <w:bCs/>
              <w:sz w:val="32"/>
              <w:szCs w:val="32"/>
              <w:lang w:val="en-IN"/>
            </w:rPr>
          </w:rPrChange>
        </w:rPr>
      </w:pPr>
      <w:ins w:id="1811" w:author="JAGADEESHWAR REDDY" w:date="2026-08-16T17:21:00Z">
        <w:r w:rsidRPr="00194D52">
          <w:rPr>
            <w:rFonts w:ascii="Times New Roman" w:hAnsi="Times New Roman" w:cs="Times New Roman"/>
            <w:b/>
            <w:bCs/>
            <w:sz w:val="24"/>
            <w:szCs w:val="24"/>
            <w:lang w:val="en-IN"/>
            <w:rPrChange w:id="1812" w:author="JAGADEESHWAR REDDY" w:date="2026-08-16T17:21:00Z" w16du:dateUtc="2026-08-16T11:51:00Z">
              <w:rPr>
                <w:rFonts w:ascii="Times New Roman" w:hAnsi="Times New Roman" w:cs="Times New Roman"/>
                <w:b/>
                <w:bCs/>
                <w:sz w:val="32"/>
                <w:szCs w:val="32"/>
                <w:lang w:val="en-IN"/>
              </w:rPr>
            </w:rPrChange>
          </w:rPr>
          <w:t xml:space="preserve">Model statistics: </w:t>
        </w:r>
        <w:r w:rsidRPr="00194D52">
          <w:rPr>
            <w:rFonts w:ascii="Times New Roman" w:hAnsi="Times New Roman" w:cs="Times New Roman"/>
            <w:sz w:val="24"/>
            <w:szCs w:val="24"/>
            <w:lang w:val="en-IN"/>
            <w:rPrChange w:id="1813" w:author="JAGADEESHWAR REDDY" w:date="2026-08-16T17:21:00Z" w16du:dateUtc="2026-08-16T11:51:00Z">
              <w:rPr>
                <w:rFonts w:ascii="Times New Roman" w:hAnsi="Times New Roman" w:cs="Times New Roman"/>
                <w:b/>
                <w:bCs/>
                <w:sz w:val="32"/>
                <w:szCs w:val="32"/>
                <w:lang w:val="en-IN"/>
              </w:rPr>
            </w:rPrChange>
          </w:rPr>
          <w:t>R = 0.444; R² = 0.197; Adjusted R² = 0.183; F(4,233) = 14.300; p &lt; 0.001; N = 238.</w:t>
        </w:r>
      </w:ins>
    </w:p>
    <w:p w14:paraId="07F38B4C" w14:textId="51834F27" w:rsidR="00194D52" w:rsidRDefault="00194D52" w:rsidP="00194D52">
      <w:pPr>
        <w:spacing w:line="360" w:lineRule="auto"/>
        <w:rPr>
          <w:ins w:id="1814" w:author="JAGADEESHWAR REDDY" w:date="2026-08-16T17:22:00Z" w16du:dateUtc="2026-08-16T11:52:00Z"/>
          <w:rFonts w:ascii="Times New Roman" w:hAnsi="Times New Roman" w:cs="Times New Roman"/>
          <w:sz w:val="24"/>
          <w:szCs w:val="24"/>
          <w:lang w:val="en-IN"/>
        </w:rPr>
      </w:pPr>
      <w:ins w:id="1815" w:author="JAGADEESHWAR REDDY" w:date="2026-08-16T17:21:00Z">
        <w:r w:rsidRPr="00194D52">
          <w:rPr>
            <w:rFonts w:ascii="Times New Roman" w:hAnsi="Times New Roman" w:cs="Times New Roman"/>
            <w:b/>
            <w:bCs/>
            <w:sz w:val="24"/>
            <w:szCs w:val="24"/>
            <w:lang w:val="en-IN"/>
            <w:rPrChange w:id="1816" w:author="JAGADEESHWAR REDDY" w:date="2026-08-16T17:21:00Z" w16du:dateUtc="2026-08-16T11:51:00Z">
              <w:rPr>
                <w:rFonts w:ascii="Times New Roman" w:hAnsi="Times New Roman" w:cs="Times New Roman"/>
                <w:b/>
                <w:bCs/>
                <w:sz w:val="32"/>
                <w:szCs w:val="32"/>
                <w:lang w:val="en-IN"/>
              </w:rPr>
            </w:rPrChange>
          </w:rPr>
          <w:t xml:space="preserve">Source: </w:t>
        </w:r>
      </w:ins>
      <w:ins w:id="1817" w:author="JAGADEESHWAR REDDY" w:date="2026-08-16T17:21:00Z" w16du:dateUtc="2026-08-16T11:51:00Z">
        <w:r w:rsidRPr="00194D52">
          <w:rPr>
            <w:rFonts w:ascii="Times New Roman" w:hAnsi="Times New Roman" w:cs="Times New Roman"/>
            <w:sz w:val="24"/>
            <w:szCs w:val="24"/>
            <w:lang w:val="en-IN"/>
            <w:rPrChange w:id="1818" w:author="JAGADEESHWAR REDDY" w:date="2026-08-16T17:21:00Z" w16du:dateUtc="2026-08-16T11:51:00Z">
              <w:rPr>
                <w:rFonts w:ascii="Times New Roman" w:hAnsi="Times New Roman" w:cs="Times New Roman"/>
                <w:b/>
                <w:bCs/>
                <w:sz w:val="24"/>
                <w:szCs w:val="24"/>
                <w:lang w:val="en-IN"/>
              </w:rPr>
            </w:rPrChange>
          </w:rPr>
          <w:t xml:space="preserve">Own </w:t>
        </w:r>
      </w:ins>
      <w:ins w:id="1819" w:author="JAGADEESHWAR REDDY" w:date="2026-08-16T17:21:00Z">
        <w:r w:rsidRPr="00194D52">
          <w:rPr>
            <w:rFonts w:ascii="Times New Roman" w:hAnsi="Times New Roman" w:cs="Times New Roman"/>
            <w:sz w:val="24"/>
            <w:szCs w:val="24"/>
            <w:lang w:val="en-IN"/>
            <w:rPrChange w:id="1820" w:author="JAGADEESHWAR REDDY" w:date="2026-08-16T17:21:00Z" w16du:dateUtc="2026-08-16T11:51:00Z">
              <w:rPr>
                <w:rFonts w:ascii="Times New Roman" w:hAnsi="Times New Roman" w:cs="Times New Roman"/>
                <w:b/>
                <w:bCs/>
                <w:sz w:val="32"/>
                <w:szCs w:val="32"/>
                <w:lang w:val="en-IN"/>
              </w:rPr>
            </w:rPrChange>
          </w:rPr>
          <w:t>calculations based on the final dataset using IBM SPSS Statistics.</w:t>
        </w:r>
      </w:ins>
    </w:p>
    <w:p w14:paraId="74D68F9B" w14:textId="04726F21" w:rsidR="00374948" w:rsidRPr="00374948" w:rsidRDefault="00374948" w:rsidP="00374948">
      <w:pPr>
        <w:spacing w:line="360" w:lineRule="auto"/>
        <w:rPr>
          <w:ins w:id="1821" w:author="JAGADEESHWAR REDDY" w:date="2026-08-16T17:22:00Z"/>
          <w:rFonts w:ascii="Times New Roman" w:hAnsi="Times New Roman" w:cs="Times New Roman"/>
          <w:b/>
          <w:bCs/>
          <w:sz w:val="24"/>
          <w:szCs w:val="24"/>
          <w:lang w:val="en-IN"/>
        </w:rPr>
      </w:pPr>
      <w:ins w:id="1822" w:author="JAGADEESHWAR REDDY" w:date="2026-08-16T17:22:00Z">
        <w:r w:rsidRPr="00374948">
          <w:rPr>
            <w:rFonts w:ascii="Times New Roman" w:hAnsi="Times New Roman" w:cs="Times New Roman"/>
            <w:b/>
            <w:bCs/>
            <w:sz w:val="24"/>
            <w:szCs w:val="24"/>
            <w:lang w:val="en-IN"/>
          </w:rPr>
          <w:t>Interpretation</w:t>
        </w:r>
      </w:ins>
      <w:ins w:id="1823" w:author="JAGADEESHWAR REDDY" w:date="2026-08-16T17:22:00Z" w16du:dateUtc="2026-08-16T11:52:00Z">
        <w:r>
          <w:rPr>
            <w:rFonts w:ascii="Times New Roman" w:hAnsi="Times New Roman" w:cs="Times New Roman"/>
            <w:b/>
            <w:bCs/>
            <w:sz w:val="24"/>
            <w:szCs w:val="24"/>
            <w:lang w:val="en-IN"/>
          </w:rPr>
          <w:t xml:space="preserve"> :</w:t>
        </w:r>
      </w:ins>
    </w:p>
    <w:p w14:paraId="32A1C68D" w14:textId="77777777" w:rsidR="00813C15" w:rsidRPr="00813C15" w:rsidRDefault="00813C15" w:rsidP="00813C15">
      <w:pPr>
        <w:spacing w:line="360" w:lineRule="auto"/>
        <w:rPr>
          <w:ins w:id="1824" w:author="JAGADEESHWAR REDDY" w:date="2026-09-02T01:56:00Z" w16du:dateUtc="2026-09-01T20:26:00Z"/>
          <w:rFonts w:ascii="Times New Roman" w:hAnsi="Times New Roman" w:cs="Times New Roman"/>
          <w:sz w:val="24"/>
          <w:szCs w:val="24"/>
        </w:rPr>
      </w:pPr>
      <w:ins w:id="1825" w:author="JAGADEESHWAR REDDY" w:date="2026-09-02T01:56:00Z" w16du:dateUtc="2026-09-01T20:26:00Z">
        <w:r w:rsidRPr="00813C15">
          <w:rPr>
            <w:rFonts w:ascii="Times New Roman" w:hAnsi="Times New Roman" w:cs="Times New Roman"/>
            <w:sz w:val="24"/>
            <w:szCs w:val="24"/>
          </w:rPr>
          <w:t>Inventory Turnover does have a link to Quick Ratio but that link is not statistically significant. So the data does not give proof to say that better inventory management really improves working capital efficiency.</w:t>
        </w:r>
      </w:ins>
    </w:p>
    <w:p w14:paraId="034AEFCF" w14:textId="77777777" w:rsidR="00813C15" w:rsidRPr="00813C15" w:rsidRDefault="00813C15" w:rsidP="00813C15">
      <w:pPr>
        <w:spacing w:line="360" w:lineRule="auto"/>
        <w:rPr>
          <w:ins w:id="1826" w:author="JAGADEESHWAR REDDY" w:date="2026-09-02T01:56:00Z" w16du:dateUtc="2026-09-01T20:26:00Z"/>
          <w:rFonts w:ascii="Times New Roman" w:hAnsi="Times New Roman" w:cs="Times New Roman"/>
          <w:sz w:val="24"/>
          <w:szCs w:val="24"/>
        </w:rPr>
      </w:pPr>
    </w:p>
    <w:p w14:paraId="31679499" w14:textId="25F30953" w:rsidR="00813C15" w:rsidRPr="00813C15" w:rsidRDefault="00813C15" w:rsidP="00813C15">
      <w:pPr>
        <w:spacing w:line="360" w:lineRule="auto"/>
        <w:rPr>
          <w:ins w:id="1827" w:author="JAGADEESHWAR REDDY" w:date="2026-09-02T01:56:00Z" w16du:dateUtc="2026-09-01T20:26:00Z"/>
          <w:rFonts w:ascii="Times New Roman" w:hAnsi="Times New Roman" w:cs="Times New Roman"/>
          <w:sz w:val="24"/>
          <w:szCs w:val="24"/>
        </w:rPr>
      </w:pPr>
      <w:ins w:id="1828" w:author="JAGADEESHWAR REDDY" w:date="2026-09-02T01:56:00Z" w16du:dateUtc="2026-09-01T20:26:00Z">
        <w:r w:rsidRPr="00813C15">
          <w:rPr>
            <w:rFonts w:ascii="Times New Roman" w:hAnsi="Times New Roman" w:cs="Times New Roman"/>
            <w:sz w:val="24"/>
            <w:szCs w:val="24"/>
          </w:rPr>
          <w:t>The regression model is significant F(4,233) = 14.300, p &lt; 0.001. This shows that the independent variables and controls together explain a share of the changes in Quick Ratio. The model’s R² equals 0.197, about 19.7% of the variation in working capital efficiency as measured by Quick Ratio is captured by the variables in the model. The adjusted R² equals 0.183.</w:t>
        </w:r>
      </w:ins>
    </w:p>
    <w:p w14:paraId="76403444" w14:textId="7BE11718" w:rsidR="00813C15" w:rsidRPr="00813C15" w:rsidRDefault="00813C15" w:rsidP="00813C15">
      <w:pPr>
        <w:spacing w:line="360" w:lineRule="auto"/>
        <w:rPr>
          <w:ins w:id="1829" w:author="JAGADEESHWAR REDDY" w:date="2026-09-02T01:56:00Z" w16du:dateUtc="2026-09-01T20:26:00Z"/>
          <w:rFonts w:ascii="Times New Roman" w:hAnsi="Times New Roman" w:cs="Times New Roman"/>
          <w:sz w:val="24"/>
          <w:szCs w:val="24"/>
        </w:rPr>
      </w:pPr>
      <w:ins w:id="1830" w:author="JAGADEESHWAR REDDY" w:date="2026-09-02T01:56:00Z" w16du:dateUtc="2026-09-01T20:26:00Z">
        <w:r w:rsidRPr="00813C15">
          <w:rPr>
            <w:rFonts w:ascii="Times New Roman" w:hAnsi="Times New Roman" w:cs="Times New Roman"/>
            <w:sz w:val="24"/>
            <w:szCs w:val="24"/>
          </w:rPr>
          <w:t>For the link in H1 Inventory Turnover comes out with a positive coefficient (B = 0.011; β = 0.088).. The link is not statistically significant (p = 0.184). So even though the coefficient shows a connection between Inventory Turnover and Quick Ratio the data do not support that inventory management efficiency has a truly significant impact on working capital efficiency in this sample.</w:t>
        </w:r>
      </w:ins>
    </w:p>
    <w:p w14:paraId="6A6B71F8" w14:textId="77777777" w:rsidR="00813C15" w:rsidRDefault="00813C15" w:rsidP="00813C15">
      <w:pPr>
        <w:spacing w:line="360" w:lineRule="auto"/>
        <w:rPr>
          <w:ins w:id="1831" w:author="JAGADEESHWAR REDDY" w:date="2026-09-02T01:57:00Z" w16du:dateUtc="2026-09-01T20:27:00Z"/>
          <w:rFonts w:ascii="Times New Roman" w:hAnsi="Times New Roman" w:cs="Times New Roman"/>
          <w:sz w:val="24"/>
          <w:szCs w:val="24"/>
        </w:rPr>
      </w:pPr>
      <w:ins w:id="1832" w:author="JAGADEESHWAR REDDY" w:date="2026-09-02T01:56:00Z" w16du:dateUtc="2026-09-01T20:26:00Z">
        <w:r w:rsidRPr="00813C15">
          <w:rPr>
            <w:rFonts w:ascii="Times New Roman" w:hAnsi="Times New Roman" w:cs="Times New Roman"/>
            <w:sz w:val="24"/>
            <w:szCs w:val="24"/>
          </w:rPr>
          <w:t>Looking at the control variables Ln(Total Assets) shows a significant negative link to Quick Ratio (β = -0.398, p &lt; 0.001). Firm Age likewise shows a significant negative link to Quick Ratio (β = -0.299, p &lt; 0.001). Debt-, to-Equity does not show a significant link (p = 0.550).</w:t>
        </w:r>
      </w:ins>
    </w:p>
    <w:p w14:paraId="44C0F77E" w14:textId="4482D67E" w:rsidR="00374948" w:rsidRPr="00374948" w:rsidRDefault="00374948" w:rsidP="00813C15">
      <w:pPr>
        <w:spacing w:line="360" w:lineRule="auto"/>
        <w:rPr>
          <w:ins w:id="1833" w:author="JAGADEESHWAR REDDY" w:date="2026-08-16T17:22:00Z"/>
          <w:rFonts w:ascii="Times New Roman" w:hAnsi="Times New Roman" w:cs="Times New Roman"/>
          <w:b/>
          <w:bCs/>
          <w:sz w:val="24"/>
          <w:szCs w:val="24"/>
          <w:lang w:val="en-IN"/>
        </w:rPr>
      </w:pPr>
      <w:ins w:id="1834" w:author="JAGADEESHWAR REDDY" w:date="2026-08-16T17:22:00Z">
        <w:r w:rsidRPr="00374948">
          <w:rPr>
            <w:rFonts w:ascii="Times New Roman" w:hAnsi="Times New Roman" w:cs="Times New Roman"/>
            <w:b/>
            <w:bCs/>
            <w:sz w:val="24"/>
            <w:szCs w:val="24"/>
            <w:lang w:val="en-IN"/>
          </w:rPr>
          <w:t>Hypothesis decision</w:t>
        </w:r>
      </w:ins>
    </w:p>
    <w:p w14:paraId="39E37EC8" w14:textId="77777777" w:rsidR="00374948" w:rsidRPr="00374948" w:rsidRDefault="00374948" w:rsidP="00374948">
      <w:pPr>
        <w:spacing w:line="360" w:lineRule="auto"/>
        <w:rPr>
          <w:ins w:id="1835" w:author="JAGADEESHWAR REDDY" w:date="2026-08-16T17:22:00Z"/>
          <w:rFonts w:ascii="Times New Roman" w:hAnsi="Times New Roman" w:cs="Times New Roman"/>
          <w:sz w:val="24"/>
          <w:szCs w:val="24"/>
          <w:lang w:val="en-IN"/>
        </w:rPr>
      </w:pPr>
      <w:ins w:id="1836" w:author="JAGADEESHWAR REDDY" w:date="2026-08-16T17:22:00Z">
        <w:r w:rsidRPr="00374948">
          <w:rPr>
            <w:rFonts w:ascii="Times New Roman" w:hAnsi="Times New Roman" w:cs="Times New Roman"/>
            <w:sz w:val="24"/>
            <w:szCs w:val="24"/>
            <w:lang w:val="en-IN"/>
            <w:rPrChange w:id="1837" w:author="JAGADEESHWAR REDDY" w:date="2026-08-16T17:22:00Z" w16du:dateUtc="2026-08-16T11:52:00Z">
              <w:rPr>
                <w:rFonts w:ascii="Times New Roman" w:hAnsi="Times New Roman" w:cs="Times New Roman"/>
                <w:b/>
                <w:bCs/>
                <w:sz w:val="24"/>
                <w:szCs w:val="24"/>
                <w:lang w:val="en-IN"/>
              </w:rPr>
            </w:rPrChange>
          </w:rPr>
          <w:t>H1 is not supported.</w:t>
        </w:r>
      </w:ins>
    </w:p>
    <w:p w14:paraId="6783889C" w14:textId="77777777" w:rsidR="00374948" w:rsidRDefault="00374948" w:rsidP="00374948">
      <w:pPr>
        <w:spacing w:line="360" w:lineRule="auto"/>
        <w:rPr>
          <w:ins w:id="1838" w:author="JAGADEESHWAR REDDY" w:date="2026-08-16T17:33:00Z" w16du:dateUtc="2026-08-16T12:03:00Z"/>
          <w:rFonts w:ascii="Times New Roman" w:hAnsi="Times New Roman" w:cs="Times New Roman"/>
          <w:sz w:val="24"/>
          <w:szCs w:val="24"/>
          <w:lang w:val="en-IN"/>
        </w:rPr>
      </w:pPr>
      <w:ins w:id="1839" w:author="JAGADEESHWAR REDDY" w:date="2026-08-16T17:22:00Z">
        <w:r w:rsidRPr="00374948">
          <w:rPr>
            <w:rFonts w:ascii="Times New Roman" w:hAnsi="Times New Roman" w:cs="Times New Roman"/>
            <w:sz w:val="24"/>
            <w:szCs w:val="24"/>
            <w:lang w:val="en-IN"/>
          </w:rPr>
          <w:t>The results do not provide statistically significant evidence that higher Inventory Turnover is associated with higher Quick Ratio.</w:t>
        </w:r>
      </w:ins>
    </w:p>
    <w:p w14:paraId="03603049" w14:textId="5FD65C0F" w:rsidR="00C25AC2" w:rsidRPr="00101CE7" w:rsidRDefault="00101CE7">
      <w:pPr>
        <w:pStyle w:val="Heading2"/>
        <w:rPr>
          <w:ins w:id="1840" w:author="JAGADEESHWAR REDDY" w:date="2026-08-16T17:33:00Z"/>
          <w:rFonts w:ascii="Times New Roman" w:hAnsi="Times New Roman" w:cs="Times New Roman"/>
          <w:b/>
          <w:bCs/>
          <w:color w:val="auto"/>
          <w:sz w:val="24"/>
          <w:szCs w:val="24"/>
          <w:rPrChange w:id="1841" w:author="JAGADEESHWAR REDDY" w:date="2026-08-26T00:43:00Z" w16du:dateUtc="2026-08-25T19:13:00Z">
            <w:rPr>
              <w:ins w:id="1842" w:author="JAGADEESHWAR REDDY" w:date="2026-08-16T17:33:00Z"/>
              <w:b/>
              <w:bCs/>
            </w:rPr>
          </w:rPrChange>
        </w:rPr>
        <w:pPrChange w:id="1843" w:author="JAGADEESHWAR REDDY" w:date="2026-08-26T00:43:00Z" w16du:dateUtc="2026-08-25T19:13:00Z">
          <w:pPr>
            <w:pStyle w:val="Heading1"/>
          </w:pPr>
        </w:pPrChange>
      </w:pPr>
      <w:bookmarkStart w:id="1844" w:name="_Toc239204327"/>
      <w:ins w:id="1845" w:author="JAGADEESHWAR REDDY" w:date="2026-08-26T00:43:00Z" w16du:dateUtc="2026-08-25T19:13:00Z">
        <w:r w:rsidRPr="00101CE7">
          <w:rPr>
            <w:rFonts w:ascii="Times New Roman" w:hAnsi="Times New Roman" w:cs="Times New Roman"/>
            <w:b/>
            <w:bCs/>
            <w:color w:val="auto"/>
            <w:sz w:val="24"/>
            <w:szCs w:val="24"/>
            <w:rPrChange w:id="1846" w:author="JAGADEESHWAR REDDY" w:date="2026-08-26T00:43:00Z" w16du:dateUtc="2026-08-25T19:13:00Z">
              <w:rPr/>
            </w:rPrChange>
          </w:rPr>
          <w:t>5</w:t>
        </w:r>
      </w:ins>
      <w:ins w:id="1847" w:author="JAGADEESHWAR REDDY" w:date="2026-08-16T17:33:00Z">
        <w:r w:rsidR="00C25AC2" w:rsidRPr="00101CE7">
          <w:rPr>
            <w:rFonts w:ascii="Times New Roman" w:hAnsi="Times New Roman" w:cs="Times New Roman"/>
            <w:b/>
            <w:bCs/>
            <w:color w:val="auto"/>
            <w:sz w:val="24"/>
            <w:szCs w:val="24"/>
            <w:rPrChange w:id="1848" w:author="JAGADEESHWAR REDDY" w:date="2026-08-26T00:43:00Z" w16du:dateUtc="2026-08-25T19:13:00Z">
              <w:rPr>
                <w:b/>
                <w:bCs/>
              </w:rPr>
            </w:rPrChange>
          </w:rPr>
          <w:t>.3.2 Hypothesis 2: Inventory Management Efficiency and Firm Performance</w:t>
        </w:r>
        <w:bookmarkEnd w:id="1844"/>
      </w:ins>
    </w:p>
    <w:p w14:paraId="0D5C30CB" w14:textId="77777777" w:rsidR="00CC71D9" w:rsidRDefault="00CC71D9" w:rsidP="004C6AEF">
      <w:pPr>
        <w:spacing w:line="360" w:lineRule="auto"/>
        <w:rPr>
          <w:ins w:id="1849" w:author="JAGADEESHWAR REDDY" w:date="2026-08-26T01:20:00Z" w16du:dateUtc="2026-08-25T19:50:00Z"/>
          <w:rFonts w:ascii="Times New Roman" w:hAnsi="Times New Roman" w:cs="Times New Roman"/>
          <w:b/>
          <w:bCs/>
          <w:sz w:val="24"/>
          <w:szCs w:val="24"/>
        </w:rPr>
      </w:pPr>
      <w:ins w:id="1850" w:author="JAGADEESHWAR REDDY" w:date="2026-08-26T01:20:00Z">
        <w:r w:rsidRPr="00CC71D9">
          <w:rPr>
            <w:rFonts w:ascii="Times New Roman" w:hAnsi="Times New Roman" w:cs="Times New Roman"/>
            <w:b/>
            <w:bCs/>
            <w:sz w:val="24"/>
            <w:szCs w:val="24"/>
          </w:rPr>
          <w:t>H2: Inventory management efficiency has a positive relationship with firm financial performance.</w:t>
        </w:r>
      </w:ins>
    </w:p>
    <w:p w14:paraId="401906EA" w14:textId="3300CC00" w:rsidR="00FD0C92" w:rsidRDefault="004C6AEF" w:rsidP="004C6AEF">
      <w:pPr>
        <w:spacing w:line="360" w:lineRule="auto"/>
        <w:rPr>
          <w:ins w:id="1851" w:author="JAGADEESHWAR REDDY" w:date="2026-08-16T17:35:00Z" w16du:dateUtc="2026-08-16T12:05:00Z"/>
          <w:lang w:val="en-IN"/>
        </w:rPr>
      </w:pPr>
      <w:ins w:id="1852" w:author="JAGADEESHWAR REDDY" w:date="2026-08-16T17:34:00Z" w16du:dateUtc="2026-08-16T12:04:00Z">
        <w:r w:rsidRPr="004C6AEF">
          <w:rPr>
            <w:rFonts w:ascii="Times New Roman" w:hAnsi="Times New Roman" w:cs="Times New Roman"/>
            <w:sz w:val="24"/>
            <w:szCs w:val="24"/>
            <w:lang w:val="en-IN"/>
            <w:rPrChange w:id="1853" w:author="JAGADEESHWAR REDDY" w:date="2026-08-16T17:35:00Z" w16du:dateUtc="2026-08-16T12:05:00Z">
              <w:rPr>
                <w:lang w:val="en-IN"/>
              </w:rPr>
            </w:rPrChange>
          </w:rPr>
          <w:t>T</w:t>
        </w:r>
      </w:ins>
      <w:ins w:id="1854" w:author="JAGADEESHWAR REDDY" w:date="2026-08-16T17:34:00Z">
        <w:r w:rsidRPr="004C6AEF">
          <w:rPr>
            <w:rFonts w:ascii="Times New Roman" w:hAnsi="Times New Roman" w:cs="Times New Roman"/>
            <w:sz w:val="24"/>
            <w:szCs w:val="24"/>
            <w:lang w:val="en-IN"/>
            <w:rPrChange w:id="1855" w:author="JAGADEESHWAR REDDY" w:date="2026-08-16T17:35:00Z" w16du:dateUtc="2026-08-16T12:05:00Z">
              <w:rPr>
                <w:lang w:val="en-IN"/>
              </w:rPr>
            </w:rPrChange>
          </w:rPr>
          <w:t xml:space="preserve">o test H2, a multiple linear regression analysis was conducted with </w:t>
        </w:r>
        <w:r w:rsidRPr="004C6AEF">
          <w:rPr>
            <w:rFonts w:ascii="Times New Roman" w:hAnsi="Times New Roman" w:cs="Times New Roman"/>
            <w:sz w:val="24"/>
            <w:szCs w:val="24"/>
            <w:lang w:val="en-IN"/>
            <w:rPrChange w:id="1856" w:author="JAGADEESHWAR REDDY" w:date="2026-08-16T17:35:00Z" w16du:dateUtc="2026-08-16T12:05:00Z">
              <w:rPr>
                <w:b/>
                <w:bCs/>
                <w:lang w:val="en-IN"/>
              </w:rPr>
            </w:rPrChange>
          </w:rPr>
          <w:t>Tobin’s Q</w:t>
        </w:r>
        <w:r w:rsidRPr="004C6AEF">
          <w:rPr>
            <w:rFonts w:ascii="Times New Roman" w:hAnsi="Times New Roman" w:cs="Times New Roman"/>
            <w:sz w:val="24"/>
            <w:szCs w:val="24"/>
            <w:lang w:val="en-IN"/>
            <w:rPrChange w:id="1857" w:author="JAGADEESHWAR REDDY" w:date="2026-08-16T17:35:00Z" w16du:dateUtc="2026-08-16T12:05:00Z">
              <w:rPr>
                <w:lang w:val="en-IN"/>
              </w:rPr>
            </w:rPrChange>
          </w:rPr>
          <w:t xml:space="preserve"> as the dependent variable and </w:t>
        </w:r>
        <w:r w:rsidRPr="004C6AEF">
          <w:rPr>
            <w:rFonts w:ascii="Times New Roman" w:hAnsi="Times New Roman" w:cs="Times New Roman"/>
            <w:sz w:val="24"/>
            <w:szCs w:val="24"/>
            <w:lang w:val="en-IN"/>
            <w:rPrChange w:id="1858" w:author="JAGADEESHWAR REDDY" w:date="2026-08-16T17:35:00Z" w16du:dateUtc="2026-08-16T12:05:00Z">
              <w:rPr>
                <w:b/>
                <w:bCs/>
                <w:lang w:val="en-IN"/>
              </w:rPr>
            </w:rPrChange>
          </w:rPr>
          <w:t>Inventory Turnover (ITO)</w:t>
        </w:r>
        <w:r w:rsidRPr="004C6AEF">
          <w:rPr>
            <w:rFonts w:ascii="Times New Roman" w:hAnsi="Times New Roman" w:cs="Times New Roman"/>
            <w:sz w:val="24"/>
            <w:szCs w:val="24"/>
            <w:lang w:val="en-IN"/>
            <w:rPrChange w:id="1859" w:author="JAGADEESHWAR REDDY" w:date="2026-08-16T17:35:00Z" w16du:dateUtc="2026-08-16T12:05:00Z">
              <w:rPr>
                <w:lang w:val="en-IN"/>
              </w:rPr>
            </w:rPrChange>
          </w:rPr>
          <w:t xml:space="preserve"> as the main independent variable. </w:t>
        </w:r>
        <w:r w:rsidRPr="004C6AEF">
          <w:rPr>
            <w:rFonts w:ascii="Times New Roman" w:hAnsi="Times New Roman" w:cs="Times New Roman"/>
            <w:sz w:val="24"/>
            <w:szCs w:val="24"/>
            <w:lang w:val="en-IN"/>
            <w:rPrChange w:id="1860" w:author="JAGADEESHWAR REDDY" w:date="2026-08-16T17:35:00Z" w16du:dateUtc="2026-08-16T12:05:00Z">
              <w:rPr>
                <w:b/>
                <w:bCs/>
                <w:lang w:val="en-IN"/>
              </w:rPr>
            </w:rPrChange>
          </w:rPr>
          <w:t>Debt-to-Equity Ratio (DE), Ln(Total Assets), and Firm Age</w:t>
        </w:r>
        <w:r w:rsidRPr="004C6AEF">
          <w:rPr>
            <w:rFonts w:ascii="Times New Roman" w:hAnsi="Times New Roman" w:cs="Times New Roman"/>
            <w:sz w:val="24"/>
            <w:szCs w:val="24"/>
            <w:lang w:val="en-IN"/>
            <w:rPrChange w:id="1861" w:author="JAGADEESHWAR REDDY" w:date="2026-08-16T17:35:00Z" w16du:dateUtc="2026-08-16T12:05:00Z">
              <w:rPr>
                <w:lang w:val="en-IN"/>
              </w:rPr>
            </w:rPrChange>
          </w:rPr>
          <w:t xml:space="preserve"> were included as control variables. The analysis was based on </w:t>
        </w:r>
        <w:r w:rsidRPr="004C6AEF">
          <w:rPr>
            <w:rFonts w:ascii="Times New Roman" w:hAnsi="Times New Roman" w:cs="Times New Roman"/>
            <w:sz w:val="24"/>
            <w:szCs w:val="24"/>
            <w:lang w:val="en-IN"/>
            <w:rPrChange w:id="1862" w:author="JAGADEESHWAR REDDY" w:date="2026-08-16T17:35:00Z" w16du:dateUtc="2026-08-16T12:05:00Z">
              <w:rPr>
                <w:b/>
                <w:bCs/>
                <w:lang w:val="en-IN"/>
              </w:rPr>
            </w:rPrChange>
          </w:rPr>
          <w:t>238 firm-year observations</w:t>
        </w:r>
        <w:r w:rsidRPr="004C6AEF">
          <w:rPr>
            <w:lang w:val="en-IN"/>
          </w:rPr>
          <w:t>.</w:t>
        </w:r>
      </w:ins>
    </w:p>
    <w:p w14:paraId="6B385741" w14:textId="065273AD" w:rsidR="004C6AEF" w:rsidRDefault="004C6AEF" w:rsidP="004C6AEF">
      <w:pPr>
        <w:spacing w:line="360" w:lineRule="auto"/>
        <w:rPr>
          <w:ins w:id="1863" w:author="JAGADEESHWAR REDDY" w:date="2026-08-16T17:35:00Z" w16du:dateUtc="2026-08-16T12:05:00Z"/>
          <w:rFonts w:ascii="Times New Roman" w:hAnsi="Times New Roman" w:cs="Times New Roman"/>
          <w:b/>
          <w:bCs/>
          <w:sz w:val="24"/>
          <w:szCs w:val="24"/>
        </w:rPr>
      </w:pPr>
      <w:ins w:id="1864" w:author="JAGADEESHWAR REDDY" w:date="2026-08-16T17:35:00Z" w16du:dateUtc="2026-08-16T12:05:00Z">
        <w:r w:rsidRPr="003203A9">
          <w:rPr>
            <w:rFonts w:ascii="Times New Roman" w:hAnsi="Times New Roman" w:cs="Times New Roman"/>
            <w:b/>
            <w:bCs/>
            <w:sz w:val="24"/>
            <w:szCs w:val="24"/>
          </w:rPr>
          <w:t>Regression Results for H</w:t>
        </w:r>
        <w:r>
          <w:rPr>
            <w:rFonts w:ascii="Times New Roman" w:hAnsi="Times New Roman" w:cs="Times New Roman"/>
            <w:b/>
            <w:bCs/>
            <w:sz w:val="24"/>
            <w:szCs w:val="24"/>
          </w:rPr>
          <w:t>2</w:t>
        </w:r>
        <w:r w:rsidRPr="003203A9">
          <w:rPr>
            <w:rFonts w:ascii="Times New Roman" w:hAnsi="Times New Roman" w:cs="Times New Roman"/>
            <w:b/>
            <w:bCs/>
            <w:sz w:val="24"/>
            <w:szCs w:val="24"/>
          </w:rPr>
          <w:t xml:space="preserve"> Table</w:t>
        </w:r>
        <w:r>
          <w:rPr>
            <w:rFonts w:ascii="Times New Roman" w:hAnsi="Times New Roman" w:cs="Times New Roman"/>
            <w:b/>
            <w:bCs/>
            <w:sz w:val="24"/>
            <w:szCs w:val="24"/>
          </w:rPr>
          <w:t xml:space="preserve"> :</w:t>
        </w:r>
      </w:ins>
    </w:p>
    <w:p w14:paraId="56550343" w14:textId="399D4F72" w:rsidR="00FD0C92" w:rsidRPr="00FD0C92" w:rsidRDefault="00FD0C92">
      <w:pPr>
        <w:pStyle w:val="Caption"/>
        <w:keepNext/>
        <w:rPr>
          <w:ins w:id="1865" w:author="JAGADEESHWAR REDDY" w:date="2026-08-30T23:59:00Z" w16du:dateUtc="2026-08-30T18:29:00Z"/>
          <w:rFonts w:ascii="Times New Roman" w:hAnsi="Times New Roman" w:cs="Times New Roman"/>
          <w:sz w:val="24"/>
          <w:szCs w:val="24"/>
          <w:rPrChange w:id="1866" w:author="JAGADEESHWAR REDDY" w:date="2026-08-30T23:59:00Z" w16du:dateUtc="2026-08-30T18:29:00Z">
            <w:rPr>
              <w:ins w:id="1867" w:author="JAGADEESHWAR REDDY" w:date="2026-08-30T23:59:00Z" w16du:dateUtc="2026-08-30T18:29:00Z"/>
            </w:rPr>
          </w:rPrChange>
        </w:rPr>
        <w:pPrChange w:id="1868" w:author="JAGADEESHWAR REDDY" w:date="2026-08-30T23:59:00Z" w16du:dateUtc="2026-08-30T18:29:00Z">
          <w:pPr/>
        </w:pPrChange>
      </w:pPr>
      <w:bookmarkStart w:id="1869" w:name="_Toc239027064"/>
      <w:ins w:id="1870" w:author="JAGADEESHWAR REDDY" w:date="2026-08-30T23:59:00Z" w16du:dateUtc="2026-08-30T18:29:00Z">
        <w:r w:rsidRPr="00FD0C92">
          <w:rPr>
            <w:rFonts w:ascii="Times New Roman" w:hAnsi="Times New Roman" w:cs="Times New Roman"/>
            <w:sz w:val="24"/>
            <w:szCs w:val="24"/>
            <w:rPrChange w:id="1871" w:author="JAGADEESHWAR REDDY" w:date="2026-08-30T23:59:00Z" w16du:dateUtc="2026-08-30T18:29:00Z">
              <w:rPr>
                <w:i/>
                <w:iCs/>
              </w:rPr>
            </w:rPrChange>
          </w:rPr>
          <w:t xml:space="preserve">Table </w:t>
        </w:r>
        <w:r w:rsidRPr="00FD0C92">
          <w:rPr>
            <w:rFonts w:ascii="Times New Roman" w:hAnsi="Times New Roman" w:cs="Times New Roman"/>
            <w:sz w:val="24"/>
            <w:szCs w:val="24"/>
            <w:rPrChange w:id="1872" w:author="JAGADEESHWAR REDDY" w:date="2026-08-30T23:59:00Z" w16du:dateUtc="2026-08-30T18:29:00Z">
              <w:rPr>
                <w:i/>
                <w:iCs/>
              </w:rPr>
            </w:rPrChange>
          </w:rPr>
          <w:fldChar w:fldCharType="begin"/>
        </w:r>
        <w:r w:rsidRPr="00FD0C92">
          <w:rPr>
            <w:rFonts w:ascii="Times New Roman" w:hAnsi="Times New Roman" w:cs="Times New Roman"/>
            <w:sz w:val="24"/>
            <w:szCs w:val="24"/>
            <w:rPrChange w:id="1873" w:author="JAGADEESHWAR REDDY" w:date="2026-08-30T23:59:00Z" w16du:dateUtc="2026-08-30T18:29:00Z">
              <w:rPr>
                <w:i/>
                <w:iCs/>
              </w:rPr>
            </w:rPrChange>
          </w:rPr>
          <w:instrText xml:space="preserve"> SEQ Table \* ARABIC </w:instrText>
        </w:r>
      </w:ins>
      <w:r w:rsidRPr="00FD0C92">
        <w:rPr>
          <w:rFonts w:ascii="Times New Roman" w:hAnsi="Times New Roman" w:cs="Times New Roman"/>
          <w:sz w:val="24"/>
          <w:szCs w:val="24"/>
          <w:rPrChange w:id="1874" w:author="JAGADEESHWAR REDDY" w:date="2026-08-30T23:59:00Z" w16du:dateUtc="2026-08-30T18:29:00Z">
            <w:rPr>
              <w:i/>
              <w:iCs/>
            </w:rPr>
          </w:rPrChange>
        </w:rPr>
        <w:fldChar w:fldCharType="separate"/>
      </w:r>
      <w:ins w:id="1875" w:author="JAGADEESHWAR REDDY" w:date="2026-08-31T00:01:00Z" w16du:dateUtc="2026-08-30T18:31:00Z">
        <w:r w:rsidR="00C516F7">
          <w:rPr>
            <w:rFonts w:ascii="Times New Roman" w:hAnsi="Times New Roman" w:cs="Times New Roman"/>
            <w:noProof/>
            <w:sz w:val="24"/>
            <w:szCs w:val="24"/>
          </w:rPr>
          <w:t>4</w:t>
        </w:r>
      </w:ins>
      <w:ins w:id="1876" w:author="JAGADEESHWAR REDDY" w:date="2026-08-30T23:59:00Z" w16du:dateUtc="2026-08-30T18:29:00Z">
        <w:r w:rsidRPr="00FD0C92">
          <w:rPr>
            <w:rFonts w:ascii="Times New Roman" w:hAnsi="Times New Roman" w:cs="Times New Roman"/>
            <w:sz w:val="24"/>
            <w:szCs w:val="24"/>
            <w:rPrChange w:id="1877" w:author="JAGADEESHWAR REDDY" w:date="2026-08-30T23:59:00Z" w16du:dateUtc="2026-08-30T18:29:00Z">
              <w:rPr>
                <w:i/>
                <w:iCs/>
              </w:rPr>
            </w:rPrChange>
          </w:rPr>
          <w:fldChar w:fldCharType="end"/>
        </w:r>
        <w:r w:rsidRPr="00FD0C92">
          <w:rPr>
            <w:rFonts w:ascii="Times New Roman" w:hAnsi="Times New Roman" w:cs="Times New Roman"/>
            <w:sz w:val="24"/>
            <w:szCs w:val="24"/>
            <w:rPrChange w:id="1878" w:author="JAGADEESHWAR REDDY" w:date="2026-08-30T23:59:00Z" w16du:dateUtc="2026-08-30T18:29:00Z">
              <w:rPr>
                <w:i/>
                <w:iCs/>
              </w:rPr>
            </w:rPrChange>
          </w:rPr>
          <w:t xml:space="preserve"> -5.4 H2 Regression Results</w:t>
        </w:r>
        <w:bookmarkEnd w:id="1869"/>
      </w:ins>
    </w:p>
    <w:tbl>
      <w:tblPr>
        <w:tblStyle w:val="PlainTable1"/>
        <w:tblW w:w="0" w:type="auto"/>
        <w:jc w:val="center"/>
        <w:tblLook w:val="04A0" w:firstRow="1" w:lastRow="0" w:firstColumn="1" w:lastColumn="0" w:noHBand="0" w:noVBand="1"/>
        <w:tblPrChange w:id="1879" w:author="JAGADEESHWAR REDDY" w:date="2026-08-16T17:35:00Z" w16du:dateUtc="2026-08-16T12:05: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105"/>
        <w:gridCol w:w="785"/>
        <w:gridCol w:w="785"/>
        <w:gridCol w:w="836"/>
        <w:tblGridChange w:id="1880">
          <w:tblGrid>
            <w:gridCol w:w="5"/>
            <w:gridCol w:w="1799"/>
            <w:gridCol w:w="306"/>
            <w:gridCol w:w="323"/>
            <w:gridCol w:w="462"/>
            <w:gridCol w:w="167"/>
            <w:gridCol w:w="618"/>
            <w:gridCol w:w="77"/>
            <w:gridCol w:w="759"/>
          </w:tblGrid>
        </w:tblGridChange>
      </w:tblGrid>
      <w:tr w:rsidR="00C733E3" w:rsidRPr="00C733E3" w14:paraId="79F99F9C" w14:textId="77777777" w:rsidTr="00C733E3">
        <w:trPr>
          <w:cnfStyle w:val="100000000000" w:firstRow="1" w:lastRow="0" w:firstColumn="0" w:lastColumn="0" w:oddVBand="0" w:evenVBand="0" w:oddHBand="0" w:evenHBand="0" w:firstRowFirstColumn="0" w:firstRowLastColumn="0" w:lastRowFirstColumn="0" w:lastRowLastColumn="0"/>
          <w:jc w:val="center"/>
          <w:ins w:id="1881" w:author="JAGADEESHWAR REDDY" w:date="2026-08-16T17:35:00Z"/>
          <w:trPrChange w:id="1882" w:author="JAGADEESHWAR REDDY" w:date="2026-08-16T17:35:00Z" w16du:dateUtc="2026-08-16T12:05: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883" w:author="JAGADEESHWAR REDDY" w:date="2026-08-16T17:35:00Z" w16du:dateUtc="2026-08-16T12:05:00Z">
              <w:tcPr>
                <w:tcW w:w="0" w:type="auto"/>
                <w:gridSpan w:val="2"/>
                <w:vAlign w:val="center"/>
                <w:hideMark/>
              </w:tcPr>
            </w:tcPrChange>
          </w:tcPr>
          <w:p w14:paraId="223AF7DC" w14:textId="77777777" w:rsidR="00C733E3" w:rsidRPr="00C733E3" w:rsidRDefault="00C733E3" w:rsidP="00C733E3">
            <w:pPr>
              <w:spacing w:after="160" w:line="360" w:lineRule="auto"/>
              <w:cnfStyle w:val="101000000000" w:firstRow="1" w:lastRow="0" w:firstColumn="1" w:lastColumn="0" w:oddVBand="0" w:evenVBand="0" w:oddHBand="0" w:evenHBand="0" w:firstRowFirstColumn="0" w:firstRowLastColumn="0" w:lastRowFirstColumn="0" w:lastRowLastColumn="0"/>
              <w:rPr>
                <w:ins w:id="1884" w:author="JAGADEESHWAR REDDY" w:date="2026-08-16T17:35:00Z"/>
                <w:rFonts w:ascii="Times New Roman" w:hAnsi="Times New Roman" w:cs="Times New Roman"/>
                <w:lang w:val="en-IN"/>
                <w:rPrChange w:id="1885" w:author="JAGADEESHWAR REDDY" w:date="2026-08-16T17:35:00Z" w16du:dateUtc="2026-08-16T12:05:00Z">
                  <w:rPr>
                    <w:ins w:id="1886" w:author="JAGADEESHWAR REDDY" w:date="2026-08-16T17:35:00Z"/>
                    <w:lang w:val="en-IN"/>
                  </w:rPr>
                </w:rPrChange>
              </w:rPr>
            </w:pPr>
            <w:ins w:id="1887" w:author="JAGADEESHWAR REDDY" w:date="2026-08-16T17:35:00Z">
              <w:r w:rsidRPr="00C733E3">
                <w:rPr>
                  <w:rFonts w:ascii="Times New Roman" w:hAnsi="Times New Roman" w:cs="Times New Roman"/>
                  <w:lang w:val="en-IN"/>
                  <w:rPrChange w:id="1888" w:author="JAGADEESHWAR REDDY" w:date="2026-08-16T17:35:00Z" w16du:dateUtc="2026-08-16T12:05:00Z">
                    <w:rPr>
                      <w:lang w:val="en-IN"/>
                    </w:rPr>
                  </w:rPrChange>
                </w:rPr>
                <w:t>Predictor</w:t>
              </w:r>
            </w:ins>
          </w:p>
        </w:tc>
        <w:tc>
          <w:tcPr>
            <w:tcW w:w="0" w:type="auto"/>
            <w:hideMark/>
            <w:tcPrChange w:id="1889" w:author="JAGADEESHWAR REDDY" w:date="2026-08-16T17:35:00Z" w16du:dateUtc="2026-08-16T12:05:00Z">
              <w:tcPr>
                <w:tcW w:w="0" w:type="auto"/>
                <w:gridSpan w:val="2"/>
                <w:vAlign w:val="center"/>
                <w:hideMark/>
              </w:tcPr>
            </w:tcPrChange>
          </w:tcPr>
          <w:p w14:paraId="4B43856B" w14:textId="77777777" w:rsidR="00C733E3" w:rsidRPr="00C733E3" w:rsidRDefault="00C733E3" w:rsidP="00C733E3">
            <w:pPr>
              <w:spacing w:after="160" w:line="360" w:lineRule="auto"/>
              <w:cnfStyle w:val="100000000000" w:firstRow="1" w:lastRow="0" w:firstColumn="0" w:lastColumn="0" w:oddVBand="0" w:evenVBand="0" w:oddHBand="0" w:evenHBand="0" w:firstRowFirstColumn="0" w:firstRowLastColumn="0" w:lastRowFirstColumn="0" w:lastRowLastColumn="0"/>
              <w:rPr>
                <w:ins w:id="1890" w:author="JAGADEESHWAR REDDY" w:date="2026-08-16T17:35:00Z"/>
                <w:rFonts w:ascii="Times New Roman" w:hAnsi="Times New Roman" w:cs="Times New Roman"/>
                <w:lang w:val="en-IN"/>
                <w:rPrChange w:id="1891" w:author="JAGADEESHWAR REDDY" w:date="2026-08-16T17:35:00Z" w16du:dateUtc="2026-08-16T12:05:00Z">
                  <w:rPr>
                    <w:ins w:id="1892" w:author="JAGADEESHWAR REDDY" w:date="2026-08-16T17:35:00Z"/>
                    <w:lang w:val="en-IN"/>
                  </w:rPr>
                </w:rPrChange>
              </w:rPr>
            </w:pPr>
            <w:ins w:id="1893" w:author="JAGADEESHWAR REDDY" w:date="2026-08-16T17:35:00Z">
              <w:r w:rsidRPr="00C733E3">
                <w:rPr>
                  <w:rFonts w:ascii="Times New Roman" w:hAnsi="Times New Roman" w:cs="Times New Roman"/>
                  <w:lang w:val="en-IN"/>
                  <w:rPrChange w:id="1894" w:author="JAGADEESHWAR REDDY" w:date="2026-08-16T17:35:00Z" w16du:dateUtc="2026-08-16T12:05:00Z">
                    <w:rPr>
                      <w:lang w:val="en-IN"/>
                    </w:rPr>
                  </w:rPrChange>
                </w:rPr>
                <w:t>β</w:t>
              </w:r>
            </w:ins>
          </w:p>
        </w:tc>
        <w:tc>
          <w:tcPr>
            <w:tcW w:w="0" w:type="auto"/>
            <w:hideMark/>
            <w:tcPrChange w:id="1895" w:author="JAGADEESHWAR REDDY" w:date="2026-08-16T17:35:00Z" w16du:dateUtc="2026-08-16T12:05:00Z">
              <w:tcPr>
                <w:tcW w:w="0" w:type="auto"/>
                <w:gridSpan w:val="2"/>
                <w:vAlign w:val="center"/>
                <w:hideMark/>
              </w:tcPr>
            </w:tcPrChange>
          </w:tcPr>
          <w:p w14:paraId="7862332F" w14:textId="77777777" w:rsidR="00C733E3" w:rsidRPr="00C733E3" w:rsidRDefault="00C733E3" w:rsidP="00C733E3">
            <w:pPr>
              <w:spacing w:after="160" w:line="360" w:lineRule="auto"/>
              <w:cnfStyle w:val="100000000000" w:firstRow="1" w:lastRow="0" w:firstColumn="0" w:lastColumn="0" w:oddVBand="0" w:evenVBand="0" w:oddHBand="0" w:evenHBand="0" w:firstRowFirstColumn="0" w:firstRowLastColumn="0" w:lastRowFirstColumn="0" w:lastRowLastColumn="0"/>
              <w:rPr>
                <w:ins w:id="1896" w:author="JAGADEESHWAR REDDY" w:date="2026-08-16T17:35:00Z"/>
                <w:rFonts w:ascii="Times New Roman" w:hAnsi="Times New Roman" w:cs="Times New Roman"/>
                <w:lang w:val="en-IN"/>
                <w:rPrChange w:id="1897" w:author="JAGADEESHWAR REDDY" w:date="2026-08-16T17:35:00Z" w16du:dateUtc="2026-08-16T12:05:00Z">
                  <w:rPr>
                    <w:ins w:id="1898" w:author="JAGADEESHWAR REDDY" w:date="2026-08-16T17:35:00Z"/>
                    <w:lang w:val="en-IN"/>
                  </w:rPr>
                </w:rPrChange>
              </w:rPr>
            </w:pPr>
            <w:ins w:id="1899" w:author="JAGADEESHWAR REDDY" w:date="2026-08-16T17:35:00Z">
              <w:r w:rsidRPr="00C733E3">
                <w:rPr>
                  <w:rFonts w:ascii="Times New Roman" w:hAnsi="Times New Roman" w:cs="Times New Roman"/>
                  <w:lang w:val="en-IN"/>
                  <w:rPrChange w:id="1900" w:author="JAGADEESHWAR REDDY" w:date="2026-08-16T17:35:00Z" w16du:dateUtc="2026-08-16T12:05:00Z">
                    <w:rPr>
                      <w:lang w:val="en-IN"/>
                    </w:rPr>
                  </w:rPrChange>
                </w:rPr>
                <w:t>t</w:t>
              </w:r>
            </w:ins>
          </w:p>
        </w:tc>
        <w:tc>
          <w:tcPr>
            <w:tcW w:w="0" w:type="auto"/>
            <w:hideMark/>
            <w:tcPrChange w:id="1901" w:author="JAGADEESHWAR REDDY" w:date="2026-08-16T17:35:00Z" w16du:dateUtc="2026-08-16T12:05:00Z">
              <w:tcPr>
                <w:tcW w:w="0" w:type="auto"/>
                <w:gridSpan w:val="2"/>
                <w:vAlign w:val="center"/>
                <w:hideMark/>
              </w:tcPr>
            </w:tcPrChange>
          </w:tcPr>
          <w:p w14:paraId="6A527FB1" w14:textId="77777777" w:rsidR="00C733E3" w:rsidRPr="00C733E3" w:rsidRDefault="00C733E3" w:rsidP="00C733E3">
            <w:pPr>
              <w:spacing w:after="160" w:line="360" w:lineRule="auto"/>
              <w:cnfStyle w:val="100000000000" w:firstRow="1" w:lastRow="0" w:firstColumn="0" w:lastColumn="0" w:oddVBand="0" w:evenVBand="0" w:oddHBand="0" w:evenHBand="0" w:firstRowFirstColumn="0" w:firstRowLastColumn="0" w:lastRowFirstColumn="0" w:lastRowLastColumn="0"/>
              <w:rPr>
                <w:ins w:id="1902" w:author="JAGADEESHWAR REDDY" w:date="2026-08-16T17:35:00Z"/>
                <w:rFonts w:ascii="Times New Roman" w:hAnsi="Times New Roman" w:cs="Times New Roman"/>
                <w:lang w:val="en-IN"/>
                <w:rPrChange w:id="1903" w:author="JAGADEESHWAR REDDY" w:date="2026-08-16T17:35:00Z" w16du:dateUtc="2026-08-16T12:05:00Z">
                  <w:rPr>
                    <w:ins w:id="1904" w:author="JAGADEESHWAR REDDY" w:date="2026-08-16T17:35:00Z"/>
                    <w:lang w:val="en-IN"/>
                  </w:rPr>
                </w:rPrChange>
              </w:rPr>
            </w:pPr>
            <w:ins w:id="1905" w:author="JAGADEESHWAR REDDY" w:date="2026-08-16T17:35:00Z">
              <w:r w:rsidRPr="00C733E3">
                <w:rPr>
                  <w:rFonts w:ascii="Times New Roman" w:hAnsi="Times New Roman" w:cs="Times New Roman"/>
                  <w:lang w:val="en-IN"/>
                  <w:rPrChange w:id="1906" w:author="JAGADEESHWAR REDDY" w:date="2026-08-16T17:35:00Z" w16du:dateUtc="2026-08-16T12:05:00Z">
                    <w:rPr>
                      <w:lang w:val="en-IN"/>
                    </w:rPr>
                  </w:rPrChange>
                </w:rPr>
                <w:t>p</w:t>
              </w:r>
            </w:ins>
          </w:p>
        </w:tc>
      </w:tr>
      <w:tr w:rsidR="00C733E3" w:rsidRPr="00C733E3" w14:paraId="38CB2814" w14:textId="77777777" w:rsidTr="00C733E3">
        <w:trPr>
          <w:cnfStyle w:val="000000100000" w:firstRow="0" w:lastRow="0" w:firstColumn="0" w:lastColumn="0" w:oddVBand="0" w:evenVBand="0" w:oddHBand="1" w:evenHBand="0" w:firstRowFirstColumn="0" w:firstRowLastColumn="0" w:lastRowFirstColumn="0" w:lastRowLastColumn="0"/>
          <w:jc w:val="center"/>
          <w:ins w:id="1907" w:author="JAGADEESHWAR REDDY" w:date="2026-08-16T17:35:00Z"/>
          <w:trPrChange w:id="1908" w:author="JAGADEESHWAR REDDY" w:date="2026-08-16T17:35:00Z" w16du:dateUtc="2026-08-16T12:05: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09" w:author="JAGADEESHWAR REDDY" w:date="2026-08-16T17:35:00Z" w16du:dateUtc="2026-08-16T12:05:00Z">
              <w:tcPr>
                <w:tcW w:w="0" w:type="auto"/>
                <w:gridSpan w:val="2"/>
                <w:vAlign w:val="center"/>
                <w:hideMark/>
              </w:tcPr>
            </w:tcPrChange>
          </w:tcPr>
          <w:p w14:paraId="786D1C9A" w14:textId="77777777" w:rsidR="00C733E3" w:rsidRPr="00C733E3" w:rsidRDefault="00C733E3" w:rsidP="00C733E3">
            <w:pPr>
              <w:spacing w:after="160" w:line="360" w:lineRule="auto"/>
              <w:cnfStyle w:val="001000100000" w:firstRow="0" w:lastRow="0" w:firstColumn="1" w:lastColumn="0" w:oddVBand="0" w:evenVBand="0" w:oddHBand="1" w:evenHBand="0" w:firstRowFirstColumn="0" w:firstRowLastColumn="0" w:lastRowFirstColumn="0" w:lastRowLastColumn="0"/>
              <w:rPr>
                <w:ins w:id="1910" w:author="JAGADEESHWAR REDDY" w:date="2026-08-16T17:35:00Z"/>
                <w:rFonts w:ascii="Times New Roman" w:hAnsi="Times New Roman" w:cs="Times New Roman"/>
                <w:b w:val="0"/>
                <w:bCs w:val="0"/>
                <w:lang w:val="en-IN"/>
                <w:rPrChange w:id="1911" w:author="JAGADEESHWAR REDDY" w:date="2026-08-16T17:36:00Z" w16du:dateUtc="2026-08-16T12:06:00Z">
                  <w:rPr>
                    <w:ins w:id="1912" w:author="JAGADEESHWAR REDDY" w:date="2026-08-16T17:35:00Z"/>
                    <w:lang w:val="en-IN"/>
                  </w:rPr>
                </w:rPrChange>
              </w:rPr>
            </w:pPr>
            <w:ins w:id="1913" w:author="JAGADEESHWAR REDDY" w:date="2026-08-16T17:35:00Z">
              <w:r w:rsidRPr="00C733E3">
                <w:rPr>
                  <w:rFonts w:ascii="Times New Roman" w:hAnsi="Times New Roman" w:cs="Times New Roman"/>
                  <w:lang w:val="en-IN"/>
                  <w:rPrChange w:id="1914" w:author="JAGADEESHWAR REDDY" w:date="2026-08-16T17:36:00Z" w16du:dateUtc="2026-08-16T12:06:00Z">
                    <w:rPr>
                      <w:lang w:val="en-IN"/>
                    </w:rPr>
                  </w:rPrChange>
                </w:rPr>
                <w:t>Inventory Turnover</w:t>
              </w:r>
            </w:ins>
          </w:p>
        </w:tc>
        <w:tc>
          <w:tcPr>
            <w:tcW w:w="0" w:type="auto"/>
            <w:hideMark/>
            <w:tcPrChange w:id="1915" w:author="JAGADEESHWAR REDDY" w:date="2026-08-16T17:35:00Z" w16du:dateUtc="2026-08-16T12:05:00Z">
              <w:tcPr>
                <w:tcW w:w="0" w:type="auto"/>
                <w:gridSpan w:val="2"/>
                <w:vAlign w:val="center"/>
                <w:hideMark/>
              </w:tcPr>
            </w:tcPrChange>
          </w:tcPr>
          <w:p w14:paraId="0CEF46BF"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16" w:author="JAGADEESHWAR REDDY" w:date="2026-08-16T17:35:00Z"/>
                <w:rFonts w:ascii="Times New Roman" w:hAnsi="Times New Roman" w:cs="Times New Roman"/>
                <w:lang w:val="en-IN"/>
                <w:rPrChange w:id="1917" w:author="JAGADEESHWAR REDDY" w:date="2026-08-16T17:35:00Z" w16du:dateUtc="2026-08-16T12:05:00Z">
                  <w:rPr>
                    <w:ins w:id="1918" w:author="JAGADEESHWAR REDDY" w:date="2026-08-16T17:35:00Z"/>
                    <w:lang w:val="en-IN"/>
                  </w:rPr>
                </w:rPrChange>
              </w:rPr>
            </w:pPr>
            <w:ins w:id="1919" w:author="JAGADEESHWAR REDDY" w:date="2026-08-16T17:35:00Z">
              <w:r w:rsidRPr="00C733E3">
                <w:rPr>
                  <w:rFonts w:ascii="Times New Roman" w:hAnsi="Times New Roman" w:cs="Times New Roman"/>
                  <w:lang w:val="en-IN"/>
                  <w:rPrChange w:id="1920" w:author="JAGADEESHWAR REDDY" w:date="2026-08-16T17:35:00Z" w16du:dateUtc="2026-08-16T12:05:00Z">
                    <w:rPr>
                      <w:lang w:val="en-IN"/>
                    </w:rPr>
                  </w:rPrChange>
                </w:rPr>
                <w:t>0.091</w:t>
              </w:r>
            </w:ins>
          </w:p>
        </w:tc>
        <w:tc>
          <w:tcPr>
            <w:tcW w:w="0" w:type="auto"/>
            <w:hideMark/>
            <w:tcPrChange w:id="1921" w:author="JAGADEESHWAR REDDY" w:date="2026-08-16T17:35:00Z" w16du:dateUtc="2026-08-16T12:05:00Z">
              <w:tcPr>
                <w:tcW w:w="0" w:type="auto"/>
                <w:gridSpan w:val="2"/>
                <w:vAlign w:val="center"/>
                <w:hideMark/>
              </w:tcPr>
            </w:tcPrChange>
          </w:tcPr>
          <w:p w14:paraId="5279B82C"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22" w:author="JAGADEESHWAR REDDY" w:date="2026-08-16T17:35:00Z"/>
                <w:rFonts w:ascii="Times New Roman" w:hAnsi="Times New Roman" w:cs="Times New Roman"/>
                <w:lang w:val="en-IN"/>
                <w:rPrChange w:id="1923" w:author="JAGADEESHWAR REDDY" w:date="2026-08-16T17:35:00Z" w16du:dateUtc="2026-08-16T12:05:00Z">
                  <w:rPr>
                    <w:ins w:id="1924" w:author="JAGADEESHWAR REDDY" w:date="2026-08-16T17:35:00Z"/>
                    <w:lang w:val="en-IN"/>
                  </w:rPr>
                </w:rPrChange>
              </w:rPr>
            </w:pPr>
            <w:ins w:id="1925" w:author="JAGADEESHWAR REDDY" w:date="2026-08-16T17:35:00Z">
              <w:r w:rsidRPr="00C733E3">
                <w:rPr>
                  <w:rFonts w:ascii="Times New Roman" w:hAnsi="Times New Roman" w:cs="Times New Roman"/>
                  <w:lang w:val="en-IN"/>
                  <w:rPrChange w:id="1926" w:author="JAGADEESHWAR REDDY" w:date="2026-08-16T17:35:00Z" w16du:dateUtc="2026-08-16T12:05:00Z">
                    <w:rPr>
                      <w:lang w:val="en-IN"/>
                    </w:rPr>
                  </w:rPrChange>
                </w:rPr>
                <w:t>1.399</w:t>
              </w:r>
            </w:ins>
          </w:p>
        </w:tc>
        <w:tc>
          <w:tcPr>
            <w:tcW w:w="0" w:type="auto"/>
            <w:hideMark/>
            <w:tcPrChange w:id="1927" w:author="JAGADEESHWAR REDDY" w:date="2026-08-16T17:35:00Z" w16du:dateUtc="2026-08-16T12:05:00Z">
              <w:tcPr>
                <w:tcW w:w="0" w:type="auto"/>
                <w:gridSpan w:val="2"/>
                <w:vAlign w:val="center"/>
                <w:hideMark/>
              </w:tcPr>
            </w:tcPrChange>
          </w:tcPr>
          <w:p w14:paraId="229B3EF6"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28" w:author="JAGADEESHWAR REDDY" w:date="2026-08-16T17:35:00Z"/>
                <w:rFonts w:ascii="Times New Roman" w:hAnsi="Times New Roman" w:cs="Times New Roman"/>
                <w:lang w:val="en-IN"/>
                <w:rPrChange w:id="1929" w:author="JAGADEESHWAR REDDY" w:date="2026-08-16T17:35:00Z" w16du:dateUtc="2026-08-16T12:05:00Z">
                  <w:rPr>
                    <w:ins w:id="1930" w:author="JAGADEESHWAR REDDY" w:date="2026-08-16T17:35:00Z"/>
                    <w:lang w:val="en-IN"/>
                  </w:rPr>
                </w:rPrChange>
              </w:rPr>
            </w:pPr>
            <w:ins w:id="1931" w:author="JAGADEESHWAR REDDY" w:date="2026-08-16T17:35:00Z">
              <w:r w:rsidRPr="00C733E3">
                <w:rPr>
                  <w:rFonts w:ascii="Times New Roman" w:hAnsi="Times New Roman" w:cs="Times New Roman"/>
                  <w:lang w:val="en-IN"/>
                  <w:rPrChange w:id="1932" w:author="JAGADEESHWAR REDDY" w:date="2026-08-16T17:35:00Z" w16du:dateUtc="2026-08-16T12:05:00Z">
                    <w:rPr>
                      <w:lang w:val="en-IN"/>
                    </w:rPr>
                  </w:rPrChange>
                </w:rPr>
                <w:t>0.163</w:t>
              </w:r>
            </w:ins>
          </w:p>
        </w:tc>
      </w:tr>
      <w:tr w:rsidR="00C733E3" w:rsidRPr="00C733E3" w14:paraId="00D6D775" w14:textId="77777777" w:rsidTr="00C733E3">
        <w:trPr>
          <w:jc w:val="center"/>
          <w:ins w:id="1933" w:author="JAGADEESHWAR REDDY" w:date="2026-08-16T17:35:00Z"/>
          <w:trPrChange w:id="1934" w:author="JAGADEESHWAR REDDY" w:date="2026-08-16T17:35:00Z" w16du:dateUtc="2026-08-16T12:05: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35" w:author="JAGADEESHWAR REDDY" w:date="2026-08-16T17:35:00Z" w16du:dateUtc="2026-08-16T12:05:00Z">
              <w:tcPr>
                <w:tcW w:w="0" w:type="auto"/>
                <w:gridSpan w:val="2"/>
                <w:vAlign w:val="center"/>
                <w:hideMark/>
              </w:tcPr>
            </w:tcPrChange>
          </w:tcPr>
          <w:p w14:paraId="64CD5065" w14:textId="77777777" w:rsidR="00C733E3" w:rsidRPr="00C733E3" w:rsidRDefault="00C733E3" w:rsidP="00C733E3">
            <w:pPr>
              <w:spacing w:after="160" w:line="360" w:lineRule="auto"/>
              <w:rPr>
                <w:ins w:id="1936" w:author="JAGADEESHWAR REDDY" w:date="2026-08-16T17:35:00Z"/>
                <w:rFonts w:ascii="Times New Roman" w:hAnsi="Times New Roman" w:cs="Times New Roman"/>
                <w:b w:val="0"/>
                <w:bCs w:val="0"/>
                <w:lang w:val="en-IN"/>
                <w:rPrChange w:id="1937" w:author="JAGADEESHWAR REDDY" w:date="2026-08-16T17:36:00Z" w16du:dateUtc="2026-08-16T12:06:00Z">
                  <w:rPr>
                    <w:ins w:id="1938" w:author="JAGADEESHWAR REDDY" w:date="2026-08-16T17:35:00Z"/>
                    <w:lang w:val="en-IN"/>
                  </w:rPr>
                </w:rPrChange>
              </w:rPr>
            </w:pPr>
            <w:ins w:id="1939" w:author="JAGADEESHWAR REDDY" w:date="2026-08-16T17:35:00Z">
              <w:r w:rsidRPr="00C733E3">
                <w:rPr>
                  <w:rFonts w:ascii="Times New Roman" w:hAnsi="Times New Roman" w:cs="Times New Roman"/>
                  <w:lang w:val="en-IN"/>
                  <w:rPrChange w:id="1940" w:author="JAGADEESHWAR REDDY" w:date="2026-08-16T17:36:00Z" w16du:dateUtc="2026-08-16T12:06:00Z">
                    <w:rPr>
                      <w:lang w:val="en-IN"/>
                    </w:rPr>
                  </w:rPrChange>
                </w:rPr>
                <w:t>Debt-to-Equity</w:t>
              </w:r>
            </w:ins>
          </w:p>
        </w:tc>
        <w:tc>
          <w:tcPr>
            <w:tcW w:w="0" w:type="auto"/>
            <w:hideMark/>
            <w:tcPrChange w:id="1941" w:author="JAGADEESHWAR REDDY" w:date="2026-08-16T17:35:00Z" w16du:dateUtc="2026-08-16T12:05:00Z">
              <w:tcPr>
                <w:tcW w:w="0" w:type="auto"/>
                <w:gridSpan w:val="2"/>
                <w:vAlign w:val="center"/>
                <w:hideMark/>
              </w:tcPr>
            </w:tcPrChange>
          </w:tcPr>
          <w:p w14:paraId="33921752"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1942" w:author="JAGADEESHWAR REDDY" w:date="2026-08-16T17:35:00Z"/>
                <w:rFonts w:ascii="Times New Roman" w:hAnsi="Times New Roman" w:cs="Times New Roman"/>
                <w:lang w:val="en-IN"/>
                <w:rPrChange w:id="1943" w:author="JAGADEESHWAR REDDY" w:date="2026-08-16T17:35:00Z" w16du:dateUtc="2026-08-16T12:05:00Z">
                  <w:rPr>
                    <w:ins w:id="1944" w:author="JAGADEESHWAR REDDY" w:date="2026-08-16T17:35:00Z"/>
                    <w:lang w:val="en-IN"/>
                  </w:rPr>
                </w:rPrChange>
              </w:rPr>
            </w:pPr>
            <w:ins w:id="1945" w:author="JAGADEESHWAR REDDY" w:date="2026-08-16T17:35:00Z">
              <w:r w:rsidRPr="00C733E3">
                <w:rPr>
                  <w:rFonts w:ascii="Times New Roman" w:hAnsi="Times New Roman" w:cs="Times New Roman"/>
                  <w:lang w:val="en-IN"/>
                  <w:rPrChange w:id="1946" w:author="JAGADEESHWAR REDDY" w:date="2026-08-16T17:35:00Z" w16du:dateUtc="2026-08-16T12:05:00Z">
                    <w:rPr>
                      <w:lang w:val="en-IN"/>
                    </w:rPr>
                  </w:rPrChange>
                </w:rPr>
                <w:t>0.142</w:t>
              </w:r>
            </w:ins>
          </w:p>
        </w:tc>
        <w:tc>
          <w:tcPr>
            <w:tcW w:w="0" w:type="auto"/>
            <w:hideMark/>
            <w:tcPrChange w:id="1947" w:author="JAGADEESHWAR REDDY" w:date="2026-08-16T17:35:00Z" w16du:dateUtc="2026-08-16T12:05:00Z">
              <w:tcPr>
                <w:tcW w:w="0" w:type="auto"/>
                <w:gridSpan w:val="2"/>
                <w:vAlign w:val="center"/>
                <w:hideMark/>
              </w:tcPr>
            </w:tcPrChange>
          </w:tcPr>
          <w:p w14:paraId="06957C76"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1948" w:author="JAGADEESHWAR REDDY" w:date="2026-08-16T17:35:00Z"/>
                <w:rFonts w:ascii="Times New Roman" w:hAnsi="Times New Roman" w:cs="Times New Roman"/>
                <w:lang w:val="en-IN"/>
                <w:rPrChange w:id="1949" w:author="JAGADEESHWAR REDDY" w:date="2026-08-16T17:35:00Z" w16du:dateUtc="2026-08-16T12:05:00Z">
                  <w:rPr>
                    <w:ins w:id="1950" w:author="JAGADEESHWAR REDDY" w:date="2026-08-16T17:35:00Z"/>
                    <w:lang w:val="en-IN"/>
                  </w:rPr>
                </w:rPrChange>
              </w:rPr>
            </w:pPr>
            <w:ins w:id="1951" w:author="JAGADEESHWAR REDDY" w:date="2026-08-16T17:35:00Z">
              <w:r w:rsidRPr="00C733E3">
                <w:rPr>
                  <w:rFonts w:ascii="Times New Roman" w:hAnsi="Times New Roman" w:cs="Times New Roman"/>
                  <w:lang w:val="en-IN"/>
                  <w:rPrChange w:id="1952" w:author="JAGADEESHWAR REDDY" w:date="2026-08-16T17:35:00Z" w16du:dateUtc="2026-08-16T12:05:00Z">
                    <w:rPr>
                      <w:lang w:val="en-IN"/>
                    </w:rPr>
                  </w:rPrChange>
                </w:rPr>
                <w:t>2.454</w:t>
              </w:r>
            </w:ins>
          </w:p>
        </w:tc>
        <w:tc>
          <w:tcPr>
            <w:tcW w:w="0" w:type="auto"/>
            <w:hideMark/>
            <w:tcPrChange w:id="1953" w:author="JAGADEESHWAR REDDY" w:date="2026-08-16T17:35:00Z" w16du:dateUtc="2026-08-16T12:05:00Z">
              <w:tcPr>
                <w:tcW w:w="0" w:type="auto"/>
                <w:gridSpan w:val="2"/>
                <w:vAlign w:val="center"/>
                <w:hideMark/>
              </w:tcPr>
            </w:tcPrChange>
          </w:tcPr>
          <w:p w14:paraId="2FD45BE9"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1954" w:author="JAGADEESHWAR REDDY" w:date="2026-08-16T17:35:00Z"/>
                <w:rFonts w:ascii="Times New Roman" w:hAnsi="Times New Roman" w:cs="Times New Roman"/>
                <w:lang w:val="en-IN"/>
                <w:rPrChange w:id="1955" w:author="JAGADEESHWAR REDDY" w:date="2026-08-16T17:35:00Z" w16du:dateUtc="2026-08-16T12:05:00Z">
                  <w:rPr>
                    <w:ins w:id="1956" w:author="JAGADEESHWAR REDDY" w:date="2026-08-16T17:35:00Z"/>
                    <w:lang w:val="en-IN"/>
                  </w:rPr>
                </w:rPrChange>
              </w:rPr>
            </w:pPr>
            <w:ins w:id="1957" w:author="JAGADEESHWAR REDDY" w:date="2026-08-16T17:35:00Z">
              <w:r w:rsidRPr="00C733E3">
                <w:rPr>
                  <w:rFonts w:ascii="Times New Roman" w:hAnsi="Times New Roman" w:cs="Times New Roman"/>
                  <w:lang w:val="en-IN"/>
                  <w:rPrChange w:id="1958" w:author="JAGADEESHWAR REDDY" w:date="2026-08-16T17:35:00Z" w16du:dateUtc="2026-08-16T12:05:00Z">
                    <w:rPr>
                      <w:lang w:val="en-IN"/>
                    </w:rPr>
                  </w:rPrChange>
                </w:rPr>
                <w:t>0.015</w:t>
              </w:r>
            </w:ins>
          </w:p>
        </w:tc>
      </w:tr>
      <w:tr w:rsidR="00C733E3" w:rsidRPr="00C733E3" w14:paraId="0715F231" w14:textId="77777777" w:rsidTr="00C733E3">
        <w:trPr>
          <w:cnfStyle w:val="000000100000" w:firstRow="0" w:lastRow="0" w:firstColumn="0" w:lastColumn="0" w:oddVBand="0" w:evenVBand="0" w:oddHBand="1" w:evenHBand="0" w:firstRowFirstColumn="0" w:firstRowLastColumn="0" w:lastRowFirstColumn="0" w:lastRowLastColumn="0"/>
          <w:jc w:val="center"/>
          <w:ins w:id="1959" w:author="JAGADEESHWAR REDDY" w:date="2026-08-16T17:35:00Z"/>
          <w:trPrChange w:id="1960" w:author="JAGADEESHWAR REDDY" w:date="2026-08-16T17:35:00Z" w16du:dateUtc="2026-08-16T12:05: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61" w:author="JAGADEESHWAR REDDY" w:date="2026-08-16T17:35:00Z" w16du:dateUtc="2026-08-16T12:05:00Z">
              <w:tcPr>
                <w:tcW w:w="0" w:type="auto"/>
                <w:gridSpan w:val="2"/>
                <w:vAlign w:val="center"/>
                <w:hideMark/>
              </w:tcPr>
            </w:tcPrChange>
          </w:tcPr>
          <w:p w14:paraId="4D1466DD" w14:textId="77777777" w:rsidR="00C733E3" w:rsidRPr="00C733E3" w:rsidRDefault="00C733E3" w:rsidP="00C733E3">
            <w:pPr>
              <w:spacing w:after="160" w:line="360" w:lineRule="auto"/>
              <w:cnfStyle w:val="001000100000" w:firstRow="0" w:lastRow="0" w:firstColumn="1" w:lastColumn="0" w:oddVBand="0" w:evenVBand="0" w:oddHBand="1" w:evenHBand="0" w:firstRowFirstColumn="0" w:firstRowLastColumn="0" w:lastRowFirstColumn="0" w:lastRowLastColumn="0"/>
              <w:rPr>
                <w:ins w:id="1962" w:author="JAGADEESHWAR REDDY" w:date="2026-08-16T17:35:00Z"/>
                <w:rFonts w:ascii="Times New Roman" w:hAnsi="Times New Roman" w:cs="Times New Roman"/>
                <w:b w:val="0"/>
                <w:bCs w:val="0"/>
                <w:lang w:val="en-IN"/>
                <w:rPrChange w:id="1963" w:author="JAGADEESHWAR REDDY" w:date="2026-08-16T17:36:00Z" w16du:dateUtc="2026-08-16T12:06:00Z">
                  <w:rPr>
                    <w:ins w:id="1964" w:author="JAGADEESHWAR REDDY" w:date="2026-08-16T17:35:00Z"/>
                    <w:lang w:val="en-IN"/>
                  </w:rPr>
                </w:rPrChange>
              </w:rPr>
            </w:pPr>
            <w:ins w:id="1965" w:author="JAGADEESHWAR REDDY" w:date="2026-08-16T17:35:00Z">
              <w:r w:rsidRPr="00C733E3">
                <w:rPr>
                  <w:rFonts w:ascii="Times New Roman" w:hAnsi="Times New Roman" w:cs="Times New Roman"/>
                  <w:lang w:val="en-IN"/>
                  <w:rPrChange w:id="1966" w:author="JAGADEESHWAR REDDY" w:date="2026-08-16T17:36:00Z" w16du:dateUtc="2026-08-16T12:06:00Z">
                    <w:rPr>
                      <w:lang w:val="en-IN"/>
                    </w:rPr>
                  </w:rPrChange>
                </w:rPr>
                <w:t>Ln(Total Assets)</w:t>
              </w:r>
            </w:ins>
          </w:p>
        </w:tc>
        <w:tc>
          <w:tcPr>
            <w:tcW w:w="0" w:type="auto"/>
            <w:hideMark/>
            <w:tcPrChange w:id="1967" w:author="JAGADEESHWAR REDDY" w:date="2026-08-16T17:35:00Z" w16du:dateUtc="2026-08-16T12:05:00Z">
              <w:tcPr>
                <w:tcW w:w="0" w:type="auto"/>
                <w:gridSpan w:val="2"/>
                <w:vAlign w:val="center"/>
                <w:hideMark/>
              </w:tcPr>
            </w:tcPrChange>
          </w:tcPr>
          <w:p w14:paraId="22BB1171"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68" w:author="JAGADEESHWAR REDDY" w:date="2026-08-16T17:35:00Z"/>
                <w:rFonts w:ascii="Times New Roman" w:hAnsi="Times New Roman" w:cs="Times New Roman"/>
                <w:lang w:val="en-IN"/>
                <w:rPrChange w:id="1969" w:author="JAGADEESHWAR REDDY" w:date="2026-08-16T17:35:00Z" w16du:dateUtc="2026-08-16T12:05:00Z">
                  <w:rPr>
                    <w:ins w:id="1970" w:author="JAGADEESHWAR REDDY" w:date="2026-08-16T17:35:00Z"/>
                    <w:lang w:val="en-IN"/>
                  </w:rPr>
                </w:rPrChange>
              </w:rPr>
            </w:pPr>
            <w:ins w:id="1971" w:author="JAGADEESHWAR REDDY" w:date="2026-08-16T17:35:00Z">
              <w:r w:rsidRPr="00C733E3">
                <w:rPr>
                  <w:rFonts w:ascii="Times New Roman" w:hAnsi="Times New Roman" w:cs="Times New Roman"/>
                  <w:lang w:val="en-IN"/>
                  <w:rPrChange w:id="1972" w:author="JAGADEESHWAR REDDY" w:date="2026-08-16T17:35:00Z" w16du:dateUtc="2026-08-16T12:05:00Z">
                    <w:rPr>
                      <w:lang w:val="en-IN"/>
                    </w:rPr>
                  </w:rPrChange>
                </w:rPr>
                <w:t>0.018</w:t>
              </w:r>
            </w:ins>
          </w:p>
        </w:tc>
        <w:tc>
          <w:tcPr>
            <w:tcW w:w="0" w:type="auto"/>
            <w:hideMark/>
            <w:tcPrChange w:id="1973" w:author="JAGADEESHWAR REDDY" w:date="2026-08-16T17:35:00Z" w16du:dateUtc="2026-08-16T12:05:00Z">
              <w:tcPr>
                <w:tcW w:w="0" w:type="auto"/>
                <w:gridSpan w:val="2"/>
                <w:vAlign w:val="center"/>
                <w:hideMark/>
              </w:tcPr>
            </w:tcPrChange>
          </w:tcPr>
          <w:p w14:paraId="7D98E33B"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74" w:author="JAGADEESHWAR REDDY" w:date="2026-08-16T17:35:00Z"/>
                <w:rFonts w:ascii="Times New Roman" w:hAnsi="Times New Roman" w:cs="Times New Roman"/>
                <w:lang w:val="en-IN"/>
                <w:rPrChange w:id="1975" w:author="JAGADEESHWAR REDDY" w:date="2026-08-16T17:35:00Z" w16du:dateUtc="2026-08-16T12:05:00Z">
                  <w:rPr>
                    <w:ins w:id="1976" w:author="JAGADEESHWAR REDDY" w:date="2026-08-16T17:35:00Z"/>
                    <w:lang w:val="en-IN"/>
                  </w:rPr>
                </w:rPrChange>
              </w:rPr>
            </w:pPr>
            <w:ins w:id="1977" w:author="JAGADEESHWAR REDDY" w:date="2026-08-16T17:35:00Z">
              <w:r w:rsidRPr="00C733E3">
                <w:rPr>
                  <w:rFonts w:ascii="Times New Roman" w:hAnsi="Times New Roman" w:cs="Times New Roman"/>
                  <w:lang w:val="en-IN"/>
                  <w:rPrChange w:id="1978" w:author="JAGADEESHWAR REDDY" w:date="2026-08-16T17:35:00Z" w16du:dateUtc="2026-08-16T12:05:00Z">
                    <w:rPr>
                      <w:lang w:val="en-IN"/>
                    </w:rPr>
                  </w:rPrChange>
                </w:rPr>
                <w:t>0.281</w:t>
              </w:r>
            </w:ins>
          </w:p>
        </w:tc>
        <w:tc>
          <w:tcPr>
            <w:tcW w:w="0" w:type="auto"/>
            <w:hideMark/>
            <w:tcPrChange w:id="1979" w:author="JAGADEESHWAR REDDY" w:date="2026-08-16T17:35:00Z" w16du:dateUtc="2026-08-16T12:05:00Z">
              <w:tcPr>
                <w:tcW w:w="0" w:type="auto"/>
                <w:gridSpan w:val="2"/>
                <w:vAlign w:val="center"/>
                <w:hideMark/>
              </w:tcPr>
            </w:tcPrChange>
          </w:tcPr>
          <w:p w14:paraId="6D523DB3" w14:textId="77777777" w:rsidR="00C733E3" w:rsidRPr="00C733E3" w:rsidRDefault="00C733E3" w:rsidP="00C733E3">
            <w:pPr>
              <w:spacing w:after="160" w:line="360" w:lineRule="auto"/>
              <w:cnfStyle w:val="000000100000" w:firstRow="0" w:lastRow="0" w:firstColumn="0" w:lastColumn="0" w:oddVBand="0" w:evenVBand="0" w:oddHBand="1" w:evenHBand="0" w:firstRowFirstColumn="0" w:firstRowLastColumn="0" w:lastRowFirstColumn="0" w:lastRowLastColumn="0"/>
              <w:rPr>
                <w:ins w:id="1980" w:author="JAGADEESHWAR REDDY" w:date="2026-08-16T17:35:00Z"/>
                <w:rFonts w:ascii="Times New Roman" w:hAnsi="Times New Roman" w:cs="Times New Roman"/>
                <w:lang w:val="en-IN"/>
                <w:rPrChange w:id="1981" w:author="JAGADEESHWAR REDDY" w:date="2026-08-16T17:35:00Z" w16du:dateUtc="2026-08-16T12:05:00Z">
                  <w:rPr>
                    <w:ins w:id="1982" w:author="JAGADEESHWAR REDDY" w:date="2026-08-16T17:35:00Z"/>
                    <w:lang w:val="en-IN"/>
                  </w:rPr>
                </w:rPrChange>
              </w:rPr>
            </w:pPr>
            <w:ins w:id="1983" w:author="JAGADEESHWAR REDDY" w:date="2026-08-16T17:35:00Z">
              <w:r w:rsidRPr="00C733E3">
                <w:rPr>
                  <w:rFonts w:ascii="Times New Roman" w:hAnsi="Times New Roman" w:cs="Times New Roman"/>
                  <w:lang w:val="en-IN"/>
                  <w:rPrChange w:id="1984" w:author="JAGADEESHWAR REDDY" w:date="2026-08-16T17:35:00Z" w16du:dateUtc="2026-08-16T12:05:00Z">
                    <w:rPr>
                      <w:lang w:val="en-IN"/>
                    </w:rPr>
                  </w:rPrChange>
                </w:rPr>
                <w:t>0.779</w:t>
              </w:r>
            </w:ins>
          </w:p>
        </w:tc>
      </w:tr>
      <w:tr w:rsidR="00C733E3" w:rsidRPr="00C733E3" w14:paraId="1E259D89" w14:textId="77777777" w:rsidTr="00C733E3">
        <w:trPr>
          <w:jc w:val="center"/>
          <w:ins w:id="1985" w:author="JAGADEESHWAR REDDY" w:date="2026-08-16T17:35:00Z"/>
          <w:trPrChange w:id="1986" w:author="JAGADEESHWAR REDDY" w:date="2026-08-16T17:35:00Z" w16du:dateUtc="2026-08-16T12:05: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87" w:author="JAGADEESHWAR REDDY" w:date="2026-08-16T17:35:00Z" w16du:dateUtc="2026-08-16T12:05:00Z">
              <w:tcPr>
                <w:tcW w:w="0" w:type="auto"/>
                <w:gridSpan w:val="2"/>
                <w:vAlign w:val="center"/>
                <w:hideMark/>
              </w:tcPr>
            </w:tcPrChange>
          </w:tcPr>
          <w:p w14:paraId="6FF90682" w14:textId="77777777" w:rsidR="00C733E3" w:rsidRPr="00C733E3" w:rsidRDefault="00C733E3" w:rsidP="00C733E3">
            <w:pPr>
              <w:spacing w:after="160" w:line="360" w:lineRule="auto"/>
              <w:rPr>
                <w:ins w:id="1988" w:author="JAGADEESHWAR REDDY" w:date="2026-08-16T17:35:00Z"/>
                <w:rFonts w:ascii="Times New Roman" w:hAnsi="Times New Roman" w:cs="Times New Roman"/>
                <w:b w:val="0"/>
                <w:bCs w:val="0"/>
                <w:lang w:val="en-IN"/>
                <w:rPrChange w:id="1989" w:author="JAGADEESHWAR REDDY" w:date="2026-08-16T17:36:00Z" w16du:dateUtc="2026-08-16T12:06:00Z">
                  <w:rPr>
                    <w:ins w:id="1990" w:author="JAGADEESHWAR REDDY" w:date="2026-08-16T17:35:00Z"/>
                    <w:lang w:val="en-IN"/>
                  </w:rPr>
                </w:rPrChange>
              </w:rPr>
            </w:pPr>
            <w:ins w:id="1991" w:author="JAGADEESHWAR REDDY" w:date="2026-08-16T17:35:00Z">
              <w:r w:rsidRPr="00C733E3">
                <w:rPr>
                  <w:rFonts w:ascii="Times New Roman" w:hAnsi="Times New Roman" w:cs="Times New Roman"/>
                  <w:lang w:val="en-IN"/>
                  <w:rPrChange w:id="1992" w:author="JAGADEESHWAR REDDY" w:date="2026-08-16T17:36:00Z" w16du:dateUtc="2026-08-16T12:06:00Z">
                    <w:rPr>
                      <w:lang w:val="en-IN"/>
                    </w:rPr>
                  </w:rPrChange>
                </w:rPr>
                <w:t>Firm Age</w:t>
              </w:r>
            </w:ins>
          </w:p>
        </w:tc>
        <w:tc>
          <w:tcPr>
            <w:tcW w:w="0" w:type="auto"/>
            <w:hideMark/>
            <w:tcPrChange w:id="1993" w:author="JAGADEESHWAR REDDY" w:date="2026-08-16T17:35:00Z" w16du:dateUtc="2026-08-16T12:05:00Z">
              <w:tcPr>
                <w:tcW w:w="0" w:type="auto"/>
                <w:gridSpan w:val="2"/>
                <w:vAlign w:val="center"/>
                <w:hideMark/>
              </w:tcPr>
            </w:tcPrChange>
          </w:tcPr>
          <w:p w14:paraId="3F7B98B8"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1994" w:author="JAGADEESHWAR REDDY" w:date="2026-08-16T17:35:00Z"/>
                <w:rFonts w:ascii="Times New Roman" w:hAnsi="Times New Roman" w:cs="Times New Roman"/>
                <w:lang w:val="en-IN"/>
                <w:rPrChange w:id="1995" w:author="JAGADEESHWAR REDDY" w:date="2026-08-16T17:35:00Z" w16du:dateUtc="2026-08-16T12:05:00Z">
                  <w:rPr>
                    <w:ins w:id="1996" w:author="JAGADEESHWAR REDDY" w:date="2026-08-16T17:35:00Z"/>
                    <w:lang w:val="en-IN"/>
                  </w:rPr>
                </w:rPrChange>
              </w:rPr>
            </w:pPr>
            <w:ins w:id="1997" w:author="JAGADEESHWAR REDDY" w:date="2026-08-16T17:35:00Z">
              <w:r w:rsidRPr="00C733E3">
                <w:rPr>
                  <w:rFonts w:ascii="Times New Roman" w:hAnsi="Times New Roman" w:cs="Times New Roman"/>
                  <w:lang w:val="en-IN"/>
                  <w:rPrChange w:id="1998" w:author="JAGADEESHWAR REDDY" w:date="2026-08-16T17:35:00Z" w16du:dateUtc="2026-08-16T12:05:00Z">
                    <w:rPr>
                      <w:lang w:val="en-IN"/>
                    </w:rPr>
                  </w:rPrChange>
                </w:rPr>
                <w:t>-0.435</w:t>
              </w:r>
            </w:ins>
          </w:p>
        </w:tc>
        <w:tc>
          <w:tcPr>
            <w:tcW w:w="0" w:type="auto"/>
            <w:hideMark/>
            <w:tcPrChange w:id="1999" w:author="JAGADEESHWAR REDDY" w:date="2026-08-16T17:35:00Z" w16du:dateUtc="2026-08-16T12:05:00Z">
              <w:tcPr>
                <w:tcW w:w="0" w:type="auto"/>
                <w:gridSpan w:val="2"/>
                <w:vAlign w:val="center"/>
                <w:hideMark/>
              </w:tcPr>
            </w:tcPrChange>
          </w:tcPr>
          <w:p w14:paraId="039EAF7A"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2000" w:author="JAGADEESHWAR REDDY" w:date="2026-08-16T17:35:00Z"/>
                <w:rFonts w:ascii="Times New Roman" w:hAnsi="Times New Roman" w:cs="Times New Roman"/>
                <w:lang w:val="en-IN"/>
                <w:rPrChange w:id="2001" w:author="JAGADEESHWAR REDDY" w:date="2026-08-16T17:35:00Z" w16du:dateUtc="2026-08-16T12:05:00Z">
                  <w:rPr>
                    <w:ins w:id="2002" w:author="JAGADEESHWAR REDDY" w:date="2026-08-16T17:35:00Z"/>
                    <w:lang w:val="en-IN"/>
                  </w:rPr>
                </w:rPrChange>
              </w:rPr>
            </w:pPr>
            <w:ins w:id="2003" w:author="JAGADEESHWAR REDDY" w:date="2026-08-16T17:35:00Z">
              <w:r w:rsidRPr="00C733E3">
                <w:rPr>
                  <w:rFonts w:ascii="Times New Roman" w:hAnsi="Times New Roman" w:cs="Times New Roman"/>
                  <w:lang w:val="en-IN"/>
                  <w:rPrChange w:id="2004" w:author="JAGADEESHWAR REDDY" w:date="2026-08-16T17:35:00Z" w16du:dateUtc="2026-08-16T12:05:00Z">
                    <w:rPr>
                      <w:lang w:val="en-IN"/>
                    </w:rPr>
                  </w:rPrChange>
                </w:rPr>
                <w:t>-7.364</w:t>
              </w:r>
            </w:ins>
          </w:p>
        </w:tc>
        <w:tc>
          <w:tcPr>
            <w:tcW w:w="0" w:type="auto"/>
            <w:hideMark/>
            <w:tcPrChange w:id="2005" w:author="JAGADEESHWAR REDDY" w:date="2026-08-16T17:35:00Z" w16du:dateUtc="2026-08-16T12:05:00Z">
              <w:tcPr>
                <w:tcW w:w="0" w:type="auto"/>
                <w:gridSpan w:val="2"/>
                <w:vAlign w:val="center"/>
                <w:hideMark/>
              </w:tcPr>
            </w:tcPrChange>
          </w:tcPr>
          <w:p w14:paraId="79BE8C9F" w14:textId="77777777" w:rsidR="00C733E3" w:rsidRPr="00C733E3" w:rsidRDefault="00C733E3" w:rsidP="00C733E3">
            <w:pPr>
              <w:spacing w:after="160" w:line="360" w:lineRule="auto"/>
              <w:cnfStyle w:val="000000000000" w:firstRow="0" w:lastRow="0" w:firstColumn="0" w:lastColumn="0" w:oddVBand="0" w:evenVBand="0" w:oddHBand="0" w:evenHBand="0" w:firstRowFirstColumn="0" w:firstRowLastColumn="0" w:lastRowFirstColumn="0" w:lastRowLastColumn="0"/>
              <w:rPr>
                <w:ins w:id="2006" w:author="JAGADEESHWAR REDDY" w:date="2026-08-16T17:35:00Z"/>
                <w:rFonts w:ascii="Times New Roman" w:hAnsi="Times New Roman" w:cs="Times New Roman"/>
                <w:lang w:val="en-IN"/>
                <w:rPrChange w:id="2007" w:author="JAGADEESHWAR REDDY" w:date="2026-08-16T17:35:00Z" w16du:dateUtc="2026-08-16T12:05:00Z">
                  <w:rPr>
                    <w:ins w:id="2008" w:author="JAGADEESHWAR REDDY" w:date="2026-08-16T17:35:00Z"/>
                    <w:lang w:val="en-IN"/>
                  </w:rPr>
                </w:rPrChange>
              </w:rPr>
            </w:pPr>
            <w:ins w:id="2009" w:author="JAGADEESHWAR REDDY" w:date="2026-08-16T17:35:00Z">
              <w:r w:rsidRPr="00C733E3">
                <w:rPr>
                  <w:rFonts w:ascii="Times New Roman" w:hAnsi="Times New Roman" w:cs="Times New Roman"/>
                  <w:lang w:val="en-IN"/>
                  <w:rPrChange w:id="2010" w:author="JAGADEESHWAR REDDY" w:date="2026-08-16T17:35:00Z" w16du:dateUtc="2026-08-16T12:05:00Z">
                    <w:rPr>
                      <w:lang w:val="en-IN"/>
                    </w:rPr>
                  </w:rPrChange>
                </w:rPr>
                <w:t>&lt;0.001</w:t>
              </w:r>
            </w:ins>
          </w:p>
        </w:tc>
      </w:tr>
    </w:tbl>
    <w:p w14:paraId="1026DB79" w14:textId="77777777" w:rsidR="004C6AEF" w:rsidRDefault="004C6AEF" w:rsidP="004C6AEF">
      <w:pPr>
        <w:spacing w:line="360" w:lineRule="auto"/>
        <w:rPr>
          <w:ins w:id="2011" w:author="JAGADEESHWAR REDDY" w:date="2026-08-16T17:37:00Z" w16du:dateUtc="2026-08-16T12:07:00Z"/>
          <w:lang w:val="en-IN"/>
        </w:rPr>
      </w:pPr>
    </w:p>
    <w:p w14:paraId="0DBBE5DF" w14:textId="77777777" w:rsidR="0050238C" w:rsidRPr="008B76A0" w:rsidRDefault="0050238C" w:rsidP="0050238C">
      <w:pPr>
        <w:spacing w:line="360" w:lineRule="auto"/>
        <w:rPr>
          <w:ins w:id="2012" w:author="JAGADEESHWAR REDDY" w:date="2026-08-16T17:37:00Z"/>
          <w:rFonts w:ascii="Times New Roman" w:hAnsi="Times New Roman" w:cs="Times New Roman"/>
          <w:sz w:val="24"/>
          <w:szCs w:val="24"/>
          <w:lang w:val="en-IN"/>
          <w:rPrChange w:id="2013" w:author="JAGADEESHWAR REDDY" w:date="2026-08-16T17:39:00Z" w16du:dateUtc="2026-08-16T12:09:00Z">
            <w:rPr>
              <w:ins w:id="2014" w:author="JAGADEESHWAR REDDY" w:date="2026-08-16T17:37:00Z"/>
              <w:lang w:val="en-IN"/>
            </w:rPr>
          </w:rPrChange>
        </w:rPr>
      </w:pPr>
      <w:ins w:id="2015" w:author="JAGADEESHWAR REDDY" w:date="2026-08-16T17:37:00Z">
        <w:r w:rsidRPr="008B76A0">
          <w:rPr>
            <w:rFonts w:ascii="Times New Roman" w:hAnsi="Times New Roman" w:cs="Times New Roman"/>
            <w:b/>
            <w:bCs/>
            <w:sz w:val="24"/>
            <w:szCs w:val="24"/>
            <w:lang w:val="en-IN"/>
            <w:rPrChange w:id="2016" w:author="JAGADEESHWAR REDDY" w:date="2026-08-16T17:39:00Z" w16du:dateUtc="2026-08-16T12:09:00Z">
              <w:rPr>
                <w:b/>
                <w:bCs/>
                <w:lang w:val="en-IN"/>
              </w:rPr>
            </w:rPrChange>
          </w:rPr>
          <w:t>Model statistics:</w:t>
        </w:r>
        <w:r w:rsidRPr="008B76A0">
          <w:rPr>
            <w:rFonts w:ascii="Times New Roman" w:hAnsi="Times New Roman" w:cs="Times New Roman"/>
            <w:sz w:val="24"/>
            <w:szCs w:val="24"/>
            <w:lang w:val="en-IN"/>
            <w:rPrChange w:id="2017" w:author="JAGADEESHWAR REDDY" w:date="2026-08-16T17:39:00Z" w16du:dateUtc="2026-08-16T12:09:00Z">
              <w:rPr>
                <w:lang w:val="en-IN"/>
              </w:rPr>
            </w:rPrChange>
          </w:rPr>
          <w:t xml:space="preserve"> R² = 0.232; Adjusted R² = 0.219; F(4,233) = 17.598; p &lt; 0.001; N = 238.</w:t>
        </w:r>
      </w:ins>
    </w:p>
    <w:p w14:paraId="7C6E5734" w14:textId="7B0F5715" w:rsidR="0050238C" w:rsidRPr="008B76A0" w:rsidRDefault="0050238C" w:rsidP="0050238C">
      <w:pPr>
        <w:spacing w:line="360" w:lineRule="auto"/>
        <w:rPr>
          <w:ins w:id="2018" w:author="JAGADEESHWAR REDDY" w:date="2026-08-16T17:37:00Z"/>
          <w:rFonts w:ascii="Times New Roman" w:hAnsi="Times New Roman" w:cs="Times New Roman"/>
          <w:sz w:val="24"/>
          <w:szCs w:val="24"/>
          <w:lang w:val="en-IN"/>
          <w:rPrChange w:id="2019" w:author="JAGADEESHWAR REDDY" w:date="2026-08-16T17:39:00Z" w16du:dateUtc="2026-08-16T12:09:00Z">
            <w:rPr>
              <w:ins w:id="2020" w:author="JAGADEESHWAR REDDY" w:date="2026-08-16T17:37:00Z"/>
              <w:lang w:val="en-IN"/>
            </w:rPr>
          </w:rPrChange>
        </w:rPr>
      </w:pPr>
      <w:ins w:id="2021" w:author="JAGADEESHWAR REDDY" w:date="2026-08-16T17:37:00Z">
        <w:r w:rsidRPr="008B76A0">
          <w:rPr>
            <w:rFonts w:ascii="Times New Roman" w:hAnsi="Times New Roman" w:cs="Times New Roman"/>
            <w:b/>
            <w:bCs/>
            <w:sz w:val="24"/>
            <w:szCs w:val="24"/>
            <w:lang w:val="en-IN"/>
            <w:rPrChange w:id="2022" w:author="JAGADEESHWAR REDDY" w:date="2026-08-16T17:39:00Z" w16du:dateUtc="2026-08-16T12:09:00Z">
              <w:rPr>
                <w:b/>
                <w:bCs/>
                <w:lang w:val="en-IN"/>
              </w:rPr>
            </w:rPrChange>
          </w:rPr>
          <w:t>Source:</w:t>
        </w:r>
        <w:r w:rsidRPr="008B76A0">
          <w:rPr>
            <w:rFonts w:ascii="Times New Roman" w:hAnsi="Times New Roman" w:cs="Times New Roman"/>
            <w:sz w:val="24"/>
            <w:szCs w:val="24"/>
            <w:lang w:val="en-IN"/>
            <w:rPrChange w:id="2023" w:author="JAGADEESHWAR REDDY" w:date="2026-08-16T17:39:00Z" w16du:dateUtc="2026-08-16T12:09:00Z">
              <w:rPr>
                <w:lang w:val="en-IN"/>
              </w:rPr>
            </w:rPrChange>
          </w:rPr>
          <w:t xml:space="preserve"> </w:t>
        </w:r>
      </w:ins>
      <w:ins w:id="2024" w:author="JAGADEESHWAR REDDY" w:date="2026-08-26T01:18:00Z" w16du:dateUtc="2026-08-25T19:48:00Z">
        <w:r w:rsidR="00A91CFD">
          <w:rPr>
            <w:rFonts w:ascii="Times New Roman" w:hAnsi="Times New Roman" w:cs="Times New Roman"/>
            <w:sz w:val="24"/>
            <w:szCs w:val="24"/>
            <w:lang w:val="en-IN"/>
          </w:rPr>
          <w:t>O</w:t>
        </w:r>
      </w:ins>
      <w:ins w:id="2025" w:author="JAGADEESHWAR REDDY" w:date="2026-08-16T17:37:00Z" w16du:dateUtc="2026-08-16T12:07:00Z">
        <w:r w:rsidRPr="008B76A0">
          <w:rPr>
            <w:rFonts w:ascii="Times New Roman" w:hAnsi="Times New Roman" w:cs="Times New Roman"/>
            <w:sz w:val="24"/>
            <w:szCs w:val="24"/>
            <w:lang w:val="en-IN"/>
            <w:rPrChange w:id="2026" w:author="JAGADEESHWAR REDDY" w:date="2026-08-16T17:39:00Z" w16du:dateUtc="2026-08-16T12:09:00Z">
              <w:rPr>
                <w:lang w:val="en-IN"/>
              </w:rPr>
            </w:rPrChange>
          </w:rPr>
          <w:t xml:space="preserve">wn </w:t>
        </w:r>
      </w:ins>
      <w:ins w:id="2027" w:author="JAGADEESHWAR REDDY" w:date="2026-08-16T17:37:00Z">
        <w:r w:rsidRPr="008B76A0">
          <w:rPr>
            <w:rFonts w:ascii="Times New Roman" w:hAnsi="Times New Roman" w:cs="Times New Roman"/>
            <w:sz w:val="24"/>
            <w:szCs w:val="24"/>
            <w:lang w:val="en-IN"/>
            <w:rPrChange w:id="2028" w:author="JAGADEESHWAR REDDY" w:date="2026-08-16T17:39:00Z" w16du:dateUtc="2026-08-16T12:09:00Z">
              <w:rPr>
                <w:lang w:val="en-IN"/>
              </w:rPr>
            </w:rPrChange>
          </w:rPr>
          <w:t>calculations based on the final dataset using IBM SPSS Statistics.</w:t>
        </w:r>
      </w:ins>
    </w:p>
    <w:p w14:paraId="301452C3" w14:textId="2079F052" w:rsidR="0050238C" w:rsidRPr="008B76A0" w:rsidRDefault="0050238C" w:rsidP="0050238C">
      <w:pPr>
        <w:spacing w:line="360" w:lineRule="auto"/>
        <w:rPr>
          <w:ins w:id="2029" w:author="JAGADEESHWAR REDDY" w:date="2026-08-16T17:37:00Z"/>
          <w:rFonts w:ascii="Times New Roman" w:hAnsi="Times New Roman" w:cs="Times New Roman"/>
          <w:b/>
          <w:bCs/>
          <w:sz w:val="24"/>
          <w:szCs w:val="24"/>
          <w:lang w:val="en-IN"/>
          <w:rPrChange w:id="2030" w:author="JAGADEESHWAR REDDY" w:date="2026-08-16T17:39:00Z" w16du:dateUtc="2026-08-16T12:09:00Z">
            <w:rPr>
              <w:ins w:id="2031" w:author="JAGADEESHWAR REDDY" w:date="2026-08-16T17:37:00Z"/>
              <w:b/>
              <w:bCs/>
              <w:lang w:val="en-IN"/>
            </w:rPr>
          </w:rPrChange>
        </w:rPr>
      </w:pPr>
      <w:ins w:id="2032" w:author="JAGADEESHWAR REDDY" w:date="2026-08-16T17:37:00Z">
        <w:r w:rsidRPr="008B76A0">
          <w:rPr>
            <w:rFonts w:ascii="Times New Roman" w:hAnsi="Times New Roman" w:cs="Times New Roman"/>
            <w:b/>
            <w:bCs/>
            <w:sz w:val="24"/>
            <w:szCs w:val="24"/>
            <w:lang w:val="en-IN"/>
            <w:rPrChange w:id="2033" w:author="JAGADEESHWAR REDDY" w:date="2026-08-16T17:39:00Z" w16du:dateUtc="2026-08-16T12:09:00Z">
              <w:rPr>
                <w:b/>
                <w:bCs/>
                <w:lang w:val="en-IN"/>
              </w:rPr>
            </w:rPrChange>
          </w:rPr>
          <w:t>Interpretation</w:t>
        </w:r>
      </w:ins>
      <w:ins w:id="2034" w:author="JAGADEESHWAR REDDY" w:date="2026-08-16T17:37:00Z" w16du:dateUtc="2026-08-16T12:07:00Z">
        <w:r w:rsidRPr="008B76A0">
          <w:rPr>
            <w:rFonts w:ascii="Times New Roman" w:hAnsi="Times New Roman" w:cs="Times New Roman"/>
            <w:b/>
            <w:bCs/>
            <w:sz w:val="24"/>
            <w:szCs w:val="24"/>
            <w:lang w:val="en-IN"/>
            <w:rPrChange w:id="2035" w:author="JAGADEESHWAR REDDY" w:date="2026-08-16T17:39:00Z" w16du:dateUtc="2026-08-16T12:09:00Z">
              <w:rPr>
                <w:b/>
                <w:bCs/>
                <w:lang w:val="en-IN"/>
              </w:rPr>
            </w:rPrChange>
          </w:rPr>
          <w:t xml:space="preserve"> </w:t>
        </w:r>
      </w:ins>
      <w:ins w:id="2036" w:author="JAGADEESHWAR REDDY" w:date="2026-08-16T17:38:00Z" w16du:dateUtc="2026-08-16T12:08:00Z">
        <w:r w:rsidRPr="008B76A0">
          <w:rPr>
            <w:rFonts w:ascii="Times New Roman" w:hAnsi="Times New Roman" w:cs="Times New Roman"/>
            <w:b/>
            <w:bCs/>
            <w:sz w:val="24"/>
            <w:szCs w:val="24"/>
            <w:lang w:val="en-IN"/>
            <w:rPrChange w:id="2037" w:author="JAGADEESHWAR REDDY" w:date="2026-08-16T17:39:00Z" w16du:dateUtc="2026-08-16T12:09:00Z">
              <w:rPr>
                <w:b/>
                <w:bCs/>
                <w:lang w:val="en-IN"/>
              </w:rPr>
            </w:rPrChange>
          </w:rPr>
          <w:t>:</w:t>
        </w:r>
      </w:ins>
    </w:p>
    <w:p w14:paraId="6A0F7E19" w14:textId="508B699E" w:rsidR="000209E0" w:rsidRPr="000209E0" w:rsidRDefault="000209E0" w:rsidP="000209E0">
      <w:pPr>
        <w:spacing w:line="360" w:lineRule="auto"/>
        <w:rPr>
          <w:ins w:id="2038" w:author="JAGADEESHWAR REDDY" w:date="2026-09-02T01:59:00Z" w16du:dateUtc="2026-09-01T20:29:00Z"/>
          <w:rFonts w:ascii="Times New Roman" w:hAnsi="Times New Roman" w:cs="Times New Roman"/>
          <w:sz w:val="24"/>
          <w:szCs w:val="24"/>
          <w:lang w:val="en-IN"/>
        </w:rPr>
      </w:pPr>
      <w:ins w:id="2039" w:author="JAGADEESHWAR REDDY" w:date="2026-09-02T01:59:00Z" w16du:dateUtc="2026-09-01T20:29:00Z">
        <w:r w:rsidRPr="000209E0">
          <w:rPr>
            <w:rFonts w:ascii="Times New Roman" w:hAnsi="Times New Roman" w:cs="Times New Roman"/>
            <w:sz w:val="24"/>
            <w:szCs w:val="24"/>
            <w:lang w:val="en-IN"/>
          </w:rPr>
          <w:t>The regression model is F(4,233) = 17.598, p &lt; 0.001 which means the variables in the model together explain a part of the variation in Tobin’s Q. The model’s R² is 0.232 showing that 23.2% of the changes in performance as measured by Tobin’s Q can be explained by Inventory Turnover and the control variables. The adjusted R² is 0.219, which accounts for the number of predictors in the model.</w:t>
        </w:r>
      </w:ins>
    </w:p>
    <w:p w14:paraId="247D95C8" w14:textId="7F111ED4" w:rsidR="000209E0" w:rsidRPr="000209E0" w:rsidRDefault="000209E0" w:rsidP="000209E0">
      <w:pPr>
        <w:spacing w:line="360" w:lineRule="auto"/>
        <w:rPr>
          <w:ins w:id="2040" w:author="JAGADEESHWAR REDDY" w:date="2026-09-02T01:59:00Z" w16du:dateUtc="2026-09-01T20:29:00Z"/>
          <w:rFonts w:ascii="Times New Roman" w:hAnsi="Times New Roman" w:cs="Times New Roman"/>
          <w:sz w:val="24"/>
          <w:szCs w:val="24"/>
          <w:lang w:val="en-IN"/>
        </w:rPr>
      </w:pPr>
      <w:ins w:id="2041" w:author="JAGADEESHWAR REDDY" w:date="2026-09-02T01:59:00Z" w16du:dateUtc="2026-09-01T20:29:00Z">
        <w:r w:rsidRPr="000209E0">
          <w:rPr>
            <w:rFonts w:ascii="Times New Roman" w:hAnsi="Times New Roman" w:cs="Times New Roman"/>
            <w:sz w:val="24"/>
            <w:szCs w:val="24"/>
            <w:lang w:val="en-IN"/>
          </w:rPr>
          <w:t>Looki</w:t>
        </w:r>
        <w:r>
          <w:rPr>
            <w:rFonts w:ascii="Times New Roman" w:hAnsi="Times New Roman" w:cs="Times New Roman"/>
            <w:sz w:val="24"/>
            <w:szCs w:val="24"/>
            <w:lang w:val="en-IN"/>
          </w:rPr>
          <w:t>n</w:t>
        </w:r>
        <w:r w:rsidRPr="000209E0">
          <w:rPr>
            <w:rFonts w:ascii="Times New Roman" w:hAnsi="Times New Roman" w:cs="Times New Roman"/>
            <w:sz w:val="24"/>
            <w:szCs w:val="24"/>
            <w:lang w:val="en-IN"/>
          </w:rPr>
          <w:t>g at the relationship in hypothesis H2 Inventory Turnover has a coefficient (β = 0.091).. This relationship is not statistically significant (p = 0.163). So even though the coefficient suggests a link between Inventory Turnover and Tobin’s Q the result does not offer enough evidence to say that better inventory management leads to higher firm performance in this sample.</w:t>
        </w:r>
      </w:ins>
    </w:p>
    <w:p w14:paraId="113C063E" w14:textId="77777777" w:rsidR="000209E0" w:rsidRDefault="000209E0" w:rsidP="000209E0">
      <w:pPr>
        <w:spacing w:line="360" w:lineRule="auto"/>
        <w:rPr>
          <w:ins w:id="2042" w:author="JAGADEESHWAR REDDY" w:date="2026-09-02T02:00:00Z" w16du:dateUtc="2026-09-01T20:30:00Z"/>
          <w:rFonts w:ascii="Times New Roman" w:hAnsi="Times New Roman" w:cs="Times New Roman"/>
          <w:sz w:val="24"/>
          <w:szCs w:val="24"/>
          <w:lang w:val="en-IN"/>
        </w:rPr>
      </w:pPr>
      <w:ins w:id="2043" w:author="JAGADEESHWAR REDDY" w:date="2026-09-02T01:59:00Z" w16du:dateUtc="2026-09-01T20:29:00Z">
        <w:r w:rsidRPr="000209E0">
          <w:rPr>
            <w:rFonts w:ascii="Times New Roman" w:hAnsi="Times New Roman" w:cs="Times New Roman"/>
            <w:sz w:val="24"/>
            <w:szCs w:val="24"/>
            <w:lang w:val="en-IN"/>
          </w:rPr>
          <w:t>Among the control variables Debt-to-Equity Ratio shows a positive relationship with Tobin’s Q (β = 0.142, p = 0.015). This means that firms with debt to equity tend to have higher values of Tobin’s Q. On the other hand Ln (Total Assets) does not have a significant relationship with Tobin’s Q (β = 0.018 p = 0.779). This suggests that firm size as measured by assets does not affect Tobin’s Q in a way here. Firm Age however has a negative relationship, with Tobin’s Q (β = -0.435, p &lt; 0.001). This implies that older firms tend to have Tobin’s Q values, which may suggest lower market valuation relative to their asset base.</w:t>
        </w:r>
      </w:ins>
    </w:p>
    <w:p w14:paraId="7A42934A" w14:textId="6ED58AD5" w:rsidR="0050238C" w:rsidRPr="008B76A0" w:rsidRDefault="0050238C" w:rsidP="000209E0">
      <w:pPr>
        <w:spacing w:line="360" w:lineRule="auto"/>
        <w:rPr>
          <w:ins w:id="2044" w:author="JAGADEESHWAR REDDY" w:date="2026-08-16T17:37:00Z"/>
          <w:rFonts w:ascii="Times New Roman" w:hAnsi="Times New Roman" w:cs="Times New Roman"/>
          <w:b/>
          <w:bCs/>
          <w:sz w:val="24"/>
          <w:szCs w:val="24"/>
          <w:lang w:val="en-IN"/>
          <w:rPrChange w:id="2045" w:author="JAGADEESHWAR REDDY" w:date="2026-08-16T17:39:00Z" w16du:dateUtc="2026-08-16T12:09:00Z">
            <w:rPr>
              <w:ins w:id="2046" w:author="JAGADEESHWAR REDDY" w:date="2026-08-16T17:37:00Z"/>
              <w:b/>
              <w:bCs/>
              <w:lang w:val="en-IN"/>
            </w:rPr>
          </w:rPrChange>
        </w:rPr>
      </w:pPr>
      <w:ins w:id="2047" w:author="JAGADEESHWAR REDDY" w:date="2026-08-16T17:37:00Z">
        <w:r w:rsidRPr="008B76A0">
          <w:rPr>
            <w:rFonts w:ascii="Times New Roman" w:hAnsi="Times New Roman" w:cs="Times New Roman"/>
            <w:b/>
            <w:bCs/>
            <w:sz w:val="24"/>
            <w:szCs w:val="24"/>
            <w:lang w:val="en-IN"/>
            <w:rPrChange w:id="2048" w:author="JAGADEESHWAR REDDY" w:date="2026-08-16T17:39:00Z" w16du:dateUtc="2026-08-16T12:09:00Z">
              <w:rPr>
                <w:b/>
                <w:bCs/>
                <w:lang w:val="en-IN"/>
              </w:rPr>
            </w:rPrChange>
          </w:rPr>
          <w:t>Hypothesis decision</w:t>
        </w:r>
      </w:ins>
    </w:p>
    <w:p w14:paraId="671982BB" w14:textId="77777777" w:rsidR="0050238C" w:rsidRPr="008B76A0" w:rsidRDefault="0050238C" w:rsidP="0050238C">
      <w:pPr>
        <w:spacing w:line="360" w:lineRule="auto"/>
        <w:rPr>
          <w:ins w:id="2049" w:author="JAGADEESHWAR REDDY" w:date="2026-08-16T17:37:00Z"/>
          <w:rFonts w:ascii="Times New Roman" w:hAnsi="Times New Roman" w:cs="Times New Roman"/>
          <w:sz w:val="24"/>
          <w:szCs w:val="24"/>
          <w:lang w:val="en-IN"/>
          <w:rPrChange w:id="2050" w:author="JAGADEESHWAR REDDY" w:date="2026-08-16T17:39:00Z" w16du:dateUtc="2026-08-16T12:09:00Z">
            <w:rPr>
              <w:ins w:id="2051" w:author="JAGADEESHWAR REDDY" w:date="2026-08-16T17:37:00Z"/>
              <w:lang w:val="en-IN"/>
            </w:rPr>
          </w:rPrChange>
        </w:rPr>
      </w:pPr>
      <w:ins w:id="2052" w:author="JAGADEESHWAR REDDY" w:date="2026-08-16T17:37:00Z">
        <w:r w:rsidRPr="008B76A0">
          <w:rPr>
            <w:rFonts w:ascii="Times New Roman" w:hAnsi="Times New Roman" w:cs="Times New Roman"/>
            <w:sz w:val="24"/>
            <w:szCs w:val="24"/>
            <w:lang w:val="en-IN"/>
            <w:rPrChange w:id="2053" w:author="JAGADEESHWAR REDDY" w:date="2026-08-16T17:39:00Z" w16du:dateUtc="2026-08-16T12:09:00Z">
              <w:rPr>
                <w:b/>
                <w:bCs/>
                <w:lang w:val="en-IN"/>
              </w:rPr>
            </w:rPrChange>
          </w:rPr>
          <w:t>H2 is not supported.</w:t>
        </w:r>
      </w:ins>
    </w:p>
    <w:p w14:paraId="58B91BB8" w14:textId="77777777" w:rsidR="0050238C" w:rsidRDefault="0050238C" w:rsidP="0050238C">
      <w:pPr>
        <w:spacing w:line="360" w:lineRule="auto"/>
        <w:rPr>
          <w:ins w:id="2054" w:author="JAGADEESHWAR REDDY" w:date="2026-08-16T17:49:00Z" w16du:dateUtc="2026-08-16T12:19:00Z"/>
          <w:rFonts w:ascii="Times New Roman" w:hAnsi="Times New Roman" w:cs="Times New Roman"/>
          <w:sz w:val="24"/>
          <w:szCs w:val="24"/>
          <w:lang w:val="en-IN"/>
        </w:rPr>
      </w:pPr>
      <w:ins w:id="2055" w:author="JAGADEESHWAR REDDY" w:date="2026-08-16T17:37:00Z">
        <w:r w:rsidRPr="008B76A0">
          <w:rPr>
            <w:rFonts w:ascii="Times New Roman" w:hAnsi="Times New Roman" w:cs="Times New Roman"/>
            <w:sz w:val="24"/>
            <w:szCs w:val="24"/>
            <w:lang w:val="en-IN"/>
            <w:rPrChange w:id="2056" w:author="JAGADEESHWAR REDDY" w:date="2026-08-16T17:39:00Z" w16du:dateUtc="2026-08-16T12:09:00Z">
              <w:rPr>
                <w:lang w:val="en-IN"/>
              </w:rPr>
            </w:rPrChange>
          </w:rPr>
          <w:t>The results therefore do not provide statistically significant evidence that higher Inventory Turnover is associated with higher firm performance as measured by Tobin’s Q.</w:t>
        </w:r>
      </w:ins>
    </w:p>
    <w:p w14:paraId="3113EF39" w14:textId="77777777" w:rsidR="00CC71D9" w:rsidRDefault="00CC71D9">
      <w:pPr>
        <w:pStyle w:val="Heading2"/>
        <w:rPr>
          <w:ins w:id="2057" w:author="JAGADEESHWAR REDDY" w:date="2026-08-26T01:20:00Z" w16du:dateUtc="2026-08-25T19:50:00Z"/>
          <w:rFonts w:ascii="Times New Roman" w:hAnsi="Times New Roman" w:cs="Times New Roman"/>
          <w:b/>
          <w:bCs/>
          <w:color w:val="auto"/>
          <w:sz w:val="28"/>
          <w:szCs w:val="28"/>
        </w:rPr>
      </w:pPr>
    </w:p>
    <w:p w14:paraId="56E26E85" w14:textId="7B98D442" w:rsidR="001609A6" w:rsidRPr="00601AD3" w:rsidRDefault="005A559E">
      <w:pPr>
        <w:pStyle w:val="Heading2"/>
        <w:rPr>
          <w:ins w:id="2058" w:author="JAGADEESHWAR REDDY" w:date="2026-08-16T17:49:00Z"/>
          <w:rFonts w:ascii="Times New Roman" w:hAnsi="Times New Roman" w:cs="Times New Roman"/>
          <w:b/>
          <w:bCs/>
          <w:sz w:val="28"/>
          <w:szCs w:val="28"/>
          <w:rPrChange w:id="2059" w:author="JAGADEESHWAR REDDY" w:date="2026-08-16T17:50:00Z" w16du:dateUtc="2026-08-16T12:20:00Z">
            <w:rPr>
              <w:ins w:id="2060" w:author="JAGADEESHWAR REDDY" w:date="2026-08-16T17:49:00Z"/>
              <w:sz w:val="32"/>
              <w:szCs w:val="32"/>
            </w:rPr>
          </w:rPrChange>
        </w:rPr>
        <w:pPrChange w:id="2061" w:author="JAGADEESHWAR REDDY" w:date="2026-08-16T17:49:00Z" w16du:dateUtc="2026-08-16T12:19:00Z">
          <w:pPr>
            <w:spacing w:line="360" w:lineRule="auto"/>
          </w:pPr>
        </w:pPrChange>
      </w:pPr>
      <w:bookmarkStart w:id="2062" w:name="_Toc239204328"/>
      <w:ins w:id="2063" w:author="JAGADEESHWAR REDDY" w:date="2026-08-26T00:45:00Z" w16du:dateUtc="2026-08-25T19:15:00Z">
        <w:r>
          <w:rPr>
            <w:rFonts w:ascii="Times New Roman" w:hAnsi="Times New Roman" w:cs="Times New Roman"/>
            <w:b/>
            <w:bCs/>
            <w:color w:val="auto"/>
            <w:sz w:val="28"/>
            <w:szCs w:val="28"/>
          </w:rPr>
          <w:t>5</w:t>
        </w:r>
      </w:ins>
      <w:ins w:id="2064" w:author="JAGADEESHWAR REDDY" w:date="2026-08-16T17:49:00Z">
        <w:r w:rsidR="001609A6" w:rsidRPr="00601AD3">
          <w:rPr>
            <w:rFonts w:ascii="Times New Roman" w:hAnsi="Times New Roman" w:cs="Times New Roman"/>
            <w:b/>
            <w:bCs/>
            <w:color w:val="auto"/>
            <w:sz w:val="28"/>
            <w:szCs w:val="28"/>
            <w:rPrChange w:id="2065" w:author="JAGADEESHWAR REDDY" w:date="2026-08-16T17:50:00Z" w16du:dateUtc="2026-08-16T12:20:00Z">
              <w:rPr/>
            </w:rPrChange>
          </w:rPr>
          <w:t>.3.3</w:t>
        </w:r>
      </w:ins>
      <w:ins w:id="2066" w:author="JAGADEESHWAR REDDY" w:date="2026-08-16T17:49:00Z" w16du:dateUtc="2026-08-16T12:19:00Z">
        <w:r w:rsidR="00601AD3" w:rsidRPr="00601AD3">
          <w:rPr>
            <w:rFonts w:ascii="Times New Roman" w:hAnsi="Times New Roman" w:cs="Times New Roman"/>
            <w:b/>
            <w:bCs/>
            <w:color w:val="auto"/>
            <w:sz w:val="28"/>
            <w:szCs w:val="28"/>
            <w:rPrChange w:id="2067" w:author="JAGADEESHWAR REDDY" w:date="2026-08-16T17:50:00Z" w16du:dateUtc="2026-08-16T12:20:00Z">
              <w:rPr/>
            </w:rPrChange>
          </w:rPr>
          <w:t xml:space="preserve">. </w:t>
        </w:r>
      </w:ins>
      <w:ins w:id="2068" w:author="JAGADEESHWAR REDDY" w:date="2026-08-16T17:49:00Z">
        <w:r w:rsidR="001609A6" w:rsidRPr="00601AD3">
          <w:rPr>
            <w:rFonts w:ascii="Times New Roman" w:hAnsi="Times New Roman" w:cs="Times New Roman"/>
            <w:b/>
            <w:bCs/>
            <w:color w:val="auto"/>
            <w:sz w:val="28"/>
            <w:szCs w:val="28"/>
            <w:rPrChange w:id="2069" w:author="JAGADEESHWAR REDDY" w:date="2026-08-16T17:50:00Z" w16du:dateUtc="2026-08-16T12:20:00Z">
              <w:rPr/>
            </w:rPrChange>
          </w:rPr>
          <w:t xml:space="preserve"> Hypothesis 3: Working Capital Efficiency and Firm Performance</w:t>
        </w:r>
        <w:bookmarkEnd w:id="2062"/>
      </w:ins>
    </w:p>
    <w:p w14:paraId="2032C0D9" w14:textId="77777777" w:rsidR="00CC71D9" w:rsidRDefault="00CC71D9" w:rsidP="001609A6">
      <w:pPr>
        <w:spacing w:line="360" w:lineRule="auto"/>
        <w:rPr>
          <w:ins w:id="2070" w:author="JAGADEESHWAR REDDY" w:date="2026-08-26T01:20:00Z" w16du:dateUtc="2026-08-25T19:50:00Z"/>
          <w:rFonts w:ascii="Times New Roman" w:hAnsi="Times New Roman" w:cs="Times New Roman"/>
          <w:b/>
          <w:bCs/>
          <w:sz w:val="24"/>
          <w:szCs w:val="24"/>
        </w:rPr>
      </w:pPr>
      <w:ins w:id="2071" w:author="JAGADEESHWAR REDDY" w:date="2026-08-26T01:20:00Z">
        <w:r w:rsidRPr="00CC71D9">
          <w:rPr>
            <w:rFonts w:ascii="Times New Roman" w:hAnsi="Times New Roman" w:cs="Times New Roman"/>
            <w:b/>
            <w:bCs/>
            <w:sz w:val="24"/>
            <w:szCs w:val="24"/>
          </w:rPr>
          <w:t>H3: Working capital efficiency has a positive relationship with firm financial performance.</w:t>
        </w:r>
      </w:ins>
    </w:p>
    <w:p w14:paraId="3A853A05" w14:textId="411D6830" w:rsidR="0070664D" w:rsidRPr="00601AD3" w:rsidRDefault="001609A6" w:rsidP="001609A6">
      <w:pPr>
        <w:spacing w:line="360" w:lineRule="auto"/>
        <w:rPr>
          <w:ins w:id="2072" w:author="JAGADEESHWAR REDDY" w:date="2026-08-16T17:49:00Z"/>
          <w:rFonts w:ascii="Times New Roman" w:hAnsi="Times New Roman" w:cs="Times New Roman"/>
          <w:sz w:val="24"/>
          <w:szCs w:val="24"/>
          <w:lang w:val="en-IN"/>
        </w:rPr>
      </w:pPr>
      <w:ins w:id="2073" w:author="JAGADEESHWAR REDDY" w:date="2026-08-16T17:49:00Z">
        <w:r w:rsidRPr="00601AD3">
          <w:rPr>
            <w:rFonts w:ascii="Times New Roman" w:hAnsi="Times New Roman" w:cs="Times New Roman"/>
            <w:sz w:val="24"/>
            <w:szCs w:val="24"/>
            <w:lang w:val="en-IN"/>
          </w:rPr>
          <w:t xml:space="preserve">To test H3, a multiple linear regression analysis was conducted with </w:t>
        </w:r>
        <w:r w:rsidRPr="00601AD3">
          <w:rPr>
            <w:rFonts w:ascii="Times New Roman" w:hAnsi="Times New Roman" w:cs="Times New Roman"/>
            <w:sz w:val="24"/>
            <w:szCs w:val="24"/>
            <w:lang w:val="en-IN"/>
            <w:rPrChange w:id="2074" w:author="JAGADEESHWAR REDDY" w:date="2026-08-16T17:50:00Z" w16du:dateUtc="2026-08-16T12:20:00Z">
              <w:rPr>
                <w:rFonts w:ascii="Times New Roman" w:hAnsi="Times New Roman" w:cs="Times New Roman"/>
                <w:b/>
                <w:bCs/>
                <w:sz w:val="24"/>
                <w:szCs w:val="24"/>
                <w:lang w:val="en-IN"/>
              </w:rPr>
            </w:rPrChange>
          </w:rPr>
          <w:t>Tobin’s Q</w:t>
        </w:r>
        <w:r w:rsidRPr="00601AD3">
          <w:rPr>
            <w:rFonts w:ascii="Times New Roman" w:hAnsi="Times New Roman" w:cs="Times New Roman"/>
            <w:sz w:val="24"/>
            <w:szCs w:val="24"/>
            <w:lang w:val="en-IN"/>
          </w:rPr>
          <w:t xml:space="preserve"> as the dependent variable and </w:t>
        </w:r>
        <w:r w:rsidRPr="00601AD3">
          <w:rPr>
            <w:rFonts w:ascii="Times New Roman" w:hAnsi="Times New Roman" w:cs="Times New Roman"/>
            <w:sz w:val="24"/>
            <w:szCs w:val="24"/>
            <w:lang w:val="en-IN"/>
            <w:rPrChange w:id="2075" w:author="JAGADEESHWAR REDDY" w:date="2026-08-16T17:50:00Z" w16du:dateUtc="2026-08-16T12:20:00Z">
              <w:rPr>
                <w:rFonts w:ascii="Times New Roman" w:hAnsi="Times New Roman" w:cs="Times New Roman"/>
                <w:b/>
                <w:bCs/>
                <w:sz w:val="24"/>
                <w:szCs w:val="24"/>
                <w:lang w:val="en-IN"/>
              </w:rPr>
            </w:rPrChange>
          </w:rPr>
          <w:t>Quick Ratio (QR)</w:t>
        </w:r>
        <w:r w:rsidRPr="00601AD3">
          <w:rPr>
            <w:rFonts w:ascii="Times New Roman" w:hAnsi="Times New Roman" w:cs="Times New Roman"/>
            <w:sz w:val="24"/>
            <w:szCs w:val="24"/>
            <w:lang w:val="en-IN"/>
          </w:rPr>
          <w:t xml:space="preserve"> as the main independent variable. </w:t>
        </w:r>
        <w:r w:rsidRPr="00601AD3">
          <w:rPr>
            <w:rFonts w:ascii="Times New Roman" w:hAnsi="Times New Roman" w:cs="Times New Roman"/>
            <w:sz w:val="24"/>
            <w:szCs w:val="24"/>
            <w:lang w:val="en-IN"/>
            <w:rPrChange w:id="2076" w:author="JAGADEESHWAR REDDY" w:date="2026-08-16T17:50:00Z" w16du:dateUtc="2026-08-16T12:20:00Z">
              <w:rPr>
                <w:rFonts w:ascii="Times New Roman" w:hAnsi="Times New Roman" w:cs="Times New Roman"/>
                <w:b/>
                <w:bCs/>
                <w:sz w:val="24"/>
                <w:szCs w:val="24"/>
                <w:lang w:val="en-IN"/>
              </w:rPr>
            </w:rPrChange>
          </w:rPr>
          <w:t>Debt-to-Equity Ratio (DE), Ln(Total Assets), and Firm Age</w:t>
        </w:r>
        <w:r w:rsidRPr="00601AD3">
          <w:rPr>
            <w:rFonts w:ascii="Times New Roman" w:hAnsi="Times New Roman" w:cs="Times New Roman"/>
            <w:sz w:val="24"/>
            <w:szCs w:val="24"/>
            <w:lang w:val="en-IN"/>
          </w:rPr>
          <w:t xml:space="preserve"> were included as control variables. The analysis was based on </w:t>
        </w:r>
        <w:r w:rsidRPr="00601AD3">
          <w:rPr>
            <w:rFonts w:ascii="Times New Roman" w:hAnsi="Times New Roman" w:cs="Times New Roman"/>
            <w:sz w:val="24"/>
            <w:szCs w:val="24"/>
            <w:lang w:val="en-IN"/>
            <w:rPrChange w:id="2077" w:author="JAGADEESHWAR REDDY" w:date="2026-08-16T17:50:00Z" w16du:dateUtc="2026-08-16T12:20:00Z">
              <w:rPr>
                <w:rFonts w:ascii="Times New Roman" w:hAnsi="Times New Roman" w:cs="Times New Roman"/>
                <w:b/>
                <w:bCs/>
                <w:sz w:val="24"/>
                <w:szCs w:val="24"/>
                <w:lang w:val="en-IN"/>
              </w:rPr>
            </w:rPrChange>
          </w:rPr>
          <w:t>238 firm-year observations</w:t>
        </w:r>
        <w:r w:rsidRPr="00601AD3">
          <w:rPr>
            <w:rFonts w:ascii="Times New Roman" w:hAnsi="Times New Roman" w:cs="Times New Roman"/>
            <w:sz w:val="24"/>
            <w:szCs w:val="24"/>
            <w:lang w:val="en-IN"/>
          </w:rPr>
          <w:t>.</w:t>
        </w:r>
      </w:ins>
    </w:p>
    <w:p w14:paraId="0CD513AE" w14:textId="1858EF2D" w:rsidR="008F3D96" w:rsidRDefault="004B13A7" w:rsidP="004B13A7">
      <w:pPr>
        <w:spacing w:line="360" w:lineRule="auto"/>
        <w:rPr>
          <w:ins w:id="2078" w:author="JAGADEESHWAR REDDY" w:date="2026-08-16T17:51:00Z" w16du:dateUtc="2026-08-16T12:21:00Z"/>
          <w:rFonts w:ascii="Times New Roman" w:hAnsi="Times New Roman" w:cs="Times New Roman"/>
          <w:b/>
          <w:bCs/>
          <w:sz w:val="24"/>
          <w:szCs w:val="24"/>
        </w:rPr>
      </w:pPr>
      <w:ins w:id="2079" w:author="JAGADEESHWAR REDDY" w:date="2026-08-16T17:51:00Z" w16du:dateUtc="2026-08-16T12:21:00Z">
        <w:r w:rsidRPr="003203A9">
          <w:rPr>
            <w:rFonts w:ascii="Times New Roman" w:hAnsi="Times New Roman" w:cs="Times New Roman"/>
            <w:b/>
            <w:bCs/>
            <w:sz w:val="24"/>
            <w:szCs w:val="24"/>
          </w:rPr>
          <w:t>Regression Results for H</w:t>
        </w:r>
        <w:r>
          <w:rPr>
            <w:rFonts w:ascii="Times New Roman" w:hAnsi="Times New Roman" w:cs="Times New Roman"/>
            <w:b/>
            <w:bCs/>
            <w:sz w:val="24"/>
            <w:szCs w:val="24"/>
          </w:rPr>
          <w:t>3</w:t>
        </w:r>
        <w:r w:rsidRPr="003203A9">
          <w:rPr>
            <w:rFonts w:ascii="Times New Roman" w:hAnsi="Times New Roman" w:cs="Times New Roman"/>
            <w:b/>
            <w:bCs/>
            <w:sz w:val="24"/>
            <w:szCs w:val="24"/>
          </w:rPr>
          <w:t xml:space="preserve"> Table</w:t>
        </w:r>
        <w:r>
          <w:rPr>
            <w:rFonts w:ascii="Times New Roman" w:hAnsi="Times New Roman" w:cs="Times New Roman"/>
            <w:b/>
            <w:bCs/>
            <w:sz w:val="24"/>
            <w:szCs w:val="24"/>
          </w:rPr>
          <w:t xml:space="preserve"> :</w:t>
        </w:r>
      </w:ins>
    </w:p>
    <w:p w14:paraId="44BFA27C" w14:textId="5D16D1B0" w:rsidR="00FD0C92" w:rsidRPr="00FD0C92" w:rsidRDefault="00FD0C92">
      <w:pPr>
        <w:pStyle w:val="Caption"/>
        <w:keepNext/>
        <w:rPr>
          <w:ins w:id="2080" w:author="JAGADEESHWAR REDDY" w:date="2026-08-30T23:59:00Z" w16du:dateUtc="2026-08-30T18:29:00Z"/>
          <w:rFonts w:ascii="Times New Roman" w:hAnsi="Times New Roman" w:cs="Times New Roman"/>
          <w:sz w:val="24"/>
          <w:szCs w:val="24"/>
          <w:rPrChange w:id="2081" w:author="JAGADEESHWAR REDDY" w:date="2026-08-31T00:00:00Z" w16du:dateUtc="2026-08-30T18:30:00Z">
            <w:rPr>
              <w:ins w:id="2082" w:author="JAGADEESHWAR REDDY" w:date="2026-08-30T23:59:00Z" w16du:dateUtc="2026-08-30T18:29:00Z"/>
            </w:rPr>
          </w:rPrChange>
        </w:rPr>
        <w:pPrChange w:id="2083" w:author="JAGADEESHWAR REDDY" w:date="2026-08-30T23:59:00Z" w16du:dateUtc="2026-08-30T18:29:00Z">
          <w:pPr/>
        </w:pPrChange>
      </w:pPr>
      <w:bookmarkStart w:id="2084" w:name="_Toc239027065"/>
      <w:ins w:id="2085" w:author="JAGADEESHWAR REDDY" w:date="2026-08-30T23:59:00Z" w16du:dateUtc="2026-08-30T18:29:00Z">
        <w:r w:rsidRPr="00FD0C92">
          <w:rPr>
            <w:rFonts w:ascii="Times New Roman" w:hAnsi="Times New Roman" w:cs="Times New Roman"/>
            <w:sz w:val="24"/>
            <w:szCs w:val="24"/>
            <w:rPrChange w:id="2086" w:author="JAGADEESHWAR REDDY" w:date="2026-08-31T00:00:00Z" w16du:dateUtc="2026-08-30T18:30:00Z">
              <w:rPr>
                <w:i/>
                <w:iCs/>
              </w:rPr>
            </w:rPrChange>
          </w:rPr>
          <w:t xml:space="preserve">Table </w:t>
        </w:r>
        <w:r w:rsidRPr="00FD0C92">
          <w:rPr>
            <w:rFonts w:ascii="Times New Roman" w:hAnsi="Times New Roman" w:cs="Times New Roman"/>
            <w:sz w:val="24"/>
            <w:szCs w:val="24"/>
            <w:rPrChange w:id="2087" w:author="JAGADEESHWAR REDDY" w:date="2026-08-31T00:00:00Z" w16du:dateUtc="2026-08-30T18:30:00Z">
              <w:rPr>
                <w:i/>
                <w:iCs/>
              </w:rPr>
            </w:rPrChange>
          </w:rPr>
          <w:fldChar w:fldCharType="begin"/>
        </w:r>
        <w:r w:rsidRPr="00FD0C92">
          <w:rPr>
            <w:rFonts w:ascii="Times New Roman" w:hAnsi="Times New Roman" w:cs="Times New Roman"/>
            <w:sz w:val="24"/>
            <w:szCs w:val="24"/>
            <w:rPrChange w:id="2088" w:author="JAGADEESHWAR REDDY" w:date="2026-08-31T00:00:00Z" w16du:dateUtc="2026-08-30T18:30:00Z">
              <w:rPr>
                <w:i/>
                <w:iCs/>
              </w:rPr>
            </w:rPrChange>
          </w:rPr>
          <w:instrText xml:space="preserve"> SEQ Table \* ARABIC </w:instrText>
        </w:r>
      </w:ins>
      <w:r w:rsidRPr="00FD0C92">
        <w:rPr>
          <w:rFonts w:ascii="Times New Roman" w:hAnsi="Times New Roman" w:cs="Times New Roman"/>
          <w:sz w:val="24"/>
          <w:szCs w:val="24"/>
          <w:rPrChange w:id="2089" w:author="JAGADEESHWAR REDDY" w:date="2026-08-31T00:00:00Z" w16du:dateUtc="2026-08-30T18:30:00Z">
            <w:rPr>
              <w:i/>
              <w:iCs/>
            </w:rPr>
          </w:rPrChange>
        </w:rPr>
        <w:fldChar w:fldCharType="separate"/>
      </w:r>
      <w:ins w:id="2090" w:author="JAGADEESHWAR REDDY" w:date="2026-08-31T00:01:00Z" w16du:dateUtc="2026-08-30T18:31:00Z">
        <w:r w:rsidR="00C516F7">
          <w:rPr>
            <w:rFonts w:ascii="Times New Roman" w:hAnsi="Times New Roman" w:cs="Times New Roman"/>
            <w:noProof/>
            <w:sz w:val="24"/>
            <w:szCs w:val="24"/>
          </w:rPr>
          <w:t>5</w:t>
        </w:r>
      </w:ins>
      <w:ins w:id="2091" w:author="JAGADEESHWAR REDDY" w:date="2026-08-30T23:59:00Z" w16du:dateUtc="2026-08-30T18:29:00Z">
        <w:r w:rsidRPr="00FD0C92">
          <w:rPr>
            <w:rFonts w:ascii="Times New Roman" w:hAnsi="Times New Roman" w:cs="Times New Roman"/>
            <w:sz w:val="24"/>
            <w:szCs w:val="24"/>
            <w:rPrChange w:id="2092" w:author="JAGADEESHWAR REDDY" w:date="2026-08-31T00:00:00Z" w16du:dateUtc="2026-08-30T18:30:00Z">
              <w:rPr>
                <w:i/>
                <w:iCs/>
              </w:rPr>
            </w:rPrChange>
          </w:rPr>
          <w:fldChar w:fldCharType="end"/>
        </w:r>
        <w:r w:rsidRPr="00FD0C92">
          <w:rPr>
            <w:rFonts w:ascii="Times New Roman" w:hAnsi="Times New Roman" w:cs="Times New Roman"/>
            <w:sz w:val="24"/>
            <w:szCs w:val="24"/>
            <w:rPrChange w:id="2093" w:author="JAGADEESHWAR REDDY" w:date="2026-08-31T00:00:00Z" w16du:dateUtc="2026-08-30T18:30:00Z">
              <w:rPr>
                <w:i/>
                <w:iCs/>
              </w:rPr>
            </w:rPrChange>
          </w:rPr>
          <w:t xml:space="preserve"> - 5.5 H3 Regression Results</w:t>
        </w:r>
        <w:bookmarkEnd w:id="2084"/>
      </w:ins>
    </w:p>
    <w:tbl>
      <w:tblPr>
        <w:tblStyle w:val="PlainTable1"/>
        <w:tblW w:w="0" w:type="auto"/>
        <w:jc w:val="center"/>
        <w:tblLook w:val="04A0" w:firstRow="1" w:lastRow="0" w:firstColumn="1" w:lastColumn="0" w:noHBand="0" w:noVBand="1"/>
        <w:tblPrChange w:id="2094" w:author="JAGADEESHWAR REDDY" w:date="2026-08-16T17:51:00Z" w16du:dateUtc="2026-08-16T12:21: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917"/>
        <w:gridCol w:w="836"/>
        <w:gridCol w:w="836"/>
        <w:gridCol w:w="892"/>
        <w:tblGridChange w:id="2095">
          <w:tblGrid>
            <w:gridCol w:w="5"/>
            <w:gridCol w:w="1690"/>
            <w:gridCol w:w="227"/>
            <w:gridCol w:w="453"/>
            <w:gridCol w:w="383"/>
            <w:gridCol w:w="297"/>
            <w:gridCol w:w="539"/>
            <w:gridCol w:w="213"/>
            <w:gridCol w:w="679"/>
          </w:tblGrid>
        </w:tblGridChange>
      </w:tblGrid>
      <w:tr w:rsidR="008F3D96" w:rsidRPr="008F3D96" w14:paraId="0398342E" w14:textId="77777777" w:rsidTr="008F3D96">
        <w:trPr>
          <w:cnfStyle w:val="100000000000" w:firstRow="1" w:lastRow="0" w:firstColumn="0" w:lastColumn="0" w:oddVBand="0" w:evenVBand="0" w:oddHBand="0" w:evenHBand="0" w:firstRowFirstColumn="0" w:firstRowLastColumn="0" w:lastRowFirstColumn="0" w:lastRowLastColumn="0"/>
          <w:jc w:val="center"/>
          <w:ins w:id="2096" w:author="JAGADEESHWAR REDDY" w:date="2026-08-16T17:51:00Z"/>
          <w:trPrChange w:id="2097" w:author="JAGADEESHWAR REDDY" w:date="2026-08-16T17:51:00Z" w16du:dateUtc="2026-08-16T12:21: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98" w:author="JAGADEESHWAR REDDY" w:date="2026-08-16T17:51:00Z" w16du:dateUtc="2026-08-16T12:21:00Z">
              <w:tcPr>
                <w:tcW w:w="0" w:type="auto"/>
                <w:gridSpan w:val="2"/>
                <w:vAlign w:val="center"/>
                <w:hideMark/>
              </w:tcPr>
            </w:tcPrChange>
          </w:tcPr>
          <w:p w14:paraId="6560A6F1" w14:textId="77777777" w:rsidR="008F3D96" w:rsidRPr="008F3D96" w:rsidRDefault="008F3D96" w:rsidP="008F3D96">
            <w:pPr>
              <w:spacing w:after="160" w:line="360" w:lineRule="auto"/>
              <w:cnfStyle w:val="101000000000" w:firstRow="1" w:lastRow="0" w:firstColumn="1" w:lastColumn="0" w:oddVBand="0" w:evenVBand="0" w:oddHBand="0" w:evenHBand="0" w:firstRowFirstColumn="0" w:firstRowLastColumn="0" w:lastRowFirstColumn="0" w:lastRowLastColumn="0"/>
              <w:rPr>
                <w:ins w:id="2099" w:author="JAGADEESHWAR REDDY" w:date="2026-08-16T17:51:00Z"/>
                <w:rFonts w:ascii="Times New Roman" w:hAnsi="Times New Roman" w:cs="Times New Roman"/>
                <w:sz w:val="24"/>
                <w:szCs w:val="24"/>
                <w:lang w:val="en-IN"/>
              </w:rPr>
            </w:pPr>
            <w:ins w:id="2100" w:author="JAGADEESHWAR REDDY" w:date="2026-08-16T17:51:00Z">
              <w:r w:rsidRPr="008F3D96">
                <w:rPr>
                  <w:rFonts w:ascii="Times New Roman" w:hAnsi="Times New Roman" w:cs="Times New Roman"/>
                  <w:sz w:val="24"/>
                  <w:szCs w:val="24"/>
                  <w:lang w:val="en-IN"/>
                </w:rPr>
                <w:t>Predictor</w:t>
              </w:r>
            </w:ins>
          </w:p>
        </w:tc>
        <w:tc>
          <w:tcPr>
            <w:tcW w:w="0" w:type="auto"/>
            <w:hideMark/>
            <w:tcPrChange w:id="2101" w:author="JAGADEESHWAR REDDY" w:date="2026-08-16T17:51:00Z" w16du:dateUtc="2026-08-16T12:21:00Z">
              <w:tcPr>
                <w:tcW w:w="0" w:type="auto"/>
                <w:gridSpan w:val="2"/>
                <w:vAlign w:val="center"/>
                <w:hideMark/>
              </w:tcPr>
            </w:tcPrChange>
          </w:tcPr>
          <w:p w14:paraId="47F15640" w14:textId="77777777" w:rsidR="008F3D96" w:rsidRPr="008F3D96" w:rsidRDefault="008F3D96" w:rsidP="008F3D96">
            <w:pPr>
              <w:spacing w:after="160" w:line="360" w:lineRule="auto"/>
              <w:cnfStyle w:val="100000000000" w:firstRow="1" w:lastRow="0" w:firstColumn="0" w:lastColumn="0" w:oddVBand="0" w:evenVBand="0" w:oddHBand="0" w:evenHBand="0" w:firstRowFirstColumn="0" w:firstRowLastColumn="0" w:lastRowFirstColumn="0" w:lastRowLastColumn="0"/>
              <w:rPr>
                <w:ins w:id="2102" w:author="JAGADEESHWAR REDDY" w:date="2026-08-16T17:51:00Z"/>
                <w:rFonts w:ascii="Times New Roman" w:hAnsi="Times New Roman" w:cs="Times New Roman"/>
                <w:sz w:val="24"/>
                <w:szCs w:val="24"/>
                <w:lang w:val="en-IN"/>
              </w:rPr>
            </w:pPr>
            <w:ins w:id="2103" w:author="JAGADEESHWAR REDDY" w:date="2026-08-16T17:51:00Z">
              <w:r w:rsidRPr="008F3D96">
                <w:rPr>
                  <w:rFonts w:ascii="Times New Roman" w:hAnsi="Times New Roman" w:cs="Times New Roman"/>
                  <w:sz w:val="24"/>
                  <w:szCs w:val="24"/>
                  <w:lang w:val="en-IN"/>
                </w:rPr>
                <w:t>β</w:t>
              </w:r>
            </w:ins>
          </w:p>
        </w:tc>
        <w:tc>
          <w:tcPr>
            <w:tcW w:w="0" w:type="auto"/>
            <w:hideMark/>
            <w:tcPrChange w:id="2104" w:author="JAGADEESHWAR REDDY" w:date="2026-08-16T17:51:00Z" w16du:dateUtc="2026-08-16T12:21:00Z">
              <w:tcPr>
                <w:tcW w:w="0" w:type="auto"/>
                <w:gridSpan w:val="2"/>
                <w:vAlign w:val="center"/>
                <w:hideMark/>
              </w:tcPr>
            </w:tcPrChange>
          </w:tcPr>
          <w:p w14:paraId="1086A1E8" w14:textId="77777777" w:rsidR="008F3D96" w:rsidRPr="008F3D96" w:rsidRDefault="008F3D96" w:rsidP="008F3D96">
            <w:pPr>
              <w:spacing w:after="160" w:line="360" w:lineRule="auto"/>
              <w:cnfStyle w:val="100000000000" w:firstRow="1" w:lastRow="0" w:firstColumn="0" w:lastColumn="0" w:oddVBand="0" w:evenVBand="0" w:oddHBand="0" w:evenHBand="0" w:firstRowFirstColumn="0" w:firstRowLastColumn="0" w:lastRowFirstColumn="0" w:lastRowLastColumn="0"/>
              <w:rPr>
                <w:ins w:id="2105" w:author="JAGADEESHWAR REDDY" w:date="2026-08-16T17:51:00Z"/>
                <w:rFonts w:ascii="Times New Roman" w:hAnsi="Times New Roman" w:cs="Times New Roman"/>
                <w:sz w:val="24"/>
                <w:szCs w:val="24"/>
                <w:lang w:val="en-IN"/>
              </w:rPr>
            </w:pPr>
            <w:ins w:id="2106" w:author="JAGADEESHWAR REDDY" w:date="2026-08-16T17:51:00Z">
              <w:r w:rsidRPr="008F3D96">
                <w:rPr>
                  <w:rFonts w:ascii="Times New Roman" w:hAnsi="Times New Roman" w:cs="Times New Roman"/>
                  <w:sz w:val="24"/>
                  <w:szCs w:val="24"/>
                  <w:lang w:val="en-IN"/>
                </w:rPr>
                <w:t>t</w:t>
              </w:r>
            </w:ins>
          </w:p>
        </w:tc>
        <w:tc>
          <w:tcPr>
            <w:tcW w:w="0" w:type="auto"/>
            <w:hideMark/>
            <w:tcPrChange w:id="2107" w:author="JAGADEESHWAR REDDY" w:date="2026-08-16T17:51:00Z" w16du:dateUtc="2026-08-16T12:21:00Z">
              <w:tcPr>
                <w:tcW w:w="0" w:type="auto"/>
                <w:gridSpan w:val="2"/>
                <w:vAlign w:val="center"/>
                <w:hideMark/>
              </w:tcPr>
            </w:tcPrChange>
          </w:tcPr>
          <w:p w14:paraId="17FDEDCB" w14:textId="77777777" w:rsidR="008F3D96" w:rsidRPr="008F3D96" w:rsidRDefault="008F3D96" w:rsidP="008F3D96">
            <w:pPr>
              <w:spacing w:after="160" w:line="360" w:lineRule="auto"/>
              <w:cnfStyle w:val="100000000000" w:firstRow="1" w:lastRow="0" w:firstColumn="0" w:lastColumn="0" w:oddVBand="0" w:evenVBand="0" w:oddHBand="0" w:evenHBand="0" w:firstRowFirstColumn="0" w:firstRowLastColumn="0" w:lastRowFirstColumn="0" w:lastRowLastColumn="0"/>
              <w:rPr>
                <w:ins w:id="2108" w:author="JAGADEESHWAR REDDY" w:date="2026-08-16T17:51:00Z"/>
                <w:rFonts w:ascii="Times New Roman" w:hAnsi="Times New Roman" w:cs="Times New Roman"/>
                <w:sz w:val="24"/>
                <w:szCs w:val="24"/>
                <w:lang w:val="en-IN"/>
              </w:rPr>
            </w:pPr>
            <w:ins w:id="2109" w:author="JAGADEESHWAR REDDY" w:date="2026-08-16T17:51:00Z">
              <w:r w:rsidRPr="008F3D96">
                <w:rPr>
                  <w:rFonts w:ascii="Times New Roman" w:hAnsi="Times New Roman" w:cs="Times New Roman"/>
                  <w:sz w:val="24"/>
                  <w:szCs w:val="24"/>
                  <w:lang w:val="en-IN"/>
                </w:rPr>
                <w:t>p</w:t>
              </w:r>
            </w:ins>
          </w:p>
        </w:tc>
      </w:tr>
      <w:tr w:rsidR="008F3D96" w:rsidRPr="008F3D96" w14:paraId="66758D0A" w14:textId="77777777" w:rsidTr="008F3D96">
        <w:trPr>
          <w:cnfStyle w:val="000000100000" w:firstRow="0" w:lastRow="0" w:firstColumn="0" w:lastColumn="0" w:oddVBand="0" w:evenVBand="0" w:oddHBand="1" w:evenHBand="0" w:firstRowFirstColumn="0" w:firstRowLastColumn="0" w:lastRowFirstColumn="0" w:lastRowLastColumn="0"/>
          <w:jc w:val="center"/>
          <w:ins w:id="2110" w:author="JAGADEESHWAR REDDY" w:date="2026-08-16T17:51:00Z"/>
          <w:trPrChange w:id="2111" w:author="JAGADEESHWAR REDDY" w:date="2026-08-16T17:51:00Z" w16du:dateUtc="2026-08-16T12:21: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12" w:author="JAGADEESHWAR REDDY" w:date="2026-08-16T17:51:00Z" w16du:dateUtc="2026-08-16T12:21:00Z">
              <w:tcPr>
                <w:tcW w:w="0" w:type="auto"/>
                <w:gridSpan w:val="2"/>
                <w:vAlign w:val="center"/>
                <w:hideMark/>
              </w:tcPr>
            </w:tcPrChange>
          </w:tcPr>
          <w:p w14:paraId="01167B5E" w14:textId="77777777" w:rsidR="008F3D96" w:rsidRPr="008F3D96" w:rsidRDefault="008F3D96" w:rsidP="008F3D96">
            <w:pPr>
              <w:spacing w:after="160" w:line="360" w:lineRule="auto"/>
              <w:cnfStyle w:val="001000100000" w:firstRow="0" w:lastRow="0" w:firstColumn="1" w:lastColumn="0" w:oddVBand="0" w:evenVBand="0" w:oddHBand="1" w:evenHBand="0" w:firstRowFirstColumn="0" w:firstRowLastColumn="0" w:lastRowFirstColumn="0" w:lastRowLastColumn="0"/>
              <w:rPr>
                <w:ins w:id="2113" w:author="JAGADEESHWAR REDDY" w:date="2026-08-16T17:51:00Z"/>
                <w:rFonts w:ascii="Times New Roman" w:hAnsi="Times New Roman" w:cs="Times New Roman"/>
                <w:b w:val="0"/>
                <w:sz w:val="24"/>
                <w:szCs w:val="24"/>
                <w:lang w:val="en-IN"/>
                <w:rPrChange w:id="2114" w:author="JAGADEESHWAR REDDY" w:date="2026-08-16T17:51:00Z" w16du:dateUtc="2026-08-16T12:21:00Z">
                  <w:rPr>
                    <w:ins w:id="2115" w:author="JAGADEESHWAR REDDY" w:date="2026-08-16T17:51:00Z"/>
                    <w:rFonts w:ascii="Times New Roman" w:hAnsi="Times New Roman" w:cs="Times New Roman"/>
                    <w:bCs w:val="0"/>
                    <w:sz w:val="24"/>
                    <w:szCs w:val="24"/>
                    <w:lang w:val="en-IN"/>
                  </w:rPr>
                </w:rPrChange>
              </w:rPr>
            </w:pPr>
            <w:ins w:id="2116" w:author="JAGADEESHWAR REDDY" w:date="2026-08-16T17:51:00Z">
              <w:r w:rsidRPr="008F3D96">
                <w:rPr>
                  <w:rFonts w:ascii="Times New Roman" w:hAnsi="Times New Roman" w:cs="Times New Roman"/>
                  <w:sz w:val="24"/>
                  <w:szCs w:val="24"/>
                  <w:lang w:val="en-IN"/>
                </w:rPr>
                <w:t>Quick Ratio</w:t>
              </w:r>
            </w:ins>
          </w:p>
        </w:tc>
        <w:tc>
          <w:tcPr>
            <w:tcW w:w="0" w:type="auto"/>
            <w:hideMark/>
            <w:tcPrChange w:id="2117" w:author="JAGADEESHWAR REDDY" w:date="2026-08-16T17:51:00Z" w16du:dateUtc="2026-08-16T12:21:00Z">
              <w:tcPr>
                <w:tcW w:w="0" w:type="auto"/>
                <w:gridSpan w:val="2"/>
                <w:vAlign w:val="center"/>
                <w:hideMark/>
              </w:tcPr>
            </w:tcPrChange>
          </w:tcPr>
          <w:p w14:paraId="56877088"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18" w:author="JAGADEESHWAR REDDY" w:date="2026-08-16T17:51:00Z"/>
                <w:rFonts w:ascii="Times New Roman" w:hAnsi="Times New Roman" w:cs="Times New Roman"/>
                <w:bCs/>
                <w:sz w:val="24"/>
                <w:szCs w:val="24"/>
                <w:lang w:val="en-IN"/>
                <w:rPrChange w:id="2119" w:author="JAGADEESHWAR REDDY" w:date="2026-08-16T17:51:00Z" w16du:dateUtc="2026-08-16T12:21:00Z">
                  <w:rPr>
                    <w:ins w:id="2120" w:author="JAGADEESHWAR REDDY" w:date="2026-08-16T17:51:00Z"/>
                    <w:rFonts w:ascii="Times New Roman" w:hAnsi="Times New Roman" w:cs="Times New Roman"/>
                    <w:b/>
                    <w:bCs/>
                    <w:sz w:val="24"/>
                    <w:szCs w:val="24"/>
                    <w:lang w:val="en-IN"/>
                  </w:rPr>
                </w:rPrChange>
              </w:rPr>
            </w:pPr>
            <w:ins w:id="2121" w:author="JAGADEESHWAR REDDY" w:date="2026-08-16T17:51:00Z">
              <w:r w:rsidRPr="008F3D96">
                <w:rPr>
                  <w:rFonts w:ascii="Times New Roman" w:hAnsi="Times New Roman" w:cs="Times New Roman"/>
                  <w:bCs/>
                  <w:sz w:val="24"/>
                  <w:szCs w:val="24"/>
                  <w:lang w:val="en-IN"/>
                  <w:rPrChange w:id="2122" w:author="JAGADEESHWAR REDDY" w:date="2026-08-16T17:51:00Z" w16du:dateUtc="2026-08-16T12:21:00Z">
                    <w:rPr>
                      <w:rFonts w:ascii="Times New Roman" w:hAnsi="Times New Roman" w:cs="Times New Roman"/>
                      <w:b/>
                      <w:bCs/>
                      <w:sz w:val="24"/>
                      <w:szCs w:val="24"/>
                      <w:lang w:val="en-IN"/>
                    </w:rPr>
                  </w:rPrChange>
                </w:rPr>
                <w:t>0.075</w:t>
              </w:r>
            </w:ins>
          </w:p>
        </w:tc>
        <w:tc>
          <w:tcPr>
            <w:tcW w:w="0" w:type="auto"/>
            <w:hideMark/>
            <w:tcPrChange w:id="2123" w:author="JAGADEESHWAR REDDY" w:date="2026-08-16T17:51:00Z" w16du:dateUtc="2026-08-16T12:21:00Z">
              <w:tcPr>
                <w:tcW w:w="0" w:type="auto"/>
                <w:gridSpan w:val="2"/>
                <w:vAlign w:val="center"/>
                <w:hideMark/>
              </w:tcPr>
            </w:tcPrChange>
          </w:tcPr>
          <w:p w14:paraId="24F4F1C4"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24" w:author="JAGADEESHWAR REDDY" w:date="2026-08-16T17:51:00Z"/>
                <w:rFonts w:ascii="Times New Roman" w:hAnsi="Times New Roman" w:cs="Times New Roman"/>
                <w:bCs/>
                <w:sz w:val="24"/>
                <w:szCs w:val="24"/>
                <w:lang w:val="en-IN"/>
                <w:rPrChange w:id="2125" w:author="JAGADEESHWAR REDDY" w:date="2026-08-16T17:51:00Z" w16du:dateUtc="2026-08-16T12:21:00Z">
                  <w:rPr>
                    <w:ins w:id="2126" w:author="JAGADEESHWAR REDDY" w:date="2026-08-16T17:51:00Z"/>
                    <w:rFonts w:ascii="Times New Roman" w:hAnsi="Times New Roman" w:cs="Times New Roman"/>
                    <w:b/>
                    <w:bCs/>
                    <w:sz w:val="24"/>
                    <w:szCs w:val="24"/>
                    <w:lang w:val="en-IN"/>
                  </w:rPr>
                </w:rPrChange>
              </w:rPr>
            </w:pPr>
            <w:ins w:id="2127" w:author="JAGADEESHWAR REDDY" w:date="2026-08-16T17:51:00Z">
              <w:r w:rsidRPr="008F3D96">
                <w:rPr>
                  <w:rFonts w:ascii="Times New Roman" w:hAnsi="Times New Roman" w:cs="Times New Roman"/>
                  <w:bCs/>
                  <w:sz w:val="24"/>
                  <w:szCs w:val="24"/>
                  <w:lang w:val="en-IN"/>
                  <w:rPrChange w:id="2128" w:author="JAGADEESHWAR REDDY" w:date="2026-08-16T17:51:00Z" w16du:dateUtc="2026-08-16T12:21:00Z">
                    <w:rPr>
                      <w:rFonts w:ascii="Times New Roman" w:hAnsi="Times New Roman" w:cs="Times New Roman"/>
                      <w:b/>
                      <w:bCs/>
                      <w:sz w:val="24"/>
                      <w:szCs w:val="24"/>
                      <w:lang w:val="en-IN"/>
                    </w:rPr>
                  </w:rPrChange>
                </w:rPr>
                <w:t>1.180</w:t>
              </w:r>
            </w:ins>
          </w:p>
        </w:tc>
        <w:tc>
          <w:tcPr>
            <w:tcW w:w="0" w:type="auto"/>
            <w:hideMark/>
            <w:tcPrChange w:id="2129" w:author="JAGADEESHWAR REDDY" w:date="2026-08-16T17:51:00Z" w16du:dateUtc="2026-08-16T12:21:00Z">
              <w:tcPr>
                <w:tcW w:w="0" w:type="auto"/>
                <w:gridSpan w:val="2"/>
                <w:vAlign w:val="center"/>
                <w:hideMark/>
              </w:tcPr>
            </w:tcPrChange>
          </w:tcPr>
          <w:p w14:paraId="63EBC1C5"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30" w:author="JAGADEESHWAR REDDY" w:date="2026-08-16T17:51:00Z"/>
                <w:rFonts w:ascii="Times New Roman" w:hAnsi="Times New Roman" w:cs="Times New Roman"/>
                <w:bCs/>
                <w:sz w:val="24"/>
                <w:szCs w:val="24"/>
                <w:lang w:val="en-IN"/>
                <w:rPrChange w:id="2131" w:author="JAGADEESHWAR REDDY" w:date="2026-08-16T17:51:00Z" w16du:dateUtc="2026-08-16T12:21:00Z">
                  <w:rPr>
                    <w:ins w:id="2132" w:author="JAGADEESHWAR REDDY" w:date="2026-08-16T17:51:00Z"/>
                    <w:rFonts w:ascii="Times New Roman" w:hAnsi="Times New Roman" w:cs="Times New Roman"/>
                    <w:b/>
                    <w:bCs/>
                    <w:sz w:val="24"/>
                    <w:szCs w:val="24"/>
                    <w:lang w:val="en-IN"/>
                  </w:rPr>
                </w:rPrChange>
              </w:rPr>
            </w:pPr>
            <w:ins w:id="2133" w:author="JAGADEESHWAR REDDY" w:date="2026-08-16T17:51:00Z">
              <w:r w:rsidRPr="008F3D96">
                <w:rPr>
                  <w:rFonts w:ascii="Times New Roman" w:hAnsi="Times New Roman" w:cs="Times New Roman"/>
                  <w:bCs/>
                  <w:sz w:val="24"/>
                  <w:szCs w:val="24"/>
                  <w:lang w:val="en-IN"/>
                  <w:rPrChange w:id="2134" w:author="JAGADEESHWAR REDDY" w:date="2026-08-16T17:51:00Z" w16du:dateUtc="2026-08-16T12:21:00Z">
                    <w:rPr>
                      <w:rFonts w:ascii="Times New Roman" w:hAnsi="Times New Roman" w:cs="Times New Roman"/>
                      <w:b/>
                      <w:bCs/>
                      <w:sz w:val="24"/>
                      <w:szCs w:val="24"/>
                      <w:lang w:val="en-IN"/>
                    </w:rPr>
                  </w:rPrChange>
                </w:rPr>
                <w:t>0.239</w:t>
              </w:r>
            </w:ins>
          </w:p>
        </w:tc>
      </w:tr>
      <w:tr w:rsidR="008F3D96" w:rsidRPr="008F3D96" w14:paraId="3EE04642" w14:textId="77777777" w:rsidTr="008F3D96">
        <w:trPr>
          <w:jc w:val="center"/>
          <w:ins w:id="2135" w:author="JAGADEESHWAR REDDY" w:date="2026-08-16T17:51:00Z"/>
          <w:trPrChange w:id="2136" w:author="JAGADEESHWAR REDDY" w:date="2026-08-16T17:51:00Z" w16du:dateUtc="2026-08-16T12:21: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37" w:author="JAGADEESHWAR REDDY" w:date="2026-08-16T17:51:00Z" w16du:dateUtc="2026-08-16T12:21:00Z">
              <w:tcPr>
                <w:tcW w:w="0" w:type="auto"/>
                <w:gridSpan w:val="2"/>
                <w:vAlign w:val="center"/>
                <w:hideMark/>
              </w:tcPr>
            </w:tcPrChange>
          </w:tcPr>
          <w:p w14:paraId="46B096BE" w14:textId="77777777" w:rsidR="008F3D96" w:rsidRPr="008F3D96" w:rsidRDefault="008F3D96" w:rsidP="008F3D96">
            <w:pPr>
              <w:spacing w:after="160" w:line="360" w:lineRule="auto"/>
              <w:rPr>
                <w:ins w:id="2138" w:author="JAGADEESHWAR REDDY" w:date="2026-08-16T17:51:00Z"/>
                <w:rFonts w:ascii="Times New Roman" w:hAnsi="Times New Roman" w:cs="Times New Roman"/>
                <w:b w:val="0"/>
                <w:sz w:val="24"/>
                <w:szCs w:val="24"/>
                <w:lang w:val="en-IN"/>
                <w:rPrChange w:id="2139" w:author="JAGADEESHWAR REDDY" w:date="2026-08-16T17:51:00Z" w16du:dateUtc="2026-08-16T12:21:00Z">
                  <w:rPr>
                    <w:ins w:id="2140" w:author="JAGADEESHWAR REDDY" w:date="2026-08-16T17:51:00Z"/>
                    <w:rFonts w:ascii="Times New Roman" w:hAnsi="Times New Roman" w:cs="Times New Roman"/>
                    <w:bCs w:val="0"/>
                    <w:sz w:val="24"/>
                    <w:szCs w:val="24"/>
                    <w:lang w:val="en-IN"/>
                  </w:rPr>
                </w:rPrChange>
              </w:rPr>
            </w:pPr>
            <w:ins w:id="2141" w:author="JAGADEESHWAR REDDY" w:date="2026-08-16T17:51:00Z">
              <w:r w:rsidRPr="008F3D96">
                <w:rPr>
                  <w:rFonts w:ascii="Times New Roman" w:hAnsi="Times New Roman" w:cs="Times New Roman"/>
                  <w:sz w:val="24"/>
                  <w:szCs w:val="24"/>
                  <w:lang w:val="en-IN"/>
                </w:rPr>
                <w:t>Debt-to-Equity</w:t>
              </w:r>
            </w:ins>
          </w:p>
        </w:tc>
        <w:tc>
          <w:tcPr>
            <w:tcW w:w="0" w:type="auto"/>
            <w:hideMark/>
            <w:tcPrChange w:id="2142" w:author="JAGADEESHWAR REDDY" w:date="2026-08-16T17:51:00Z" w16du:dateUtc="2026-08-16T12:21:00Z">
              <w:tcPr>
                <w:tcW w:w="0" w:type="auto"/>
                <w:gridSpan w:val="2"/>
                <w:vAlign w:val="center"/>
                <w:hideMark/>
              </w:tcPr>
            </w:tcPrChange>
          </w:tcPr>
          <w:p w14:paraId="7F93D641"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143" w:author="JAGADEESHWAR REDDY" w:date="2026-08-16T17:51:00Z"/>
                <w:rFonts w:ascii="Times New Roman" w:hAnsi="Times New Roman" w:cs="Times New Roman"/>
                <w:bCs/>
                <w:sz w:val="24"/>
                <w:szCs w:val="24"/>
                <w:lang w:val="en-IN"/>
                <w:rPrChange w:id="2144" w:author="JAGADEESHWAR REDDY" w:date="2026-08-16T17:51:00Z" w16du:dateUtc="2026-08-16T12:21:00Z">
                  <w:rPr>
                    <w:ins w:id="2145" w:author="JAGADEESHWAR REDDY" w:date="2026-08-16T17:51:00Z"/>
                    <w:rFonts w:ascii="Times New Roman" w:hAnsi="Times New Roman" w:cs="Times New Roman"/>
                    <w:b/>
                    <w:bCs/>
                    <w:sz w:val="24"/>
                    <w:szCs w:val="24"/>
                    <w:lang w:val="en-IN"/>
                  </w:rPr>
                </w:rPrChange>
              </w:rPr>
            </w:pPr>
            <w:ins w:id="2146" w:author="JAGADEESHWAR REDDY" w:date="2026-08-16T17:51:00Z">
              <w:r w:rsidRPr="008F3D96">
                <w:rPr>
                  <w:rFonts w:ascii="Times New Roman" w:hAnsi="Times New Roman" w:cs="Times New Roman"/>
                  <w:bCs/>
                  <w:sz w:val="24"/>
                  <w:szCs w:val="24"/>
                  <w:lang w:val="en-IN"/>
                  <w:rPrChange w:id="2147" w:author="JAGADEESHWAR REDDY" w:date="2026-08-16T17:51:00Z" w16du:dateUtc="2026-08-16T12:21:00Z">
                    <w:rPr>
                      <w:rFonts w:ascii="Times New Roman" w:hAnsi="Times New Roman" w:cs="Times New Roman"/>
                      <w:b/>
                      <w:bCs/>
                      <w:sz w:val="24"/>
                      <w:szCs w:val="24"/>
                      <w:lang w:val="en-IN"/>
                    </w:rPr>
                  </w:rPrChange>
                </w:rPr>
                <w:t>0.137</w:t>
              </w:r>
            </w:ins>
          </w:p>
        </w:tc>
        <w:tc>
          <w:tcPr>
            <w:tcW w:w="0" w:type="auto"/>
            <w:hideMark/>
            <w:tcPrChange w:id="2148" w:author="JAGADEESHWAR REDDY" w:date="2026-08-16T17:51:00Z" w16du:dateUtc="2026-08-16T12:21:00Z">
              <w:tcPr>
                <w:tcW w:w="0" w:type="auto"/>
                <w:gridSpan w:val="2"/>
                <w:vAlign w:val="center"/>
                <w:hideMark/>
              </w:tcPr>
            </w:tcPrChange>
          </w:tcPr>
          <w:p w14:paraId="658F76A5"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149" w:author="JAGADEESHWAR REDDY" w:date="2026-08-16T17:51:00Z"/>
                <w:rFonts w:ascii="Times New Roman" w:hAnsi="Times New Roman" w:cs="Times New Roman"/>
                <w:bCs/>
                <w:sz w:val="24"/>
                <w:szCs w:val="24"/>
                <w:lang w:val="en-IN"/>
                <w:rPrChange w:id="2150" w:author="JAGADEESHWAR REDDY" w:date="2026-08-16T17:51:00Z" w16du:dateUtc="2026-08-16T12:21:00Z">
                  <w:rPr>
                    <w:ins w:id="2151" w:author="JAGADEESHWAR REDDY" w:date="2026-08-16T17:51:00Z"/>
                    <w:rFonts w:ascii="Times New Roman" w:hAnsi="Times New Roman" w:cs="Times New Roman"/>
                    <w:b/>
                    <w:bCs/>
                    <w:sz w:val="24"/>
                    <w:szCs w:val="24"/>
                    <w:lang w:val="en-IN"/>
                  </w:rPr>
                </w:rPrChange>
              </w:rPr>
            </w:pPr>
            <w:ins w:id="2152" w:author="JAGADEESHWAR REDDY" w:date="2026-08-16T17:51:00Z">
              <w:r w:rsidRPr="008F3D96">
                <w:rPr>
                  <w:rFonts w:ascii="Times New Roman" w:hAnsi="Times New Roman" w:cs="Times New Roman"/>
                  <w:bCs/>
                  <w:sz w:val="24"/>
                  <w:szCs w:val="24"/>
                  <w:lang w:val="en-IN"/>
                  <w:rPrChange w:id="2153" w:author="JAGADEESHWAR REDDY" w:date="2026-08-16T17:51:00Z" w16du:dateUtc="2026-08-16T12:21:00Z">
                    <w:rPr>
                      <w:rFonts w:ascii="Times New Roman" w:hAnsi="Times New Roman" w:cs="Times New Roman"/>
                      <w:b/>
                      <w:bCs/>
                      <w:sz w:val="24"/>
                      <w:szCs w:val="24"/>
                      <w:lang w:val="en-IN"/>
                    </w:rPr>
                  </w:rPrChange>
                </w:rPr>
                <w:t>2.366</w:t>
              </w:r>
            </w:ins>
          </w:p>
        </w:tc>
        <w:tc>
          <w:tcPr>
            <w:tcW w:w="0" w:type="auto"/>
            <w:hideMark/>
            <w:tcPrChange w:id="2154" w:author="JAGADEESHWAR REDDY" w:date="2026-08-16T17:51:00Z" w16du:dateUtc="2026-08-16T12:21:00Z">
              <w:tcPr>
                <w:tcW w:w="0" w:type="auto"/>
                <w:gridSpan w:val="2"/>
                <w:vAlign w:val="center"/>
                <w:hideMark/>
              </w:tcPr>
            </w:tcPrChange>
          </w:tcPr>
          <w:p w14:paraId="4BC77BAC"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155" w:author="JAGADEESHWAR REDDY" w:date="2026-08-16T17:51:00Z"/>
                <w:rFonts w:ascii="Times New Roman" w:hAnsi="Times New Roman" w:cs="Times New Roman"/>
                <w:bCs/>
                <w:sz w:val="24"/>
                <w:szCs w:val="24"/>
                <w:lang w:val="en-IN"/>
                <w:rPrChange w:id="2156" w:author="JAGADEESHWAR REDDY" w:date="2026-08-16T17:51:00Z" w16du:dateUtc="2026-08-16T12:21:00Z">
                  <w:rPr>
                    <w:ins w:id="2157" w:author="JAGADEESHWAR REDDY" w:date="2026-08-16T17:51:00Z"/>
                    <w:rFonts w:ascii="Times New Roman" w:hAnsi="Times New Roman" w:cs="Times New Roman"/>
                    <w:b/>
                    <w:bCs/>
                    <w:sz w:val="24"/>
                    <w:szCs w:val="24"/>
                    <w:lang w:val="en-IN"/>
                  </w:rPr>
                </w:rPrChange>
              </w:rPr>
            </w:pPr>
            <w:ins w:id="2158" w:author="JAGADEESHWAR REDDY" w:date="2026-08-16T17:51:00Z">
              <w:r w:rsidRPr="008F3D96">
                <w:rPr>
                  <w:rFonts w:ascii="Times New Roman" w:hAnsi="Times New Roman" w:cs="Times New Roman"/>
                  <w:bCs/>
                  <w:sz w:val="24"/>
                  <w:szCs w:val="24"/>
                  <w:lang w:val="en-IN"/>
                  <w:rPrChange w:id="2159" w:author="JAGADEESHWAR REDDY" w:date="2026-08-16T17:51:00Z" w16du:dateUtc="2026-08-16T12:21:00Z">
                    <w:rPr>
                      <w:rFonts w:ascii="Times New Roman" w:hAnsi="Times New Roman" w:cs="Times New Roman"/>
                      <w:b/>
                      <w:bCs/>
                      <w:sz w:val="24"/>
                      <w:szCs w:val="24"/>
                      <w:lang w:val="en-IN"/>
                    </w:rPr>
                  </w:rPrChange>
                </w:rPr>
                <w:t>0.019</w:t>
              </w:r>
            </w:ins>
          </w:p>
        </w:tc>
      </w:tr>
      <w:tr w:rsidR="008F3D96" w:rsidRPr="008F3D96" w14:paraId="125D990A" w14:textId="77777777" w:rsidTr="008F3D96">
        <w:trPr>
          <w:cnfStyle w:val="000000100000" w:firstRow="0" w:lastRow="0" w:firstColumn="0" w:lastColumn="0" w:oddVBand="0" w:evenVBand="0" w:oddHBand="1" w:evenHBand="0" w:firstRowFirstColumn="0" w:firstRowLastColumn="0" w:lastRowFirstColumn="0" w:lastRowLastColumn="0"/>
          <w:jc w:val="center"/>
          <w:ins w:id="2160" w:author="JAGADEESHWAR REDDY" w:date="2026-08-16T17:51:00Z"/>
          <w:trPrChange w:id="2161" w:author="JAGADEESHWAR REDDY" w:date="2026-08-16T17:51:00Z" w16du:dateUtc="2026-08-16T12:21: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62" w:author="JAGADEESHWAR REDDY" w:date="2026-08-16T17:51:00Z" w16du:dateUtc="2026-08-16T12:21:00Z">
              <w:tcPr>
                <w:tcW w:w="0" w:type="auto"/>
                <w:gridSpan w:val="2"/>
                <w:vAlign w:val="center"/>
                <w:hideMark/>
              </w:tcPr>
            </w:tcPrChange>
          </w:tcPr>
          <w:p w14:paraId="3CF42479" w14:textId="77777777" w:rsidR="008F3D96" w:rsidRPr="008F3D96" w:rsidRDefault="008F3D96" w:rsidP="008F3D96">
            <w:pPr>
              <w:spacing w:after="160" w:line="360" w:lineRule="auto"/>
              <w:cnfStyle w:val="001000100000" w:firstRow="0" w:lastRow="0" w:firstColumn="1" w:lastColumn="0" w:oddVBand="0" w:evenVBand="0" w:oddHBand="1" w:evenHBand="0" w:firstRowFirstColumn="0" w:firstRowLastColumn="0" w:lastRowFirstColumn="0" w:lastRowLastColumn="0"/>
              <w:rPr>
                <w:ins w:id="2163" w:author="JAGADEESHWAR REDDY" w:date="2026-08-16T17:51:00Z"/>
                <w:rFonts w:ascii="Times New Roman" w:hAnsi="Times New Roman" w:cs="Times New Roman"/>
                <w:b w:val="0"/>
                <w:sz w:val="24"/>
                <w:szCs w:val="24"/>
                <w:lang w:val="en-IN"/>
                <w:rPrChange w:id="2164" w:author="JAGADEESHWAR REDDY" w:date="2026-08-16T17:51:00Z" w16du:dateUtc="2026-08-16T12:21:00Z">
                  <w:rPr>
                    <w:ins w:id="2165" w:author="JAGADEESHWAR REDDY" w:date="2026-08-16T17:51:00Z"/>
                    <w:rFonts w:ascii="Times New Roman" w:hAnsi="Times New Roman" w:cs="Times New Roman"/>
                    <w:bCs w:val="0"/>
                    <w:sz w:val="24"/>
                    <w:szCs w:val="24"/>
                    <w:lang w:val="en-IN"/>
                  </w:rPr>
                </w:rPrChange>
              </w:rPr>
            </w:pPr>
            <w:ins w:id="2166" w:author="JAGADEESHWAR REDDY" w:date="2026-08-16T17:51:00Z">
              <w:r w:rsidRPr="008F3D96">
                <w:rPr>
                  <w:rFonts w:ascii="Times New Roman" w:hAnsi="Times New Roman" w:cs="Times New Roman"/>
                  <w:sz w:val="24"/>
                  <w:szCs w:val="24"/>
                  <w:lang w:val="en-IN"/>
                </w:rPr>
                <w:t>Ln(Total Assets)</w:t>
              </w:r>
            </w:ins>
          </w:p>
        </w:tc>
        <w:tc>
          <w:tcPr>
            <w:tcW w:w="0" w:type="auto"/>
            <w:hideMark/>
            <w:tcPrChange w:id="2167" w:author="JAGADEESHWAR REDDY" w:date="2026-08-16T17:51:00Z" w16du:dateUtc="2026-08-16T12:21:00Z">
              <w:tcPr>
                <w:tcW w:w="0" w:type="auto"/>
                <w:gridSpan w:val="2"/>
                <w:vAlign w:val="center"/>
                <w:hideMark/>
              </w:tcPr>
            </w:tcPrChange>
          </w:tcPr>
          <w:p w14:paraId="7D280F45"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68" w:author="JAGADEESHWAR REDDY" w:date="2026-08-16T17:51:00Z"/>
                <w:rFonts w:ascii="Times New Roman" w:hAnsi="Times New Roman" w:cs="Times New Roman"/>
                <w:bCs/>
                <w:sz w:val="24"/>
                <w:szCs w:val="24"/>
                <w:lang w:val="en-IN"/>
                <w:rPrChange w:id="2169" w:author="JAGADEESHWAR REDDY" w:date="2026-08-16T17:51:00Z" w16du:dateUtc="2026-08-16T12:21:00Z">
                  <w:rPr>
                    <w:ins w:id="2170" w:author="JAGADEESHWAR REDDY" w:date="2026-08-16T17:51:00Z"/>
                    <w:rFonts w:ascii="Times New Roman" w:hAnsi="Times New Roman" w:cs="Times New Roman"/>
                    <w:b/>
                    <w:bCs/>
                    <w:sz w:val="24"/>
                    <w:szCs w:val="24"/>
                    <w:lang w:val="en-IN"/>
                  </w:rPr>
                </w:rPrChange>
              </w:rPr>
            </w:pPr>
            <w:ins w:id="2171" w:author="JAGADEESHWAR REDDY" w:date="2026-08-16T17:51:00Z">
              <w:r w:rsidRPr="008F3D96">
                <w:rPr>
                  <w:rFonts w:ascii="Times New Roman" w:hAnsi="Times New Roman" w:cs="Times New Roman"/>
                  <w:bCs/>
                  <w:sz w:val="24"/>
                  <w:szCs w:val="24"/>
                  <w:lang w:val="en-IN"/>
                  <w:rPrChange w:id="2172" w:author="JAGADEESHWAR REDDY" w:date="2026-08-16T17:51:00Z" w16du:dateUtc="2026-08-16T12:21:00Z">
                    <w:rPr>
                      <w:rFonts w:ascii="Times New Roman" w:hAnsi="Times New Roman" w:cs="Times New Roman"/>
                      <w:b/>
                      <w:bCs/>
                      <w:sz w:val="24"/>
                      <w:szCs w:val="24"/>
                      <w:lang w:val="en-IN"/>
                    </w:rPr>
                  </w:rPrChange>
                </w:rPr>
                <w:t>0.083</w:t>
              </w:r>
            </w:ins>
          </w:p>
        </w:tc>
        <w:tc>
          <w:tcPr>
            <w:tcW w:w="0" w:type="auto"/>
            <w:hideMark/>
            <w:tcPrChange w:id="2173" w:author="JAGADEESHWAR REDDY" w:date="2026-08-16T17:51:00Z" w16du:dateUtc="2026-08-16T12:21:00Z">
              <w:tcPr>
                <w:tcW w:w="0" w:type="auto"/>
                <w:gridSpan w:val="2"/>
                <w:vAlign w:val="center"/>
                <w:hideMark/>
              </w:tcPr>
            </w:tcPrChange>
          </w:tcPr>
          <w:p w14:paraId="04DEB7B1"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74" w:author="JAGADEESHWAR REDDY" w:date="2026-08-16T17:51:00Z"/>
                <w:rFonts w:ascii="Times New Roman" w:hAnsi="Times New Roman" w:cs="Times New Roman"/>
                <w:bCs/>
                <w:sz w:val="24"/>
                <w:szCs w:val="24"/>
                <w:lang w:val="en-IN"/>
                <w:rPrChange w:id="2175" w:author="JAGADEESHWAR REDDY" w:date="2026-08-16T17:51:00Z" w16du:dateUtc="2026-08-16T12:21:00Z">
                  <w:rPr>
                    <w:ins w:id="2176" w:author="JAGADEESHWAR REDDY" w:date="2026-08-16T17:51:00Z"/>
                    <w:rFonts w:ascii="Times New Roman" w:hAnsi="Times New Roman" w:cs="Times New Roman"/>
                    <w:b/>
                    <w:bCs/>
                    <w:sz w:val="24"/>
                    <w:szCs w:val="24"/>
                    <w:lang w:val="en-IN"/>
                  </w:rPr>
                </w:rPrChange>
              </w:rPr>
            </w:pPr>
            <w:ins w:id="2177" w:author="JAGADEESHWAR REDDY" w:date="2026-08-16T17:51:00Z">
              <w:r w:rsidRPr="008F3D96">
                <w:rPr>
                  <w:rFonts w:ascii="Times New Roman" w:hAnsi="Times New Roman" w:cs="Times New Roman"/>
                  <w:bCs/>
                  <w:sz w:val="24"/>
                  <w:szCs w:val="24"/>
                  <w:lang w:val="en-IN"/>
                  <w:rPrChange w:id="2178" w:author="JAGADEESHWAR REDDY" w:date="2026-08-16T17:51:00Z" w16du:dateUtc="2026-08-16T12:21:00Z">
                    <w:rPr>
                      <w:rFonts w:ascii="Times New Roman" w:hAnsi="Times New Roman" w:cs="Times New Roman"/>
                      <w:b/>
                      <w:bCs/>
                      <w:sz w:val="24"/>
                      <w:szCs w:val="24"/>
                      <w:lang w:val="en-IN"/>
                    </w:rPr>
                  </w:rPrChange>
                </w:rPr>
                <w:t>1.324</w:t>
              </w:r>
            </w:ins>
          </w:p>
        </w:tc>
        <w:tc>
          <w:tcPr>
            <w:tcW w:w="0" w:type="auto"/>
            <w:hideMark/>
            <w:tcPrChange w:id="2179" w:author="JAGADEESHWAR REDDY" w:date="2026-08-16T17:51:00Z" w16du:dateUtc="2026-08-16T12:21:00Z">
              <w:tcPr>
                <w:tcW w:w="0" w:type="auto"/>
                <w:gridSpan w:val="2"/>
                <w:vAlign w:val="center"/>
                <w:hideMark/>
              </w:tcPr>
            </w:tcPrChange>
          </w:tcPr>
          <w:p w14:paraId="6F39AAE2" w14:textId="77777777" w:rsidR="008F3D96" w:rsidRPr="008F3D96" w:rsidRDefault="008F3D96" w:rsidP="008F3D96">
            <w:pPr>
              <w:spacing w:after="160" w:line="360" w:lineRule="auto"/>
              <w:cnfStyle w:val="000000100000" w:firstRow="0" w:lastRow="0" w:firstColumn="0" w:lastColumn="0" w:oddVBand="0" w:evenVBand="0" w:oddHBand="1" w:evenHBand="0" w:firstRowFirstColumn="0" w:firstRowLastColumn="0" w:lastRowFirstColumn="0" w:lastRowLastColumn="0"/>
              <w:rPr>
                <w:ins w:id="2180" w:author="JAGADEESHWAR REDDY" w:date="2026-08-16T17:51:00Z"/>
                <w:rFonts w:ascii="Times New Roman" w:hAnsi="Times New Roman" w:cs="Times New Roman"/>
                <w:bCs/>
                <w:sz w:val="24"/>
                <w:szCs w:val="24"/>
                <w:lang w:val="en-IN"/>
                <w:rPrChange w:id="2181" w:author="JAGADEESHWAR REDDY" w:date="2026-08-16T17:51:00Z" w16du:dateUtc="2026-08-16T12:21:00Z">
                  <w:rPr>
                    <w:ins w:id="2182" w:author="JAGADEESHWAR REDDY" w:date="2026-08-16T17:51:00Z"/>
                    <w:rFonts w:ascii="Times New Roman" w:hAnsi="Times New Roman" w:cs="Times New Roman"/>
                    <w:b/>
                    <w:bCs/>
                    <w:sz w:val="24"/>
                    <w:szCs w:val="24"/>
                    <w:lang w:val="en-IN"/>
                  </w:rPr>
                </w:rPrChange>
              </w:rPr>
            </w:pPr>
            <w:ins w:id="2183" w:author="JAGADEESHWAR REDDY" w:date="2026-08-16T17:51:00Z">
              <w:r w:rsidRPr="008F3D96">
                <w:rPr>
                  <w:rFonts w:ascii="Times New Roman" w:hAnsi="Times New Roman" w:cs="Times New Roman"/>
                  <w:bCs/>
                  <w:sz w:val="24"/>
                  <w:szCs w:val="24"/>
                  <w:lang w:val="en-IN"/>
                  <w:rPrChange w:id="2184" w:author="JAGADEESHWAR REDDY" w:date="2026-08-16T17:51:00Z" w16du:dateUtc="2026-08-16T12:21:00Z">
                    <w:rPr>
                      <w:rFonts w:ascii="Times New Roman" w:hAnsi="Times New Roman" w:cs="Times New Roman"/>
                      <w:b/>
                      <w:bCs/>
                      <w:sz w:val="24"/>
                      <w:szCs w:val="24"/>
                      <w:lang w:val="en-IN"/>
                    </w:rPr>
                  </w:rPrChange>
                </w:rPr>
                <w:t>0.187</w:t>
              </w:r>
            </w:ins>
          </w:p>
        </w:tc>
      </w:tr>
      <w:tr w:rsidR="008F3D96" w:rsidRPr="008F3D96" w14:paraId="0148FA08" w14:textId="77777777" w:rsidTr="008F3D96">
        <w:trPr>
          <w:jc w:val="center"/>
          <w:ins w:id="2185" w:author="JAGADEESHWAR REDDY" w:date="2026-08-16T17:51:00Z"/>
          <w:trPrChange w:id="2186" w:author="JAGADEESHWAR REDDY" w:date="2026-08-16T17:51:00Z" w16du:dateUtc="2026-08-16T12:21: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87" w:author="JAGADEESHWAR REDDY" w:date="2026-08-16T17:51:00Z" w16du:dateUtc="2026-08-16T12:21:00Z">
              <w:tcPr>
                <w:tcW w:w="0" w:type="auto"/>
                <w:gridSpan w:val="2"/>
                <w:vAlign w:val="center"/>
                <w:hideMark/>
              </w:tcPr>
            </w:tcPrChange>
          </w:tcPr>
          <w:p w14:paraId="2BC4CEB4" w14:textId="77777777" w:rsidR="008F3D96" w:rsidRPr="008F3D96" w:rsidRDefault="008F3D96" w:rsidP="008F3D96">
            <w:pPr>
              <w:spacing w:after="160" w:line="360" w:lineRule="auto"/>
              <w:rPr>
                <w:ins w:id="2188" w:author="JAGADEESHWAR REDDY" w:date="2026-08-16T17:51:00Z"/>
                <w:rFonts w:ascii="Times New Roman" w:hAnsi="Times New Roman" w:cs="Times New Roman"/>
                <w:b w:val="0"/>
                <w:sz w:val="24"/>
                <w:szCs w:val="24"/>
                <w:lang w:val="en-IN"/>
                <w:rPrChange w:id="2189" w:author="JAGADEESHWAR REDDY" w:date="2026-08-16T17:51:00Z" w16du:dateUtc="2026-08-16T12:21:00Z">
                  <w:rPr>
                    <w:ins w:id="2190" w:author="JAGADEESHWAR REDDY" w:date="2026-08-16T17:51:00Z"/>
                    <w:rFonts w:ascii="Times New Roman" w:hAnsi="Times New Roman" w:cs="Times New Roman"/>
                    <w:sz w:val="24"/>
                    <w:szCs w:val="24"/>
                    <w:lang w:val="en-IN"/>
                  </w:rPr>
                </w:rPrChange>
              </w:rPr>
            </w:pPr>
            <w:ins w:id="2191" w:author="JAGADEESHWAR REDDY" w:date="2026-08-16T17:51:00Z">
              <w:r w:rsidRPr="008F3D96">
                <w:rPr>
                  <w:rFonts w:ascii="Times New Roman" w:hAnsi="Times New Roman" w:cs="Times New Roman"/>
                  <w:sz w:val="24"/>
                  <w:szCs w:val="24"/>
                  <w:lang w:val="en-IN"/>
                </w:rPr>
                <w:t>Firm Age</w:t>
              </w:r>
            </w:ins>
          </w:p>
        </w:tc>
        <w:tc>
          <w:tcPr>
            <w:tcW w:w="0" w:type="auto"/>
            <w:hideMark/>
            <w:tcPrChange w:id="2192" w:author="JAGADEESHWAR REDDY" w:date="2026-08-16T17:51:00Z" w16du:dateUtc="2026-08-16T12:21:00Z">
              <w:tcPr>
                <w:tcW w:w="0" w:type="auto"/>
                <w:gridSpan w:val="2"/>
                <w:vAlign w:val="center"/>
                <w:hideMark/>
              </w:tcPr>
            </w:tcPrChange>
          </w:tcPr>
          <w:p w14:paraId="383AA077"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193" w:author="JAGADEESHWAR REDDY" w:date="2026-08-16T17:51:00Z"/>
                <w:rFonts w:ascii="Times New Roman" w:hAnsi="Times New Roman" w:cs="Times New Roman"/>
                <w:bCs/>
                <w:sz w:val="24"/>
                <w:szCs w:val="24"/>
                <w:lang w:val="en-IN"/>
                <w:rPrChange w:id="2194" w:author="JAGADEESHWAR REDDY" w:date="2026-08-16T17:51:00Z" w16du:dateUtc="2026-08-16T12:21:00Z">
                  <w:rPr>
                    <w:ins w:id="2195" w:author="JAGADEESHWAR REDDY" w:date="2026-08-16T17:51:00Z"/>
                    <w:rFonts w:ascii="Times New Roman" w:hAnsi="Times New Roman" w:cs="Times New Roman"/>
                    <w:b/>
                    <w:bCs/>
                    <w:sz w:val="24"/>
                    <w:szCs w:val="24"/>
                    <w:lang w:val="en-IN"/>
                  </w:rPr>
                </w:rPrChange>
              </w:rPr>
            </w:pPr>
            <w:ins w:id="2196" w:author="JAGADEESHWAR REDDY" w:date="2026-08-16T17:51:00Z">
              <w:r w:rsidRPr="008F3D96">
                <w:rPr>
                  <w:rFonts w:ascii="Times New Roman" w:hAnsi="Times New Roman" w:cs="Times New Roman"/>
                  <w:bCs/>
                  <w:sz w:val="24"/>
                  <w:szCs w:val="24"/>
                  <w:lang w:val="en-IN"/>
                  <w:rPrChange w:id="2197" w:author="JAGADEESHWAR REDDY" w:date="2026-08-16T17:51:00Z" w16du:dateUtc="2026-08-16T12:21:00Z">
                    <w:rPr>
                      <w:rFonts w:ascii="Times New Roman" w:hAnsi="Times New Roman" w:cs="Times New Roman"/>
                      <w:b/>
                      <w:bCs/>
                      <w:sz w:val="24"/>
                      <w:szCs w:val="24"/>
                      <w:lang w:val="en-IN"/>
                    </w:rPr>
                  </w:rPrChange>
                </w:rPr>
                <w:t>-0.422</w:t>
              </w:r>
            </w:ins>
          </w:p>
        </w:tc>
        <w:tc>
          <w:tcPr>
            <w:tcW w:w="0" w:type="auto"/>
            <w:hideMark/>
            <w:tcPrChange w:id="2198" w:author="JAGADEESHWAR REDDY" w:date="2026-08-16T17:51:00Z" w16du:dateUtc="2026-08-16T12:21:00Z">
              <w:tcPr>
                <w:tcW w:w="0" w:type="auto"/>
                <w:gridSpan w:val="2"/>
                <w:vAlign w:val="center"/>
                <w:hideMark/>
              </w:tcPr>
            </w:tcPrChange>
          </w:tcPr>
          <w:p w14:paraId="3C2ABD3D"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199" w:author="JAGADEESHWAR REDDY" w:date="2026-08-16T17:51:00Z"/>
                <w:rFonts w:ascii="Times New Roman" w:hAnsi="Times New Roman" w:cs="Times New Roman"/>
                <w:bCs/>
                <w:sz w:val="24"/>
                <w:szCs w:val="24"/>
                <w:lang w:val="en-IN"/>
                <w:rPrChange w:id="2200" w:author="JAGADEESHWAR REDDY" w:date="2026-08-16T17:51:00Z" w16du:dateUtc="2026-08-16T12:21:00Z">
                  <w:rPr>
                    <w:ins w:id="2201" w:author="JAGADEESHWAR REDDY" w:date="2026-08-16T17:51:00Z"/>
                    <w:rFonts w:ascii="Times New Roman" w:hAnsi="Times New Roman" w:cs="Times New Roman"/>
                    <w:b/>
                    <w:bCs/>
                    <w:sz w:val="24"/>
                    <w:szCs w:val="24"/>
                    <w:lang w:val="en-IN"/>
                  </w:rPr>
                </w:rPrChange>
              </w:rPr>
            </w:pPr>
            <w:ins w:id="2202" w:author="JAGADEESHWAR REDDY" w:date="2026-08-16T17:51:00Z">
              <w:r w:rsidRPr="008F3D96">
                <w:rPr>
                  <w:rFonts w:ascii="Times New Roman" w:hAnsi="Times New Roman" w:cs="Times New Roman"/>
                  <w:bCs/>
                  <w:sz w:val="24"/>
                  <w:szCs w:val="24"/>
                  <w:lang w:val="en-IN"/>
                  <w:rPrChange w:id="2203" w:author="JAGADEESHWAR REDDY" w:date="2026-08-16T17:51:00Z" w16du:dateUtc="2026-08-16T12:21:00Z">
                    <w:rPr>
                      <w:rFonts w:ascii="Times New Roman" w:hAnsi="Times New Roman" w:cs="Times New Roman"/>
                      <w:b/>
                      <w:bCs/>
                      <w:sz w:val="24"/>
                      <w:szCs w:val="24"/>
                      <w:lang w:val="en-IN"/>
                    </w:rPr>
                  </w:rPrChange>
                </w:rPr>
                <w:t>-6.837</w:t>
              </w:r>
            </w:ins>
          </w:p>
        </w:tc>
        <w:tc>
          <w:tcPr>
            <w:tcW w:w="0" w:type="auto"/>
            <w:hideMark/>
            <w:tcPrChange w:id="2204" w:author="JAGADEESHWAR REDDY" w:date="2026-08-16T17:51:00Z" w16du:dateUtc="2026-08-16T12:21:00Z">
              <w:tcPr>
                <w:tcW w:w="0" w:type="auto"/>
                <w:gridSpan w:val="2"/>
                <w:vAlign w:val="center"/>
                <w:hideMark/>
              </w:tcPr>
            </w:tcPrChange>
          </w:tcPr>
          <w:p w14:paraId="4EAA95FD" w14:textId="77777777" w:rsidR="008F3D96" w:rsidRPr="008F3D96" w:rsidRDefault="008F3D96" w:rsidP="008F3D96">
            <w:pPr>
              <w:spacing w:after="160" w:line="360" w:lineRule="auto"/>
              <w:cnfStyle w:val="000000000000" w:firstRow="0" w:lastRow="0" w:firstColumn="0" w:lastColumn="0" w:oddVBand="0" w:evenVBand="0" w:oddHBand="0" w:evenHBand="0" w:firstRowFirstColumn="0" w:firstRowLastColumn="0" w:lastRowFirstColumn="0" w:lastRowLastColumn="0"/>
              <w:rPr>
                <w:ins w:id="2205" w:author="JAGADEESHWAR REDDY" w:date="2026-08-16T17:51:00Z"/>
                <w:rFonts w:ascii="Times New Roman" w:hAnsi="Times New Roman" w:cs="Times New Roman"/>
                <w:bCs/>
                <w:sz w:val="24"/>
                <w:szCs w:val="24"/>
                <w:lang w:val="en-IN"/>
                <w:rPrChange w:id="2206" w:author="JAGADEESHWAR REDDY" w:date="2026-08-16T17:51:00Z" w16du:dateUtc="2026-08-16T12:21:00Z">
                  <w:rPr>
                    <w:ins w:id="2207" w:author="JAGADEESHWAR REDDY" w:date="2026-08-16T17:51:00Z"/>
                    <w:rFonts w:ascii="Times New Roman" w:hAnsi="Times New Roman" w:cs="Times New Roman"/>
                    <w:b/>
                    <w:bCs/>
                    <w:sz w:val="24"/>
                    <w:szCs w:val="24"/>
                    <w:lang w:val="en-IN"/>
                  </w:rPr>
                </w:rPrChange>
              </w:rPr>
            </w:pPr>
            <w:ins w:id="2208" w:author="JAGADEESHWAR REDDY" w:date="2026-08-16T17:51:00Z">
              <w:r w:rsidRPr="008F3D96">
                <w:rPr>
                  <w:rFonts w:ascii="Times New Roman" w:hAnsi="Times New Roman" w:cs="Times New Roman"/>
                  <w:bCs/>
                  <w:sz w:val="24"/>
                  <w:szCs w:val="24"/>
                  <w:lang w:val="en-IN"/>
                  <w:rPrChange w:id="2209" w:author="JAGADEESHWAR REDDY" w:date="2026-08-16T17:51:00Z" w16du:dateUtc="2026-08-16T12:21:00Z">
                    <w:rPr>
                      <w:rFonts w:ascii="Times New Roman" w:hAnsi="Times New Roman" w:cs="Times New Roman"/>
                      <w:b/>
                      <w:bCs/>
                      <w:sz w:val="24"/>
                      <w:szCs w:val="24"/>
                      <w:lang w:val="en-IN"/>
                    </w:rPr>
                  </w:rPrChange>
                </w:rPr>
                <w:t>&lt;0.001</w:t>
              </w:r>
            </w:ins>
          </w:p>
        </w:tc>
      </w:tr>
    </w:tbl>
    <w:p w14:paraId="62527DB9" w14:textId="6E96089B" w:rsidR="008F3D96" w:rsidRDefault="008F3D96" w:rsidP="004B13A7">
      <w:pPr>
        <w:spacing w:line="360" w:lineRule="auto"/>
        <w:rPr>
          <w:ins w:id="2210" w:author="JAGADEESHWAR REDDY" w:date="2026-08-16T17:51:00Z" w16du:dateUtc="2026-08-16T12:21:00Z"/>
          <w:rFonts w:ascii="Times New Roman" w:hAnsi="Times New Roman" w:cs="Times New Roman"/>
          <w:b/>
          <w:bCs/>
          <w:sz w:val="24"/>
          <w:szCs w:val="24"/>
        </w:rPr>
      </w:pPr>
    </w:p>
    <w:p w14:paraId="0D65B3AF" w14:textId="77777777" w:rsidR="00386811" w:rsidRPr="00386811" w:rsidRDefault="00386811" w:rsidP="00386811">
      <w:pPr>
        <w:spacing w:line="360" w:lineRule="auto"/>
        <w:rPr>
          <w:ins w:id="2211" w:author="JAGADEESHWAR REDDY" w:date="2026-08-16T17:52:00Z"/>
          <w:rFonts w:ascii="Times New Roman" w:hAnsi="Times New Roman" w:cs="Times New Roman"/>
          <w:sz w:val="24"/>
          <w:szCs w:val="24"/>
          <w:lang w:val="en-IN"/>
        </w:rPr>
      </w:pPr>
      <w:ins w:id="2212" w:author="JAGADEESHWAR REDDY" w:date="2026-08-16T17:52:00Z">
        <w:r w:rsidRPr="00386811">
          <w:rPr>
            <w:rFonts w:ascii="Times New Roman" w:hAnsi="Times New Roman" w:cs="Times New Roman"/>
            <w:b/>
            <w:bCs/>
            <w:sz w:val="24"/>
            <w:szCs w:val="24"/>
            <w:lang w:val="en-IN"/>
          </w:rPr>
          <w:t>Model statistics:</w:t>
        </w:r>
        <w:r w:rsidRPr="00386811">
          <w:rPr>
            <w:rFonts w:ascii="Times New Roman" w:hAnsi="Times New Roman" w:cs="Times New Roman"/>
            <w:sz w:val="24"/>
            <w:szCs w:val="24"/>
            <w:lang w:val="en-IN"/>
          </w:rPr>
          <w:t xml:space="preserve"> R² = 0.230; Adjusted R² = 0.217; F(4,233) = 17.415; p &lt; 0.001; N = 238.</w:t>
        </w:r>
      </w:ins>
    </w:p>
    <w:p w14:paraId="11AAFE18" w14:textId="5026C850" w:rsidR="00386811" w:rsidRPr="00386811" w:rsidRDefault="00386811" w:rsidP="00386811">
      <w:pPr>
        <w:spacing w:line="360" w:lineRule="auto"/>
        <w:rPr>
          <w:ins w:id="2213" w:author="JAGADEESHWAR REDDY" w:date="2026-08-16T17:52:00Z"/>
          <w:rFonts w:ascii="Times New Roman" w:hAnsi="Times New Roman" w:cs="Times New Roman"/>
          <w:sz w:val="24"/>
          <w:szCs w:val="24"/>
          <w:lang w:val="en-IN"/>
        </w:rPr>
      </w:pPr>
      <w:ins w:id="2214" w:author="JAGADEESHWAR REDDY" w:date="2026-08-16T17:52:00Z">
        <w:r w:rsidRPr="00386811">
          <w:rPr>
            <w:rFonts w:ascii="Times New Roman" w:hAnsi="Times New Roman" w:cs="Times New Roman"/>
            <w:b/>
            <w:bCs/>
            <w:sz w:val="24"/>
            <w:szCs w:val="24"/>
            <w:lang w:val="en-IN"/>
          </w:rPr>
          <w:t>Source:</w:t>
        </w:r>
        <w:r w:rsidRPr="00386811">
          <w:rPr>
            <w:rFonts w:ascii="Times New Roman" w:hAnsi="Times New Roman" w:cs="Times New Roman"/>
            <w:sz w:val="24"/>
            <w:szCs w:val="24"/>
            <w:lang w:val="en-IN"/>
          </w:rPr>
          <w:t xml:space="preserve"> </w:t>
        </w:r>
      </w:ins>
      <w:ins w:id="2215" w:author="JAGADEESHWAR REDDY" w:date="2026-08-16T17:52:00Z" w16du:dateUtc="2026-08-16T12:22:00Z">
        <w:r>
          <w:rPr>
            <w:rFonts w:ascii="Times New Roman" w:hAnsi="Times New Roman" w:cs="Times New Roman"/>
            <w:sz w:val="24"/>
            <w:szCs w:val="24"/>
            <w:lang w:val="en-IN"/>
          </w:rPr>
          <w:t xml:space="preserve">My Own </w:t>
        </w:r>
      </w:ins>
      <w:ins w:id="2216" w:author="JAGADEESHWAR REDDY" w:date="2026-08-16T17:52:00Z">
        <w:r w:rsidRPr="00386811">
          <w:rPr>
            <w:rFonts w:ascii="Times New Roman" w:hAnsi="Times New Roman" w:cs="Times New Roman"/>
            <w:sz w:val="24"/>
            <w:szCs w:val="24"/>
            <w:lang w:val="en-IN"/>
          </w:rPr>
          <w:t>calculations based on the final dataset using IBM SPSS Statistics.</w:t>
        </w:r>
      </w:ins>
    </w:p>
    <w:p w14:paraId="67E29710" w14:textId="77777777" w:rsidR="00386811" w:rsidRPr="00386811" w:rsidRDefault="00386811" w:rsidP="00386811">
      <w:pPr>
        <w:spacing w:line="360" w:lineRule="auto"/>
        <w:rPr>
          <w:ins w:id="2217" w:author="JAGADEESHWAR REDDY" w:date="2026-08-16T17:52:00Z"/>
          <w:rFonts w:ascii="Times New Roman" w:hAnsi="Times New Roman" w:cs="Times New Roman"/>
          <w:b/>
          <w:bCs/>
          <w:sz w:val="24"/>
          <w:szCs w:val="24"/>
          <w:lang w:val="en-IN"/>
        </w:rPr>
      </w:pPr>
      <w:ins w:id="2218" w:author="JAGADEESHWAR REDDY" w:date="2026-08-16T17:52:00Z">
        <w:r w:rsidRPr="00386811">
          <w:rPr>
            <w:rFonts w:ascii="Times New Roman" w:hAnsi="Times New Roman" w:cs="Times New Roman"/>
            <w:b/>
            <w:bCs/>
            <w:sz w:val="24"/>
            <w:szCs w:val="24"/>
            <w:lang w:val="en-IN"/>
          </w:rPr>
          <w:t>Interpretation</w:t>
        </w:r>
      </w:ins>
    </w:p>
    <w:p w14:paraId="3384D78D" w14:textId="2F78C40A" w:rsidR="0027302F" w:rsidRPr="0027302F" w:rsidRDefault="0027302F" w:rsidP="0027302F">
      <w:pPr>
        <w:spacing w:line="360" w:lineRule="auto"/>
        <w:rPr>
          <w:ins w:id="2219" w:author="JAGADEESHWAR REDDY" w:date="2026-09-02T02:02:00Z" w16du:dateUtc="2026-09-01T20:32:00Z"/>
          <w:rFonts w:ascii="Times New Roman" w:hAnsi="Times New Roman" w:cs="Times New Roman"/>
          <w:sz w:val="24"/>
          <w:szCs w:val="24"/>
          <w:lang w:val="en-IN"/>
        </w:rPr>
      </w:pPr>
      <w:ins w:id="2220" w:author="JAGADEESHWAR REDDY" w:date="2026-09-02T02:02:00Z" w16du:dateUtc="2026-09-01T20:32:00Z">
        <w:r w:rsidRPr="0027302F">
          <w:rPr>
            <w:rFonts w:ascii="Times New Roman" w:hAnsi="Times New Roman" w:cs="Times New Roman"/>
            <w:sz w:val="24"/>
            <w:szCs w:val="24"/>
            <w:lang w:val="en-IN"/>
          </w:rPr>
          <w:t>I find that the regression model is statistically significant with F(4,233) =</w:t>
        </w:r>
        <w:r w:rsidRPr="00386811">
          <w:rPr>
            <w:rFonts w:ascii="Times New Roman" w:hAnsi="Times New Roman" w:cs="Times New Roman"/>
            <w:sz w:val="24"/>
            <w:szCs w:val="24"/>
            <w:lang w:val="en-IN"/>
          </w:rPr>
          <w:t>17.415</w:t>
        </w:r>
        <w:r w:rsidR="00DC6BDE">
          <w:rPr>
            <w:rFonts w:ascii="Times New Roman" w:hAnsi="Times New Roman" w:cs="Times New Roman"/>
            <w:sz w:val="24"/>
            <w:szCs w:val="24"/>
            <w:lang w:val="en-IN"/>
          </w:rPr>
          <w:t xml:space="preserve">; </w:t>
        </w:r>
        <w:r w:rsidRPr="0027302F">
          <w:rPr>
            <w:rFonts w:ascii="Times New Roman" w:hAnsi="Times New Roman" w:cs="Times New Roman"/>
            <w:sz w:val="24"/>
            <w:szCs w:val="24"/>
            <w:lang w:val="en-IN"/>
          </w:rPr>
          <w:t>P &lt; 0.001. This means that the variables in the model together explain a significant portion of the variation in Tobin’s Q. The model has an R² of 0.230 so about 23.0% of the variation in firm performance, measured by Tobin’s Q is explained by the variables in the model. The adjusted R² is 0.217.</w:t>
        </w:r>
      </w:ins>
    </w:p>
    <w:p w14:paraId="6EEB09EA" w14:textId="51C89EC8" w:rsidR="0027302F" w:rsidRPr="0027302F" w:rsidRDefault="0027302F" w:rsidP="0027302F">
      <w:pPr>
        <w:spacing w:line="360" w:lineRule="auto"/>
        <w:rPr>
          <w:ins w:id="2221" w:author="JAGADEESHWAR REDDY" w:date="2026-09-02T02:02:00Z" w16du:dateUtc="2026-09-01T20:32:00Z"/>
          <w:rFonts w:ascii="Times New Roman" w:hAnsi="Times New Roman" w:cs="Times New Roman"/>
          <w:sz w:val="24"/>
          <w:szCs w:val="24"/>
          <w:lang w:val="en-IN"/>
        </w:rPr>
      </w:pPr>
      <w:ins w:id="2222" w:author="JAGADEESHWAR REDDY" w:date="2026-09-02T02:02:00Z" w16du:dateUtc="2026-09-01T20:32:00Z">
        <w:r w:rsidRPr="0027302F">
          <w:rPr>
            <w:rFonts w:ascii="Times New Roman" w:hAnsi="Times New Roman" w:cs="Times New Roman"/>
            <w:sz w:val="24"/>
            <w:szCs w:val="24"/>
            <w:lang w:val="en-IN"/>
          </w:rPr>
          <w:t>About the relationship proposed in H3 Quick Ratio shows a positive coefficient of β = 0.075. However Quick Ratio does not have a significant relationship, with p = 0.239. Therefore although the coefficient suggests a link between working capital efficiency and firm performance there is not enough statistical evidence to say that working capital efficiency has a significant positive effect on firm performance in this sample.</w:t>
        </w:r>
      </w:ins>
    </w:p>
    <w:p w14:paraId="75C6684C" w14:textId="77777777" w:rsidR="0027302F" w:rsidRDefault="0027302F" w:rsidP="0027302F">
      <w:pPr>
        <w:spacing w:line="360" w:lineRule="auto"/>
        <w:rPr>
          <w:ins w:id="2223" w:author="JAGADEESHWAR REDDY" w:date="2026-09-02T02:02:00Z" w16du:dateUtc="2026-09-01T20:32:00Z"/>
          <w:rFonts w:ascii="Times New Roman" w:hAnsi="Times New Roman" w:cs="Times New Roman"/>
          <w:sz w:val="24"/>
          <w:szCs w:val="24"/>
          <w:lang w:val="en-IN"/>
        </w:rPr>
      </w:pPr>
      <w:ins w:id="2224" w:author="JAGADEESHWAR REDDY" w:date="2026-09-02T02:02:00Z" w16du:dateUtc="2026-09-01T20:32:00Z">
        <w:r w:rsidRPr="0027302F">
          <w:rPr>
            <w:rFonts w:ascii="Times New Roman" w:hAnsi="Times New Roman" w:cs="Times New Roman"/>
            <w:sz w:val="24"/>
            <w:szCs w:val="24"/>
            <w:lang w:val="en-IN"/>
          </w:rPr>
          <w:t>Looking at the control variables Debt-to-Equity Ratio shows a significant positive relationship with Tobin’s Q with β = 0.137 and p = 0.019. Ln(Total Assets) does not show a statistically significant relationship with Tobin’s Q with β = 0.083 and p = 0.187. Firm Age shows a significant negative relationship, with Tobin’s Q with β =. P &lt; 0.001.</w:t>
        </w:r>
      </w:ins>
    </w:p>
    <w:p w14:paraId="573C363E" w14:textId="04F2E84C" w:rsidR="00386811" w:rsidRPr="00386811" w:rsidRDefault="00386811" w:rsidP="0027302F">
      <w:pPr>
        <w:spacing w:line="360" w:lineRule="auto"/>
        <w:rPr>
          <w:ins w:id="2225" w:author="JAGADEESHWAR REDDY" w:date="2026-08-16T17:52:00Z"/>
          <w:rFonts w:ascii="Times New Roman" w:hAnsi="Times New Roman" w:cs="Times New Roman"/>
          <w:b/>
          <w:bCs/>
          <w:sz w:val="24"/>
          <w:szCs w:val="24"/>
          <w:lang w:val="en-IN"/>
        </w:rPr>
      </w:pPr>
      <w:ins w:id="2226" w:author="JAGADEESHWAR REDDY" w:date="2026-08-16T17:52:00Z">
        <w:r w:rsidRPr="00386811">
          <w:rPr>
            <w:rFonts w:ascii="Times New Roman" w:hAnsi="Times New Roman" w:cs="Times New Roman"/>
            <w:b/>
            <w:bCs/>
            <w:sz w:val="24"/>
            <w:szCs w:val="24"/>
            <w:lang w:val="en-IN"/>
          </w:rPr>
          <w:t>Hypothesis decision</w:t>
        </w:r>
      </w:ins>
    </w:p>
    <w:p w14:paraId="3BF9D5FF" w14:textId="77777777" w:rsidR="00386811" w:rsidRPr="00386811" w:rsidRDefault="00386811" w:rsidP="00386811">
      <w:pPr>
        <w:spacing w:line="360" w:lineRule="auto"/>
        <w:rPr>
          <w:ins w:id="2227" w:author="JAGADEESHWAR REDDY" w:date="2026-08-16T17:52:00Z"/>
          <w:rFonts w:ascii="Times New Roman" w:hAnsi="Times New Roman" w:cs="Times New Roman"/>
          <w:sz w:val="24"/>
          <w:szCs w:val="24"/>
          <w:lang w:val="en-IN"/>
        </w:rPr>
      </w:pPr>
      <w:ins w:id="2228" w:author="JAGADEESHWAR REDDY" w:date="2026-08-16T17:52:00Z">
        <w:r w:rsidRPr="00386811">
          <w:rPr>
            <w:rFonts w:ascii="Times New Roman" w:hAnsi="Times New Roman" w:cs="Times New Roman"/>
            <w:sz w:val="24"/>
            <w:szCs w:val="24"/>
            <w:lang w:val="en-IN"/>
            <w:rPrChange w:id="2229" w:author="JAGADEESHWAR REDDY" w:date="2026-08-16T17:52:00Z" w16du:dateUtc="2026-08-16T12:22:00Z">
              <w:rPr>
                <w:rFonts w:ascii="Times New Roman" w:hAnsi="Times New Roman" w:cs="Times New Roman"/>
                <w:b/>
                <w:bCs/>
                <w:sz w:val="24"/>
                <w:szCs w:val="24"/>
                <w:lang w:val="en-IN"/>
              </w:rPr>
            </w:rPrChange>
          </w:rPr>
          <w:t>H3 is not supported.</w:t>
        </w:r>
      </w:ins>
    </w:p>
    <w:p w14:paraId="7A935992" w14:textId="77777777" w:rsidR="00386811" w:rsidRPr="00386811" w:rsidRDefault="00386811" w:rsidP="00386811">
      <w:pPr>
        <w:spacing w:line="360" w:lineRule="auto"/>
        <w:rPr>
          <w:ins w:id="2230" w:author="JAGADEESHWAR REDDY" w:date="2026-08-16T17:52:00Z"/>
          <w:rFonts w:ascii="Times New Roman" w:hAnsi="Times New Roman" w:cs="Times New Roman"/>
          <w:sz w:val="24"/>
          <w:szCs w:val="24"/>
          <w:lang w:val="en-IN"/>
        </w:rPr>
      </w:pPr>
      <w:ins w:id="2231" w:author="JAGADEESHWAR REDDY" w:date="2026-08-16T17:52:00Z">
        <w:r w:rsidRPr="00386811">
          <w:rPr>
            <w:rFonts w:ascii="Times New Roman" w:hAnsi="Times New Roman" w:cs="Times New Roman"/>
            <w:sz w:val="24"/>
            <w:szCs w:val="24"/>
            <w:lang w:val="en-IN"/>
          </w:rPr>
          <w:t>The results do not provide statistically significant evidence that higher Quick Ratio is associated with higher firm performance as measured by Tobin’s Q.</w:t>
        </w:r>
      </w:ins>
    </w:p>
    <w:p w14:paraId="0B661F71" w14:textId="5398EBE6" w:rsidR="001609A6" w:rsidRPr="00511974" w:rsidRDefault="005A559E">
      <w:pPr>
        <w:pStyle w:val="Heading2"/>
        <w:rPr>
          <w:ins w:id="2232" w:author="JAGADEESHWAR REDDY" w:date="2026-08-16T18:16:00Z" w16du:dateUtc="2026-08-16T12:46:00Z"/>
          <w:rFonts w:ascii="Times New Roman" w:hAnsi="Times New Roman" w:cs="Times New Roman"/>
          <w:b/>
          <w:bCs/>
          <w:color w:val="auto"/>
          <w:sz w:val="28"/>
          <w:szCs w:val="28"/>
          <w:rPrChange w:id="2233" w:author="JAGADEESHWAR REDDY" w:date="2026-08-26T00:46:00Z" w16du:dateUtc="2026-08-25T19:16:00Z">
            <w:rPr>
              <w:ins w:id="2234" w:author="JAGADEESHWAR REDDY" w:date="2026-08-16T18:16:00Z" w16du:dateUtc="2026-08-16T12:46:00Z"/>
            </w:rPr>
          </w:rPrChange>
        </w:rPr>
        <w:pPrChange w:id="2235" w:author="JAGADEESHWAR REDDY" w:date="2026-08-26T00:46:00Z" w16du:dateUtc="2026-08-25T19:16:00Z">
          <w:pPr>
            <w:pStyle w:val="Heading1"/>
          </w:pPr>
        </w:pPrChange>
      </w:pPr>
      <w:bookmarkStart w:id="2236" w:name="_Toc239204329"/>
      <w:ins w:id="2237" w:author="JAGADEESHWAR REDDY" w:date="2026-08-26T00:45:00Z" w16du:dateUtc="2026-08-25T19:15:00Z">
        <w:r w:rsidRPr="00511974">
          <w:rPr>
            <w:rFonts w:ascii="Times New Roman" w:hAnsi="Times New Roman" w:cs="Times New Roman"/>
            <w:b/>
            <w:bCs/>
            <w:color w:val="auto"/>
            <w:sz w:val="28"/>
            <w:szCs w:val="28"/>
            <w:rPrChange w:id="2238" w:author="JAGADEESHWAR REDDY" w:date="2026-08-26T00:46:00Z" w16du:dateUtc="2026-08-25T19:16:00Z">
              <w:rPr/>
            </w:rPrChange>
          </w:rPr>
          <w:t>5</w:t>
        </w:r>
      </w:ins>
      <w:ins w:id="2239" w:author="JAGADEESHWAR REDDY" w:date="2026-08-16T18:14:00Z" w16du:dateUtc="2026-08-16T12:44:00Z">
        <w:r w:rsidR="001A62D5" w:rsidRPr="00511974">
          <w:rPr>
            <w:rFonts w:ascii="Times New Roman" w:hAnsi="Times New Roman" w:cs="Times New Roman"/>
            <w:b/>
            <w:bCs/>
            <w:color w:val="auto"/>
            <w:sz w:val="28"/>
            <w:szCs w:val="28"/>
            <w:rPrChange w:id="2240" w:author="JAGADEESHWAR REDDY" w:date="2026-08-26T00:46:00Z" w16du:dateUtc="2026-08-25T19:16:00Z">
              <w:rPr/>
            </w:rPrChange>
          </w:rPr>
          <w:t>.4</w:t>
        </w:r>
      </w:ins>
      <w:ins w:id="2241" w:author="JAGADEESHWAR REDDY" w:date="2026-08-19T00:42:00Z" w16du:dateUtc="2026-08-18T19:12:00Z">
        <w:r w:rsidR="00CF4E02" w:rsidRPr="00511974">
          <w:rPr>
            <w:rFonts w:ascii="Times New Roman" w:hAnsi="Times New Roman" w:cs="Times New Roman"/>
            <w:b/>
            <w:bCs/>
            <w:color w:val="auto"/>
            <w:sz w:val="28"/>
            <w:szCs w:val="28"/>
            <w:rPrChange w:id="2242" w:author="JAGADEESHWAR REDDY" w:date="2026-08-26T00:46:00Z" w16du:dateUtc="2026-08-25T19:16:00Z">
              <w:rPr/>
            </w:rPrChange>
          </w:rPr>
          <w:t xml:space="preserve">. </w:t>
        </w:r>
        <w:r w:rsidR="001275DF" w:rsidRPr="00511974">
          <w:rPr>
            <w:rFonts w:ascii="Times New Roman" w:hAnsi="Times New Roman" w:cs="Times New Roman"/>
            <w:b/>
            <w:bCs/>
            <w:color w:val="auto"/>
            <w:sz w:val="28"/>
            <w:szCs w:val="28"/>
            <w:rPrChange w:id="2243" w:author="JAGADEESHWAR REDDY" w:date="2026-08-26T00:46:00Z" w16du:dateUtc="2026-08-25T19:16:00Z">
              <w:rPr/>
            </w:rPrChange>
          </w:rPr>
          <w:t xml:space="preserve"> </w:t>
        </w:r>
      </w:ins>
      <w:ins w:id="2244" w:author="JAGADEESHWAR REDDY" w:date="2026-08-16T18:14:00Z" w16du:dateUtc="2026-08-16T12:44:00Z">
        <w:r w:rsidR="001A62D5" w:rsidRPr="00511974">
          <w:rPr>
            <w:rFonts w:ascii="Times New Roman" w:hAnsi="Times New Roman" w:cs="Times New Roman"/>
            <w:b/>
            <w:bCs/>
            <w:color w:val="auto"/>
            <w:sz w:val="28"/>
            <w:szCs w:val="28"/>
            <w:rPrChange w:id="2245" w:author="JAGADEESHWAR REDDY" w:date="2026-08-26T00:46:00Z" w16du:dateUtc="2026-08-25T19:16:00Z">
              <w:rPr/>
            </w:rPrChange>
          </w:rPr>
          <w:t>Media</w:t>
        </w:r>
      </w:ins>
      <w:ins w:id="2246" w:author="JAGADEESHWAR REDDY" w:date="2026-08-16T18:15:00Z" w16du:dateUtc="2026-08-16T12:45:00Z">
        <w:r w:rsidR="001A62D5" w:rsidRPr="00511974">
          <w:rPr>
            <w:rFonts w:ascii="Times New Roman" w:hAnsi="Times New Roman" w:cs="Times New Roman"/>
            <w:b/>
            <w:bCs/>
            <w:color w:val="auto"/>
            <w:sz w:val="28"/>
            <w:szCs w:val="28"/>
            <w:rPrChange w:id="2247" w:author="JAGADEESHWAR REDDY" w:date="2026-08-26T00:46:00Z" w16du:dateUtc="2026-08-25T19:16:00Z">
              <w:rPr/>
            </w:rPrChange>
          </w:rPr>
          <w:t>tion Analysis:</w:t>
        </w:r>
        <w:r w:rsidR="00017558" w:rsidRPr="00511974">
          <w:rPr>
            <w:rFonts w:ascii="Times New Roman" w:hAnsi="Times New Roman" w:cs="Times New Roman"/>
            <w:b/>
            <w:bCs/>
            <w:color w:val="auto"/>
            <w:sz w:val="28"/>
            <w:szCs w:val="28"/>
            <w:rPrChange w:id="2248" w:author="JAGADEESHWAR REDDY" w:date="2026-08-26T00:46:00Z" w16du:dateUtc="2026-08-25T19:16:00Z">
              <w:rPr/>
            </w:rPrChange>
          </w:rPr>
          <w:t xml:space="preserve"> </w:t>
        </w:r>
      </w:ins>
      <w:ins w:id="2249" w:author="JAGADEESHWAR REDDY" w:date="2026-08-16T18:15:00Z">
        <w:r w:rsidR="00017558" w:rsidRPr="00511974">
          <w:rPr>
            <w:rFonts w:ascii="Times New Roman" w:hAnsi="Times New Roman" w:cs="Times New Roman"/>
            <w:b/>
            <w:bCs/>
            <w:color w:val="auto"/>
            <w:sz w:val="28"/>
            <w:szCs w:val="28"/>
            <w:rPrChange w:id="2250" w:author="JAGADEESHWAR REDDY" w:date="2026-08-26T00:46:00Z" w16du:dateUtc="2026-08-25T19:16:00Z">
              <w:rPr/>
            </w:rPrChange>
          </w:rPr>
          <w:t>The Mediating Role of Working Capital Efficiency</w:t>
        </w:r>
      </w:ins>
      <w:bookmarkEnd w:id="2236"/>
    </w:p>
    <w:p w14:paraId="18B46198" w14:textId="2D787EAF" w:rsidR="00017558" w:rsidRPr="00017558" w:rsidRDefault="00017558">
      <w:pPr>
        <w:rPr>
          <w:ins w:id="2251" w:author="JAGADEESHWAR REDDY" w:date="2026-08-16T17:37:00Z"/>
          <w:rFonts w:ascii="Times New Roman" w:hAnsi="Times New Roman" w:cs="Times New Roman"/>
          <w:b/>
          <w:bCs/>
          <w:sz w:val="24"/>
          <w:szCs w:val="24"/>
          <w:rPrChange w:id="2252" w:author="JAGADEESHWAR REDDY" w:date="2026-08-16T18:16:00Z" w16du:dateUtc="2026-08-16T12:46:00Z">
            <w:rPr>
              <w:ins w:id="2253" w:author="JAGADEESHWAR REDDY" w:date="2026-08-16T17:37:00Z"/>
            </w:rPr>
          </w:rPrChange>
        </w:rPr>
        <w:pPrChange w:id="2254" w:author="JAGADEESHWAR REDDY" w:date="2026-08-16T18:16:00Z" w16du:dateUtc="2026-08-16T12:46:00Z">
          <w:pPr>
            <w:spacing w:line="360" w:lineRule="auto"/>
          </w:pPr>
        </w:pPrChange>
      </w:pPr>
      <w:ins w:id="2255" w:author="JAGADEESHWAR REDDY" w:date="2026-08-16T18:16:00Z">
        <w:r w:rsidRPr="00017558">
          <w:rPr>
            <w:rFonts w:ascii="Times New Roman" w:hAnsi="Times New Roman" w:cs="Times New Roman"/>
            <w:b/>
            <w:bCs/>
            <w:sz w:val="24"/>
            <w:szCs w:val="24"/>
            <w:rPrChange w:id="2256" w:author="JAGADEESHWAR REDDY" w:date="2026-08-16T18:16:00Z" w16du:dateUtc="2026-08-16T12:46:00Z">
              <w:rPr>
                <w:b/>
                <w:bCs/>
              </w:rPr>
            </w:rPrChange>
          </w:rPr>
          <w:t>H4: Working capital efficiency mediates the relationship between inventory management efficiency and firm performance.</w:t>
        </w:r>
      </w:ins>
    </w:p>
    <w:p w14:paraId="5F0E25FC" w14:textId="032A6BBF" w:rsidR="006E2D8F" w:rsidRPr="00DC6BDE" w:rsidRDefault="00E74C96" w:rsidP="004C6AEF">
      <w:pPr>
        <w:spacing w:line="360" w:lineRule="auto"/>
        <w:rPr>
          <w:ins w:id="2257" w:author="JAGADEESHWAR REDDY" w:date="2026-08-16T18:16:00Z" w16du:dateUtc="2026-08-16T12:46:00Z"/>
          <w:rFonts w:ascii="Times New Roman" w:hAnsi="Times New Roman" w:cs="Times New Roman"/>
          <w:sz w:val="24"/>
          <w:szCs w:val="24"/>
          <w:rPrChange w:id="2258" w:author="JAGADEESHWAR REDDY" w:date="2026-09-02T02:03:00Z" w16du:dateUtc="2026-09-01T20:33:00Z">
            <w:rPr>
              <w:ins w:id="2259" w:author="JAGADEESHWAR REDDY" w:date="2026-08-16T18:16:00Z" w16du:dateUtc="2026-08-16T12:46:00Z"/>
            </w:rPr>
          </w:rPrChange>
        </w:rPr>
      </w:pPr>
      <w:ins w:id="2260" w:author="JAGADEESHWAR REDDY" w:date="2026-08-16T18:16:00Z">
        <w:r w:rsidRPr="00511974">
          <w:rPr>
            <w:rFonts w:ascii="Times New Roman" w:hAnsi="Times New Roman" w:cs="Times New Roman"/>
            <w:sz w:val="24"/>
            <w:szCs w:val="24"/>
            <w:rPrChange w:id="2261" w:author="JAGADEESHWAR REDDY" w:date="2026-08-26T00:47:00Z" w16du:dateUtc="2026-08-25T19:17:00Z">
              <w:rPr/>
            </w:rPrChange>
          </w:rPr>
          <w:t>To test H4, a mediation analysis was conducted using the PROCESS macro (Model 4) in IBM SPSS Statistics. Inventory Turnover (ITO) was specified as the independent variable, Quick Ratio (QR) as the mediating variable, and Tobin’s Q as the measure of firm performance. Debt-to-Equity Ratio, Ln(Total Assets), and Firm Age were included as control variables. The analysis was based on 238 firm-year observations, using 5,000 bootstrap samples and a 95% confidence interval.</w:t>
        </w:r>
      </w:ins>
    </w:p>
    <w:p w14:paraId="40F6740B" w14:textId="77777777" w:rsidR="00E74C96" w:rsidRPr="00511974" w:rsidRDefault="00E74C96" w:rsidP="00E74C96">
      <w:pPr>
        <w:spacing w:line="360" w:lineRule="auto"/>
        <w:rPr>
          <w:ins w:id="2262" w:author="JAGADEESHWAR REDDY" w:date="2026-08-16T18:16:00Z"/>
          <w:rFonts w:ascii="Times New Roman" w:hAnsi="Times New Roman" w:cs="Times New Roman"/>
          <w:sz w:val="24"/>
          <w:szCs w:val="24"/>
          <w:lang w:val="en-IN"/>
          <w:rPrChange w:id="2263" w:author="JAGADEESHWAR REDDY" w:date="2026-08-26T00:47:00Z" w16du:dateUtc="2026-08-25T19:17:00Z">
            <w:rPr>
              <w:ins w:id="2264" w:author="JAGADEESHWAR REDDY" w:date="2026-08-16T18:16:00Z"/>
              <w:lang w:val="en-IN"/>
            </w:rPr>
          </w:rPrChange>
        </w:rPr>
      </w:pPr>
      <w:ins w:id="2265" w:author="JAGADEESHWAR REDDY" w:date="2026-08-16T18:16:00Z">
        <w:r w:rsidRPr="00511974">
          <w:rPr>
            <w:rFonts w:ascii="Times New Roman" w:hAnsi="Times New Roman" w:cs="Times New Roman"/>
            <w:b/>
            <w:bCs/>
            <w:sz w:val="24"/>
            <w:szCs w:val="24"/>
            <w:lang w:val="en-IN"/>
            <w:rPrChange w:id="2266" w:author="JAGADEESHWAR REDDY" w:date="2026-08-26T00:47:00Z" w16du:dateUtc="2026-08-25T19:17:00Z">
              <w:rPr>
                <w:b/>
                <w:bCs/>
                <w:lang w:val="en-IN"/>
              </w:rPr>
            </w:rPrChange>
          </w:rPr>
          <w:t>Mediation Analysis of the Effect of Inventory Turnover on Tobin’s Q through Quick Ratio</w:t>
        </w:r>
      </w:ins>
    </w:p>
    <w:p w14:paraId="5AC54E60" w14:textId="3855A3BD" w:rsidR="00C516F7" w:rsidRPr="00C516F7" w:rsidRDefault="00C516F7">
      <w:pPr>
        <w:pStyle w:val="Caption"/>
        <w:keepNext/>
        <w:rPr>
          <w:ins w:id="2267" w:author="JAGADEESHWAR REDDY" w:date="2026-08-31T00:00:00Z" w16du:dateUtc="2026-08-30T18:30:00Z"/>
          <w:rFonts w:ascii="Times New Roman" w:hAnsi="Times New Roman" w:cs="Times New Roman"/>
          <w:sz w:val="24"/>
          <w:szCs w:val="24"/>
          <w:rPrChange w:id="2268" w:author="JAGADEESHWAR REDDY" w:date="2026-08-31T00:00:00Z" w16du:dateUtc="2026-08-30T18:30:00Z">
            <w:rPr>
              <w:ins w:id="2269" w:author="JAGADEESHWAR REDDY" w:date="2026-08-31T00:00:00Z" w16du:dateUtc="2026-08-30T18:30:00Z"/>
            </w:rPr>
          </w:rPrChange>
        </w:rPr>
        <w:pPrChange w:id="2270" w:author="JAGADEESHWAR REDDY" w:date="2026-08-31T00:00:00Z" w16du:dateUtc="2026-08-30T18:30:00Z">
          <w:pPr/>
        </w:pPrChange>
      </w:pPr>
      <w:bookmarkStart w:id="2271" w:name="_Toc239027066"/>
      <w:ins w:id="2272" w:author="JAGADEESHWAR REDDY" w:date="2026-08-31T00:00:00Z" w16du:dateUtc="2026-08-30T18:30:00Z">
        <w:r w:rsidRPr="00C516F7">
          <w:rPr>
            <w:rFonts w:ascii="Times New Roman" w:hAnsi="Times New Roman" w:cs="Times New Roman"/>
            <w:sz w:val="24"/>
            <w:szCs w:val="24"/>
            <w:rPrChange w:id="2273" w:author="JAGADEESHWAR REDDY" w:date="2026-08-31T00:00:00Z" w16du:dateUtc="2026-08-30T18:30:00Z">
              <w:rPr>
                <w:i/>
                <w:iCs/>
              </w:rPr>
            </w:rPrChange>
          </w:rPr>
          <w:t xml:space="preserve">Table </w:t>
        </w:r>
        <w:r w:rsidRPr="00C516F7">
          <w:rPr>
            <w:rFonts w:ascii="Times New Roman" w:hAnsi="Times New Roman" w:cs="Times New Roman"/>
            <w:sz w:val="24"/>
            <w:szCs w:val="24"/>
            <w:rPrChange w:id="2274" w:author="JAGADEESHWAR REDDY" w:date="2026-08-31T00:00:00Z" w16du:dateUtc="2026-08-30T18:30:00Z">
              <w:rPr>
                <w:i/>
                <w:iCs/>
              </w:rPr>
            </w:rPrChange>
          </w:rPr>
          <w:fldChar w:fldCharType="begin"/>
        </w:r>
        <w:r w:rsidRPr="00C516F7">
          <w:rPr>
            <w:rFonts w:ascii="Times New Roman" w:hAnsi="Times New Roman" w:cs="Times New Roman"/>
            <w:sz w:val="24"/>
            <w:szCs w:val="24"/>
            <w:rPrChange w:id="2275" w:author="JAGADEESHWAR REDDY" w:date="2026-08-31T00:00:00Z" w16du:dateUtc="2026-08-30T18:30:00Z">
              <w:rPr>
                <w:i/>
                <w:iCs/>
              </w:rPr>
            </w:rPrChange>
          </w:rPr>
          <w:instrText xml:space="preserve"> SEQ Table \* ARABIC </w:instrText>
        </w:r>
      </w:ins>
      <w:r w:rsidRPr="00C516F7">
        <w:rPr>
          <w:rFonts w:ascii="Times New Roman" w:hAnsi="Times New Roman" w:cs="Times New Roman"/>
          <w:sz w:val="24"/>
          <w:szCs w:val="24"/>
          <w:rPrChange w:id="2276" w:author="JAGADEESHWAR REDDY" w:date="2026-08-31T00:00:00Z" w16du:dateUtc="2026-08-30T18:30:00Z">
            <w:rPr>
              <w:i/>
              <w:iCs/>
            </w:rPr>
          </w:rPrChange>
        </w:rPr>
        <w:fldChar w:fldCharType="separate"/>
      </w:r>
      <w:ins w:id="2277" w:author="JAGADEESHWAR REDDY" w:date="2026-08-31T00:01:00Z" w16du:dateUtc="2026-08-30T18:31:00Z">
        <w:r>
          <w:rPr>
            <w:rFonts w:ascii="Times New Roman" w:hAnsi="Times New Roman" w:cs="Times New Roman"/>
            <w:noProof/>
            <w:sz w:val="24"/>
            <w:szCs w:val="24"/>
          </w:rPr>
          <w:t>6</w:t>
        </w:r>
      </w:ins>
      <w:ins w:id="2278" w:author="JAGADEESHWAR REDDY" w:date="2026-08-31T00:00:00Z" w16du:dateUtc="2026-08-30T18:30:00Z">
        <w:r w:rsidRPr="00C516F7">
          <w:rPr>
            <w:rFonts w:ascii="Times New Roman" w:hAnsi="Times New Roman" w:cs="Times New Roman"/>
            <w:sz w:val="24"/>
            <w:szCs w:val="24"/>
            <w:rPrChange w:id="2279" w:author="JAGADEESHWAR REDDY" w:date="2026-08-31T00:00:00Z" w16du:dateUtc="2026-08-30T18:30:00Z">
              <w:rPr>
                <w:i/>
                <w:iCs/>
              </w:rPr>
            </w:rPrChange>
          </w:rPr>
          <w:fldChar w:fldCharType="end"/>
        </w:r>
        <w:r w:rsidRPr="00C516F7">
          <w:rPr>
            <w:rFonts w:ascii="Times New Roman" w:hAnsi="Times New Roman" w:cs="Times New Roman"/>
            <w:sz w:val="24"/>
            <w:szCs w:val="24"/>
            <w:rPrChange w:id="2280" w:author="JAGADEESHWAR REDDY" w:date="2026-08-31T00:00:00Z" w16du:dateUtc="2026-08-30T18:30:00Z">
              <w:rPr>
                <w:i/>
                <w:iCs/>
              </w:rPr>
            </w:rPrChange>
          </w:rPr>
          <w:t xml:space="preserve"> - 5.6 H4 Mediation Analysis</w:t>
        </w:r>
        <w:bookmarkEnd w:id="2271"/>
      </w:ins>
    </w:p>
    <w:tbl>
      <w:tblPr>
        <w:tblStyle w:val="PlainTable1"/>
        <w:tblW w:w="0" w:type="auto"/>
        <w:jc w:val="center"/>
        <w:tblLook w:val="04A0" w:firstRow="1" w:lastRow="0" w:firstColumn="1" w:lastColumn="0" w:noHBand="0" w:noVBand="1"/>
        <w:tblPrChange w:id="2281" w:author="JAGADEESHWAR REDDY" w:date="2026-08-16T18:17:00Z" w16du:dateUtc="2026-08-16T12:47: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643"/>
        <w:gridCol w:w="876"/>
        <w:gridCol w:w="990"/>
        <w:gridCol w:w="1283"/>
        <w:gridCol w:w="1297"/>
        <w:gridCol w:w="927"/>
        <w:tblGridChange w:id="2282">
          <w:tblGrid>
            <w:gridCol w:w="5"/>
            <w:gridCol w:w="3527"/>
            <w:gridCol w:w="116"/>
            <w:gridCol w:w="595"/>
            <w:gridCol w:w="281"/>
            <w:gridCol w:w="504"/>
            <w:gridCol w:w="486"/>
            <w:gridCol w:w="486"/>
            <w:gridCol w:w="797"/>
            <w:gridCol w:w="216"/>
            <w:gridCol w:w="825"/>
            <w:gridCol w:w="256"/>
            <w:gridCol w:w="927"/>
          </w:tblGrid>
        </w:tblGridChange>
      </w:tblGrid>
      <w:tr w:rsidR="005C1EE1" w:rsidRPr="00511974" w14:paraId="444A96E1" w14:textId="77777777" w:rsidTr="005C1EE1">
        <w:trPr>
          <w:cnfStyle w:val="100000000000" w:firstRow="1" w:lastRow="0" w:firstColumn="0" w:lastColumn="0" w:oddVBand="0" w:evenVBand="0" w:oddHBand="0" w:evenHBand="0" w:firstRowFirstColumn="0" w:firstRowLastColumn="0" w:lastRowFirstColumn="0" w:lastRowLastColumn="0"/>
          <w:jc w:val="center"/>
          <w:ins w:id="2283" w:author="JAGADEESHWAR REDDY" w:date="2026-08-16T18:17:00Z"/>
          <w:trPrChange w:id="2284" w:author="JAGADEESHWAR REDDY" w:date="2026-08-16T18:17:00Z" w16du:dateUtc="2026-08-16T12:47: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285" w:author="JAGADEESHWAR REDDY" w:date="2026-08-16T18:17:00Z" w16du:dateUtc="2026-08-16T12:47:00Z">
              <w:tcPr>
                <w:tcW w:w="0" w:type="auto"/>
                <w:gridSpan w:val="2"/>
                <w:vAlign w:val="center"/>
                <w:hideMark/>
              </w:tcPr>
            </w:tcPrChange>
          </w:tcPr>
          <w:p w14:paraId="6BAA289F" w14:textId="77777777" w:rsidR="005C1EE1" w:rsidRPr="00511974" w:rsidRDefault="005C1EE1" w:rsidP="005C1EE1">
            <w:pPr>
              <w:spacing w:after="160" w:line="360" w:lineRule="auto"/>
              <w:cnfStyle w:val="101000000000" w:firstRow="1" w:lastRow="0" w:firstColumn="1" w:lastColumn="0" w:oddVBand="0" w:evenVBand="0" w:oddHBand="0" w:evenHBand="0" w:firstRowFirstColumn="0" w:firstRowLastColumn="0" w:lastRowFirstColumn="0" w:lastRowLastColumn="0"/>
              <w:rPr>
                <w:ins w:id="2286" w:author="JAGADEESHWAR REDDY" w:date="2026-08-16T18:17:00Z"/>
                <w:rFonts w:ascii="Times New Roman" w:hAnsi="Times New Roman" w:cs="Times New Roman"/>
                <w:sz w:val="24"/>
                <w:szCs w:val="24"/>
                <w:lang w:val="en-IN"/>
                <w:rPrChange w:id="2287" w:author="JAGADEESHWAR REDDY" w:date="2026-08-26T00:47:00Z" w16du:dateUtc="2026-08-25T19:17:00Z">
                  <w:rPr>
                    <w:ins w:id="2288" w:author="JAGADEESHWAR REDDY" w:date="2026-08-16T18:17:00Z"/>
                    <w:lang w:val="en-IN"/>
                  </w:rPr>
                </w:rPrChange>
              </w:rPr>
            </w:pPr>
            <w:ins w:id="2289" w:author="JAGADEESHWAR REDDY" w:date="2026-08-16T18:17:00Z">
              <w:r w:rsidRPr="00511974">
                <w:rPr>
                  <w:rFonts w:ascii="Times New Roman" w:hAnsi="Times New Roman" w:cs="Times New Roman"/>
                  <w:sz w:val="24"/>
                  <w:szCs w:val="24"/>
                  <w:lang w:val="en-IN"/>
                  <w:rPrChange w:id="2290" w:author="JAGADEESHWAR REDDY" w:date="2026-08-26T00:47:00Z" w16du:dateUtc="2026-08-25T19:17:00Z">
                    <w:rPr>
                      <w:lang w:val="en-IN"/>
                    </w:rPr>
                  </w:rPrChange>
                </w:rPr>
                <w:t>Effect</w:t>
              </w:r>
            </w:ins>
          </w:p>
        </w:tc>
        <w:tc>
          <w:tcPr>
            <w:tcW w:w="0" w:type="auto"/>
            <w:hideMark/>
            <w:tcPrChange w:id="2291" w:author="JAGADEESHWAR REDDY" w:date="2026-08-16T18:17:00Z" w16du:dateUtc="2026-08-16T12:47:00Z">
              <w:tcPr>
                <w:tcW w:w="0" w:type="auto"/>
                <w:gridSpan w:val="2"/>
                <w:vAlign w:val="center"/>
                <w:hideMark/>
              </w:tcPr>
            </w:tcPrChange>
          </w:tcPr>
          <w:p w14:paraId="79E53D51" w14:textId="77777777" w:rsidR="005C1EE1" w:rsidRPr="00511974" w:rsidRDefault="005C1EE1" w:rsidP="005C1EE1">
            <w:pPr>
              <w:spacing w:after="160" w:line="360" w:lineRule="auto"/>
              <w:cnfStyle w:val="100000000000" w:firstRow="1" w:lastRow="0" w:firstColumn="0" w:lastColumn="0" w:oddVBand="0" w:evenVBand="0" w:oddHBand="0" w:evenHBand="0" w:firstRowFirstColumn="0" w:firstRowLastColumn="0" w:lastRowFirstColumn="0" w:lastRowLastColumn="0"/>
              <w:rPr>
                <w:ins w:id="2292" w:author="JAGADEESHWAR REDDY" w:date="2026-08-16T18:17:00Z"/>
                <w:rFonts w:ascii="Times New Roman" w:hAnsi="Times New Roman" w:cs="Times New Roman"/>
                <w:sz w:val="24"/>
                <w:szCs w:val="24"/>
                <w:lang w:val="en-IN"/>
                <w:rPrChange w:id="2293" w:author="JAGADEESHWAR REDDY" w:date="2026-08-26T00:47:00Z" w16du:dateUtc="2026-08-25T19:17:00Z">
                  <w:rPr>
                    <w:ins w:id="2294" w:author="JAGADEESHWAR REDDY" w:date="2026-08-16T18:17:00Z"/>
                    <w:lang w:val="en-IN"/>
                  </w:rPr>
                </w:rPrChange>
              </w:rPr>
            </w:pPr>
            <w:ins w:id="2295" w:author="JAGADEESHWAR REDDY" w:date="2026-08-16T18:17:00Z">
              <w:r w:rsidRPr="00511974">
                <w:rPr>
                  <w:rFonts w:ascii="Times New Roman" w:hAnsi="Times New Roman" w:cs="Times New Roman"/>
                  <w:sz w:val="24"/>
                  <w:szCs w:val="24"/>
                  <w:lang w:val="en-IN"/>
                  <w:rPrChange w:id="2296" w:author="JAGADEESHWAR REDDY" w:date="2026-08-26T00:47:00Z" w16du:dateUtc="2026-08-25T19:17:00Z">
                    <w:rPr>
                      <w:lang w:val="en-IN"/>
                    </w:rPr>
                  </w:rPrChange>
                </w:rPr>
                <w:t>Effect</w:t>
              </w:r>
            </w:ins>
          </w:p>
        </w:tc>
        <w:tc>
          <w:tcPr>
            <w:tcW w:w="0" w:type="auto"/>
            <w:hideMark/>
            <w:tcPrChange w:id="2297" w:author="JAGADEESHWAR REDDY" w:date="2026-08-16T18:17:00Z" w16du:dateUtc="2026-08-16T12:47:00Z">
              <w:tcPr>
                <w:tcW w:w="0" w:type="auto"/>
                <w:gridSpan w:val="2"/>
                <w:vAlign w:val="center"/>
                <w:hideMark/>
              </w:tcPr>
            </w:tcPrChange>
          </w:tcPr>
          <w:p w14:paraId="6A6E3972" w14:textId="77777777" w:rsidR="005C1EE1" w:rsidRPr="00511974" w:rsidRDefault="005C1EE1" w:rsidP="005C1EE1">
            <w:pPr>
              <w:spacing w:after="160" w:line="360" w:lineRule="auto"/>
              <w:cnfStyle w:val="100000000000" w:firstRow="1" w:lastRow="0" w:firstColumn="0" w:lastColumn="0" w:oddVBand="0" w:evenVBand="0" w:oddHBand="0" w:evenHBand="0" w:firstRowFirstColumn="0" w:firstRowLastColumn="0" w:lastRowFirstColumn="0" w:lastRowLastColumn="0"/>
              <w:rPr>
                <w:ins w:id="2298" w:author="JAGADEESHWAR REDDY" w:date="2026-08-16T18:17:00Z"/>
                <w:rFonts w:ascii="Times New Roman" w:hAnsi="Times New Roman" w:cs="Times New Roman"/>
                <w:sz w:val="24"/>
                <w:szCs w:val="24"/>
                <w:lang w:val="en-IN"/>
                <w:rPrChange w:id="2299" w:author="JAGADEESHWAR REDDY" w:date="2026-08-26T00:47:00Z" w16du:dateUtc="2026-08-25T19:17:00Z">
                  <w:rPr>
                    <w:ins w:id="2300" w:author="JAGADEESHWAR REDDY" w:date="2026-08-16T18:17:00Z"/>
                    <w:lang w:val="en-IN"/>
                  </w:rPr>
                </w:rPrChange>
              </w:rPr>
            </w:pPr>
            <w:ins w:id="2301" w:author="JAGADEESHWAR REDDY" w:date="2026-08-16T18:17:00Z">
              <w:r w:rsidRPr="00511974">
                <w:rPr>
                  <w:rFonts w:ascii="Times New Roman" w:hAnsi="Times New Roman" w:cs="Times New Roman"/>
                  <w:sz w:val="24"/>
                  <w:szCs w:val="24"/>
                  <w:lang w:val="en-IN"/>
                  <w:rPrChange w:id="2302" w:author="JAGADEESHWAR REDDY" w:date="2026-08-26T00:47:00Z" w16du:dateUtc="2026-08-25T19:17:00Z">
                    <w:rPr>
                      <w:lang w:val="en-IN"/>
                    </w:rPr>
                  </w:rPrChange>
                </w:rPr>
                <w:t>BootSE</w:t>
              </w:r>
            </w:ins>
          </w:p>
        </w:tc>
        <w:tc>
          <w:tcPr>
            <w:tcW w:w="0" w:type="auto"/>
            <w:hideMark/>
            <w:tcPrChange w:id="2303" w:author="JAGADEESHWAR REDDY" w:date="2026-08-16T18:17:00Z" w16du:dateUtc="2026-08-16T12:47:00Z">
              <w:tcPr>
                <w:tcW w:w="0" w:type="auto"/>
                <w:gridSpan w:val="2"/>
                <w:vAlign w:val="center"/>
                <w:hideMark/>
              </w:tcPr>
            </w:tcPrChange>
          </w:tcPr>
          <w:p w14:paraId="219EAF58" w14:textId="77777777" w:rsidR="005C1EE1" w:rsidRPr="00511974" w:rsidRDefault="005C1EE1" w:rsidP="005C1EE1">
            <w:pPr>
              <w:spacing w:after="160" w:line="360" w:lineRule="auto"/>
              <w:cnfStyle w:val="100000000000" w:firstRow="1" w:lastRow="0" w:firstColumn="0" w:lastColumn="0" w:oddVBand="0" w:evenVBand="0" w:oddHBand="0" w:evenHBand="0" w:firstRowFirstColumn="0" w:firstRowLastColumn="0" w:lastRowFirstColumn="0" w:lastRowLastColumn="0"/>
              <w:rPr>
                <w:ins w:id="2304" w:author="JAGADEESHWAR REDDY" w:date="2026-08-16T18:17:00Z"/>
                <w:rFonts w:ascii="Times New Roman" w:hAnsi="Times New Roman" w:cs="Times New Roman"/>
                <w:sz w:val="24"/>
                <w:szCs w:val="24"/>
                <w:lang w:val="en-IN"/>
                <w:rPrChange w:id="2305" w:author="JAGADEESHWAR REDDY" w:date="2026-08-26T00:47:00Z" w16du:dateUtc="2026-08-25T19:17:00Z">
                  <w:rPr>
                    <w:ins w:id="2306" w:author="JAGADEESHWAR REDDY" w:date="2026-08-16T18:17:00Z"/>
                    <w:lang w:val="en-IN"/>
                  </w:rPr>
                </w:rPrChange>
              </w:rPr>
            </w:pPr>
            <w:ins w:id="2307" w:author="JAGADEESHWAR REDDY" w:date="2026-08-16T18:17:00Z">
              <w:r w:rsidRPr="00511974">
                <w:rPr>
                  <w:rFonts w:ascii="Times New Roman" w:hAnsi="Times New Roman" w:cs="Times New Roman"/>
                  <w:sz w:val="24"/>
                  <w:szCs w:val="24"/>
                  <w:lang w:val="en-IN"/>
                  <w:rPrChange w:id="2308" w:author="JAGADEESHWAR REDDY" w:date="2026-08-26T00:47:00Z" w16du:dateUtc="2026-08-25T19:17:00Z">
                    <w:rPr>
                      <w:lang w:val="en-IN"/>
                    </w:rPr>
                  </w:rPrChange>
                </w:rPr>
                <w:t>BootLLCI</w:t>
              </w:r>
            </w:ins>
          </w:p>
        </w:tc>
        <w:tc>
          <w:tcPr>
            <w:tcW w:w="0" w:type="auto"/>
            <w:hideMark/>
            <w:tcPrChange w:id="2309" w:author="JAGADEESHWAR REDDY" w:date="2026-08-16T18:17:00Z" w16du:dateUtc="2026-08-16T12:47:00Z">
              <w:tcPr>
                <w:tcW w:w="0" w:type="auto"/>
                <w:gridSpan w:val="2"/>
                <w:vAlign w:val="center"/>
                <w:hideMark/>
              </w:tcPr>
            </w:tcPrChange>
          </w:tcPr>
          <w:p w14:paraId="5FB99025" w14:textId="77777777" w:rsidR="005C1EE1" w:rsidRPr="00511974" w:rsidRDefault="005C1EE1" w:rsidP="005C1EE1">
            <w:pPr>
              <w:spacing w:after="160" w:line="360" w:lineRule="auto"/>
              <w:cnfStyle w:val="100000000000" w:firstRow="1" w:lastRow="0" w:firstColumn="0" w:lastColumn="0" w:oddVBand="0" w:evenVBand="0" w:oddHBand="0" w:evenHBand="0" w:firstRowFirstColumn="0" w:firstRowLastColumn="0" w:lastRowFirstColumn="0" w:lastRowLastColumn="0"/>
              <w:rPr>
                <w:ins w:id="2310" w:author="JAGADEESHWAR REDDY" w:date="2026-08-16T18:17:00Z"/>
                <w:rFonts w:ascii="Times New Roman" w:hAnsi="Times New Roman" w:cs="Times New Roman"/>
                <w:sz w:val="24"/>
                <w:szCs w:val="24"/>
                <w:lang w:val="en-IN"/>
                <w:rPrChange w:id="2311" w:author="JAGADEESHWAR REDDY" w:date="2026-08-26T00:47:00Z" w16du:dateUtc="2026-08-25T19:17:00Z">
                  <w:rPr>
                    <w:ins w:id="2312" w:author="JAGADEESHWAR REDDY" w:date="2026-08-16T18:17:00Z"/>
                    <w:lang w:val="en-IN"/>
                  </w:rPr>
                </w:rPrChange>
              </w:rPr>
            </w:pPr>
            <w:ins w:id="2313" w:author="JAGADEESHWAR REDDY" w:date="2026-08-16T18:17:00Z">
              <w:r w:rsidRPr="00511974">
                <w:rPr>
                  <w:rFonts w:ascii="Times New Roman" w:hAnsi="Times New Roman" w:cs="Times New Roman"/>
                  <w:sz w:val="24"/>
                  <w:szCs w:val="24"/>
                  <w:lang w:val="en-IN"/>
                  <w:rPrChange w:id="2314" w:author="JAGADEESHWAR REDDY" w:date="2026-08-26T00:47:00Z" w16du:dateUtc="2026-08-25T19:17:00Z">
                    <w:rPr>
                      <w:lang w:val="en-IN"/>
                    </w:rPr>
                  </w:rPrChange>
                </w:rPr>
                <w:t>BootULCI</w:t>
              </w:r>
            </w:ins>
          </w:p>
        </w:tc>
        <w:tc>
          <w:tcPr>
            <w:tcW w:w="0" w:type="auto"/>
            <w:hideMark/>
            <w:tcPrChange w:id="2315" w:author="JAGADEESHWAR REDDY" w:date="2026-08-16T18:17:00Z" w16du:dateUtc="2026-08-16T12:47:00Z">
              <w:tcPr>
                <w:tcW w:w="0" w:type="auto"/>
                <w:vAlign w:val="center"/>
                <w:hideMark/>
              </w:tcPr>
            </w:tcPrChange>
          </w:tcPr>
          <w:p w14:paraId="6CDBB8BA" w14:textId="77777777" w:rsidR="005C1EE1" w:rsidRPr="00511974" w:rsidRDefault="005C1EE1" w:rsidP="005C1EE1">
            <w:pPr>
              <w:spacing w:after="160" w:line="360" w:lineRule="auto"/>
              <w:cnfStyle w:val="100000000000" w:firstRow="1" w:lastRow="0" w:firstColumn="0" w:lastColumn="0" w:oddVBand="0" w:evenVBand="0" w:oddHBand="0" w:evenHBand="0" w:firstRowFirstColumn="0" w:firstRowLastColumn="0" w:lastRowFirstColumn="0" w:lastRowLastColumn="0"/>
              <w:rPr>
                <w:ins w:id="2316" w:author="JAGADEESHWAR REDDY" w:date="2026-08-16T18:17:00Z"/>
                <w:rFonts w:ascii="Times New Roman" w:hAnsi="Times New Roman" w:cs="Times New Roman"/>
                <w:sz w:val="24"/>
                <w:szCs w:val="24"/>
                <w:lang w:val="en-IN"/>
                <w:rPrChange w:id="2317" w:author="JAGADEESHWAR REDDY" w:date="2026-08-26T00:47:00Z" w16du:dateUtc="2026-08-25T19:17:00Z">
                  <w:rPr>
                    <w:ins w:id="2318" w:author="JAGADEESHWAR REDDY" w:date="2026-08-16T18:17:00Z"/>
                    <w:lang w:val="en-IN"/>
                  </w:rPr>
                </w:rPrChange>
              </w:rPr>
            </w:pPr>
            <w:ins w:id="2319" w:author="JAGADEESHWAR REDDY" w:date="2026-08-16T18:17:00Z">
              <w:r w:rsidRPr="00511974">
                <w:rPr>
                  <w:rFonts w:ascii="Times New Roman" w:hAnsi="Times New Roman" w:cs="Times New Roman"/>
                  <w:sz w:val="24"/>
                  <w:szCs w:val="24"/>
                  <w:lang w:val="en-IN"/>
                  <w:rPrChange w:id="2320" w:author="JAGADEESHWAR REDDY" w:date="2026-08-26T00:47:00Z" w16du:dateUtc="2026-08-25T19:17:00Z">
                    <w:rPr>
                      <w:lang w:val="en-IN"/>
                    </w:rPr>
                  </w:rPrChange>
                </w:rPr>
                <w:t>p-value</w:t>
              </w:r>
            </w:ins>
          </w:p>
        </w:tc>
      </w:tr>
      <w:tr w:rsidR="005C1EE1" w:rsidRPr="00511974" w14:paraId="74799016" w14:textId="77777777" w:rsidTr="005C1EE1">
        <w:trPr>
          <w:cnfStyle w:val="000000100000" w:firstRow="0" w:lastRow="0" w:firstColumn="0" w:lastColumn="0" w:oddVBand="0" w:evenVBand="0" w:oddHBand="1" w:evenHBand="0" w:firstRowFirstColumn="0" w:firstRowLastColumn="0" w:lastRowFirstColumn="0" w:lastRowLastColumn="0"/>
          <w:jc w:val="center"/>
          <w:ins w:id="2321" w:author="JAGADEESHWAR REDDY" w:date="2026-08-16T18:17:00Z"/>
          <w:trPrChange w:id="2322" w:author="JAGADEESHWAR REDDY" w:date="2026-08-16T18:17:00Z" w16du:dateUtc="2026-08-16T12:4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323" w:author="JAGADEESHWAR REDDY" w:date="2026-08-16T18:17:00Z" w16du:dateUtc="2026-08-16T12:47:00Z">
              <w:tcPr>
                <w:tcW w:w="0" w:type="auto"/>
                <w:gridSpan w:val="2"/>
                <w:vAlign w:val="center"/>
                <w:hideMark/>
              </w:tcPr>
            </w:tcPrChange>
          </w:tcPr>
          <w:p w14:paraId="7C8B115F" w14:textId="77777777" w:rsidR="005C1EE1" w:rsidRPr="00511974" w:rsidRDefault="005C1EE1" w:rsidP="005C1EE1">
            <w:pPr>
              <w:spacing w:after="160" w:line="360" w:lineRule="auto"/>
              <w:cnfStyle w:val="001000100000" w:firstRow="0" w:lastRow="0" w:firstColumn="1" w:lastColumn="0" w:oddVBand="0" w:evenVBand="0" w:oddHBand="1" w:evenHBand="0" w:firstRowFirstColumn="0" w:firstRowLastColumn="0" w:lastRowFirstColumn="0" w:lastRowLastColumn="0"/>
              <w:rPr>
                <w:ins w:id="2324" w:author="JAGADEESHWAR REDDY" w:date="2026-08-16T18:17:00Z"/>
                <w:rFonts w:ascii="Times New Roman" w:hAnsi="Times New Roman" w:cs="Times New Roman"/>
                <w:sz w:val="24"/>
                <w:szCs w:val="24"/>
                <w:lang w:val="en-IN"/>
                <w:rPrChange w:id="2325" w:author="JAGADEESHWAR REDDY" w:date="2026-08-26T00:47:00Z" w16du:dateUtc="2026-08-25T19:17:00Z">
                  <w:rPr>
                    <w:ins w:id="2326" w:author="JAGADEESHWAR REDDY" w:date="2026-08-16T18:17:00Z"/>
                    <w:lang w:val="en-IN"/>
                  </w:rPr>
                </w:rPrChange>
              </w:rPr>
            </w:pPr>
            <w:ins w:id="2327" w:author="JAGADEESHWAR REDDY" w:date="2026-08-16T18:17:00Z">
              <w:r w:rsidRPr="00511974">
                <w:rPr>
                  <w:rFonts w:ascii="Times New Roman" w:hAnsi="Times New Roman" w:cs="Times New Roman"/>
                  <w:sz w:val="24"/>
                  <w:szCs w:val="24"/>
                  <w:lang w:val="en-IN"/>
                  <w:rPrChange w:id="2328" w:author="JAGADEESHWAR REDDY" w:date="2026-08-26T00:47:00Z" w16du:dateUtc="2026-08-25T19:17:00Z">
                    <w:rPr>
                      <w:lang w:val="en-IN"/>
                    </w:rPr>
                  </w:rPrChange>
                </w:rPr>
                <w:t>Direct effect (ITO → Tobin’s Q)</w:t>
              </w:r>
            </w:ins>
          </w:p>
        </w:tc>
        <w:tc>
          <w:tcPr>
            <w:tcW w:w="0" w:type="auto"/>
            <w:hideMark/>
            <w:tcPrChange w:id="2329" w:author="JAGADEESHWAR REDDY" w:date="2026-08-16T18:17:00Z" w16du:dateUtc="2026-08-16T12:47:00Z">
              <w:tcPr>
                <w:tcW w:w="0" w:type="auto"/>
                <w:gridSpan w:val="2"/>
                <w:vAlign w:val="center"/>
                <w:hideMark/>
              </w:tcPr>
            </w:tcPrChange>
          </w:tcPr>
          <w:p w14:paraId="7E266F55" w14:textId="77777777" w:rsidR="005C1EE1" w:rsidRPr="00511974" w:rsidRDefault="005C1EE1" w:rsidP="005C1EE1">
            <w:pPr>
              <w:spacing w:after="160" w:line="360" w:lineRule="auto"/>
              <w:cnfStyle w:val="000000100000" w:firstRow="0" w:lastRow="0" w:firstColumn="0" w:lastColumn="0" w:oddVBand="0" w:evenVBand="0" w:oddHBand="1" w:evenHBand="0" w:firstRowFirstColumn="0" w:firstRowLastColumn="0" w:lastRowFirstColumn="0" w:lastRowLastColumn="0"/>
              <w:rPr>
                <w:ins w:id="2330" w:author="JAGADEESHWAR REDDY" w:date="2026-08-16T18:17:00Z"/>
                <w:rFonts w:ascii="Times New Roman" w:hAnsi="Times New Roman" w:cs="Times New Roman"/>
                <w:sz w:val="24"/>
                <w:szCs w:val="24"/>
                <w:lang w:val="en-IN"/>
                <w:rPrChange w:id="2331" w:author="JAGADEESHWAR REDDY" w:date="2026-08-26T00:47:00Z" w16du:dateUtc="2026-08-25T19:17:00Z">
                  <w:rPr>
                    <w:ins w:id="2332" w:author="JAGADEESHWAR REDDY" w:date="2026-08-16T18:17:00Z"/>
                    <w:lang w:val="en-IN"/>
                  </w:rPr>
                </w:rPrChange>
              </w:rPr>
            </w:pPr>
            <w:ins w:id="2333" w:author="JAGADEESHWAR REDDY" w:date="2026-08-16T18:17:00Z">
              <w:r w:rsidRPr="00511974">
                <w:rPr>
                  <w:rFonts w:ascii="Times New Roman" w:hAnsi="Times New Roman" w:cs="Times New Roman"/>
                  <w:sz w:val="24"/>
                  <w:szCs w:val="24"/>
                  <w:lang w:val="en-IN"/>
                  <w:rPrChange w:id="2334" w:author="JAGADEESHWAR REDDY" w:date="2026-08-26T00:47:00Z" w16du:dateUtc="2026-08-25T19:17:00Z">
                    <w:rPr>
                      <w:lang w:val="en-IN"/>
                    </w:rPr>
                  </w:rPrChange>
                </w:rPr>
                <w:t>0.0475</w:t>
              </w:r>
            </w:ins>
          </w:p>
        </w:tc>
        <w:tc>
          <w:tcPr>
            <w:tcW w:w="0" w:type="auto"/>
            <w:hideMark/>
            <w:tcPrChange w:id="2335" w:author="JAGADEESHWAR REDDY" w:date="2026-08-16T18:17:00Z" w16du:dateUtc="2026-08-16T12:47:00Z">
              <w:tcPr>
                <w:tcW w:w="0" w:type="auto"/>
                <w:gridSpan w:val="2"/>
                <w:vAlign w:val="center"/>
                <w:hideMark/>
              </w:tcPr>
            </w:tcPrChange>
          </w:tcPr>
          <w:p w14:paraId="2389F99B" w14:textId="77777777" w:rsidR="005C1EE1" w:rsidRPr="00511974" w:rsidRDefault="005C1EE1" w:rsidP="005C1EE1">
            <w:pPr>
              <w:spacing w:after="160" w:line="360" w:lineRule="auto"/>
              <w:cnfStyle w:val="000000100000" w:firstRow="0" w:lastRow="0" w:firstColumn="0" w:lastColumn="0" w:oddVBand="0" w:evenVBand="0" w:oddHBand="1" w:evenHBand="0" w:firstRowFirstColumn="0" w:firstRowLastColumn="0" w:lastRowFirstColumn="0" w:lastRowLastColumn="0"/>
              <w:rPr>
                <w:ins w:id="2336" w:author="JAGADEESHWAR REDDY" w:date="2026-08-16T18:17:00Z"/>
                <w:rFonts w:ascii="Times New Roman" w:hAnsi="Times New Roman" w:cs="Times New Roman"/>
                <w:sz w:val="24"/>
                <w:szCs w:val="24"/>
                <w:lang w:val="en-IN"/>
                <w:rPrChange w:id="2337" w:author="JAGADEESHWAR REDDY" w:date="2026-08-26T00:47:00Z" w16du:dateUtc="2026-08-25T19:17:00Z">
                  <w:rPr>
                    <w:ins w:id="2338" w:author="JAGADEESHWAR REDDY" w:date="2026-08-16T18:17:00Z"/>
                    <w:lang w:val="en-IN"/>
                  </w:rPr>
                </w:rPrChange>
              </w:rPr>
            </w:pPr>
            <w:ins w:id="2339" w:author="JAGADEESHWAR REDDY" w:date="2026-08-16T18:17:00Z">
              <w:r w:rsidRPr="00511974">
                <w:rPr>
                  <w:rFonts w:ascii="Times New Roman" w:hAnsi="Times New Roman" w:cs="Times New Roman"/>
                  <w:sz w:val="24"/>
                  <w:szCs w:val="24"/>
                  <w:lang w:val="en-IN"/>
                  <w:rPrChange w:id="2340" w:author="JAGADEESHWAR REDDY" w:date="2026-08-26T00:47:00Z" w16du:dateUtc="2026-08-25T19:17:00Z">
                    <w:rPr>
                      <w:lang w:val="en-IN"/>
                    </w:rPr>
                  </w:rPrChange>
                </w:rPr>
                <w:t>0.0365</w:t>
              </w:r>
            </w:ins>
          </w:p>
        </w:tc>
        <w:tc>
          <w:tcPr>
            <w:tcW w:w="0" w:type="auto"/>
            <w:hideMark/>
            <w:tcPrChange w:id="2341" w:author="JAGADEESHWAR REDDY" w:date="2026-08-16T18:17:00Z" w16du:dateUtc="2026-08-16T12:47:00Z">
              <w:tcPr>
                <w:tcW w:w="0" w:type="auto"/>
                <w:gridSpan w:val="2"/>
                <w:vAlign w:val="center"/>
                <w:hideMark/>
              </w:tcPr>
            </w:tcPrChange>
          </w:tcPr>
          <w:p w14:paraId="7F396E2B" w14:textId="77777777" w:rsidR="005C1EE1" w:rsidRPr="00511974" w:rsidRDefault="005C1EE1" w:rsidP="005C1EE1">
            <w:pPr>
              <w:spacing w:after="160" w:line="360" w:lineRule="auto"/>
              <w:cnfStyle w:val="000000100000" w:firstRow="0" w:lastRow="0" w:firstColumn="0" w:lastColumn="0" w:oddVBand="0" w:evenVBand="0" w:oddHBand="1" w:evenHBand="0" w:firstRowFirstColumn="0" w:firstRowLastColumn="0" w:lastRowFirstColumn="0" w:lastRowLastColumn="0"/>
              <w:rPr>
                <w:ins w:id="2342" w:author="JAGADEESHWAR REDDY" w:date="2026-08-16T18:17:00Z"/>
                <w:rFonts w:ascii="Times New Roman" w:hAnsi="Times New Roman" w:cs="Times New Roman"/>
                <w:sz w:val="24"/>
                <w:szCs w:val="24"/>
                <w:lang w:val="en-IN"/>
                <w:rPrChange w:id="2343" w:author="JAGADEESHWAR REDDY" w:date="2026-08-26T00:47:00Z" w16du:dateUtc="2026-08-25T19:17:00Z">
                  <w:rPr>
                    <w:ins w:id="2344" w:author="JAGADEESHWAR REDDY" w:date="2026-08-16T18:17:00Z"/>
                    <w:lang w:val="en-IN"/>
                  </w:rPr>
                </w:rPrChange>
              </w:rPr>
            </w:pPr>
            <w:ins w:id="2345" w:author="JAGADEESHWAR REDDY" w:date="2026-08-16T18:17:00Z">
              <w:r w:rsidRPr="00511974">
                <w:rPr>
                  <w:rFonts w:ascii="Times New Roman" w:hAnsi="Times New Roman" w:cs="Times New Roman"/>
                  <w:sz w:val="24"/>
                  <w:szCs w:val="24"/>
                  <w:lang w:val="en-IN"/>
                  <w:rPrChange w:id="2346" w:author="JAGADEESHWAR REDDY" w:date="2026-08-26T00:47:00Z" w16du:dateUtc="2026-08-25T19:17:00Z">
                    <w:rPr>
                      <w:lang w:val="en-IN"/>
                    </w:rPr>
                  </w:rPrChange>
                </w:rPr>
                <w:t>-0.0244</w:t>
              </w:r>
            </w:ins>
          </w:p>
        </w:tc>
        <w:tc>
          <w:tcPr>
            <w:tcW w:w="0" w:type="auto"/>
            <w:hideMark/>
            <w:tcPrChange w:id="2347" w:author="JAGADEESHWAR REDDY" w:date="2026-08-16T18:17:00Z" w16du:dateUtc="2026-08-16T12:47:00Z">
              <w:tcPr>
                <w:tcW w:w="0" w:type="auto"/>
                <w:gridSpan w:val="2"/>
                <w:vAlign w:val="center"/>
                <w:hideMark/>
              </w:tcPr>
            </w:tcPrChange>
          </w:tcPr>
          <w:p w14:paraId="59447708" w14:textId="77777777" w:rsidR="005C1EE1" w:rsidRPr="00511974" w:rsidRDefault="005C1EE1" w:rsidP="005C1EE1">
            <w:pPr>
              <w:spacing w:after="160" w:line="360" w:lineRule="auto"/>
              <w:cnfStyle w:val="000000100000" w:firstRow="0" w:lastRow="0" w:firstColumn="0" w:lastColumn="0" w:oddVBand="0" w:evenVBand="0" w:oddHBand="1" w:evenHBand="0" w:firstRowFirstColumn="0" w:firstRowLastColumn="0" w:lastRowFirstColumn="0" w:lastRowLastColumn="0"/>
              <w:rPr>
                <w:ins w:id="2348" w:author="JAGADEESHWAR REDDY" w:date="2026-08-16T18:17:00Z"/>
                <w:rFonts w:ascii="Times New Roman" w:hAnsi="Times New Roman" w:cs="Times New Roman"/>
                <w:sz w:val="24"/>
                <w:szCs w:val="24"/>
                <w:lang w:val="en-IN"/>
                <w:rPrChange w:id="2349" w:author="JAGADEESHWAR REDDY" w:date="2026-08-26T00:47:00Z" w16du:dateUtc="2026-08-25T19:17:00Z">
                  <w:rPr>
                    <w:ins w:id="2350" w:author="JAGADEESHWAR REDDY" w:date="2026-08-16T18:17:00Z"/>
                    <w:lang w:val="en-IN"/>
                  </w:rPr>
                </w:rPrChange>
              </w:rPr>
            </w:pPr>
            <w:ins w:id="2351" w:author="JAGADEESHWAR REDDY" w:date="2026-08-16T18:17:00Z">
              <w:r w:rsidRPr="00511974">
                <w:rPr>
                  <w:rFonts w:ascii="Times New Roman" w:hAnsi="Times New Roman" w:cs="Times New Roman"/>
                  <w:sz w:val="24"/>
                  <w:szCs w:val="24"/>
                  <w:lang w:val="en-IN"/>
                  <w:rPrChange w:id="2352" w:author="JAGADEESHWAR REDDY" w:date="2026-08-26T00:47:00Z" w16du:dateUtc="2026-08-25T19:17:00Z">
                    <w:rPr>
                      <w:lang w:val="en-IN"/>
                    </w:rPr>
                  </w:rPrChange>
                </w:rPr>
                <w:t>0.1195</w:t>
              </w:r>
            </w:ins>
          </w:p>
        </w:tc>
        <w:tc>
          <w:tcPr>
            <w:tcW w:w="0" w:type="auto"/>
            <w:hideMark/>
            <w:tcPrChange w:id="2353" w:author="JAGADEESHWAR REDDY" w:date="2026-08-16T18:17:00Z" w16du:dateUtc="2026-08-16T12:47:00Z">
              <w:tcPr>
                <w:tcW w:w="0" w:type="auto"/>
                <w:vAlign w:val="center"/>
                <w:hideMark/>
              </w:tcPr>
            </w:tcPrChange>
          </w:tcPr>
          <w:p w14:paraId="32976139" w14:textId="77777777" w:rsidR="005C1EE1" w:rsidRPr="00511974" w:rsidRDefault="005C1EE1" w:rsidP="005C1EE1">
            <w:pPr>
              <w:spacing w:after="160" w:line="360" w:lineRule="auto"/>
              <w:cnfStyle w:val="000000100000" w:firstRow="0" w:lastRow="0" w:firstColumn="0" w:lastColumn="0" w:oddVBand="0" w:evenVBand="0" w:oddHBand="1" w:evenHBand="0" w:firstRowFirstColumn="0" w:firstRowLastColumn="0" w:lastRowFirstColumn="0" w:lastRowLastColumn="0"/>
              <w:rPr>
                <w:ins w:id="2354" w:author="JAGADEESHWAR REDDY" w:date="2026-08-16T18:17:00Z"/>
                <w:rFonts w:ascii="Times New Roman" w:hAnsi="Times New Roman" w:cs="Times New Roman"/>
                <w:sz w:val="24"/>
                <w:szCs w:val="24"/>
                <w:lang w:val="en-IN"/>
                <w:rPrChange w:id="2355" w:author="JAGADEESHWAR REDDY" w:date="2026-08-26T00:47:00Z" w16du:dateUtc="2026-08-25T19:17:00Z">
                  <w:rPr>
                    <w:ins w:id="2356" w:author="JAGADEESHWAR REDDY" w:date="2026-08-16T18:17:00Z"/>
                    <w:lang w:val="en-IN"/>
                  </w:rPr>
                </w:rPrChange>
              </w:rPr>
            </w:pPr>
            <w:ins w:id="2357" w:author="JAGADEESHWAR REDDY" w:date="2026-08-16T18:17:00Z">
              <w:r w:rsidRPr="00511974">
                <w:rPr>
                  <w:rFonts w:ascii="Times New Roman" w:hAnsi="Times New Roman" w:cs="Times New Roman"/>
                  <w:sz w:val="24"/>
                  <w:szCs w:val="24"/>
                  <w:lang w:val="en-IN"/>
                  <w:rPrChange w:id="2358" w:author="JAGADEESHWAR REDDY" w:date="2026-08-26T00:47:00Z" w16du:dateUtc="2026-08-25T19:17:00Z">
                    <w:rPr>
                      <w:lang w:val="en-IN"/>
                    </w:rPr>
                  </w:rPrChange>
                </w:rPr>
                <w:t>0.194</w:t>
              </w:r>
            </w:ins>
          </w:p>
        </w:tc>
      </w:tr>
      <w:tr w:rsidR="005C1EE1" w:rsidRPr="00511974" w14:paraId="23D3A94A" w14:textId="77777777" w:rsidTr="005C1EE1">
        <w:trPr>
          <w:jc w:val="center"/>
          <w:ins w:id="2359" w:author="JAGADEESHWAR REDDY" w:date="2026-08-16T18:17:00Z"/>
          <w:trPrChange w:id="2360" w:author="JAGADEESHWAR REDDY" w:date="2026-08-16T18:17:00Z" w16du:dateUtc="2026-08-16T12:4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361" w:author="JAGADEESHWAR REDDY" w:date="2026-08-16T18:17:00Z" w16du:dateUtc="2026-08-16T12:47:00Z">
              <w:tcPr>
                <w:tcW w:w="0" w:type="auto"/>
                <w:gridSpan w:val="2"/>
                <w:vAlign w:val="center"/>
                <w:hideMark/>
              </w:tcPr>
            </w:tcPrChange>
          </w:tcPr>
          <w:p w14:paraId="769987A9" w14:textId="77777777" w:rsidR="005C1EE1" w:rsidRPr="00511974" w:rsidRDefault="005C1EE1" w:rsidP="005C1EE1">
            <w:pPr>
              <w:spacing w:after="160" w:line="360" w:lineRule="auto"/>
              <w:rPr>
                <w:ins w:id="2362" w:author="JAGADEESHWAR REDDY" w:date="2026-08-16T18:17:00Z"/>
                <w:rFonts w:ascii="Times New Roman" w:hAnsi="Times New Roman" w:cs="Times New Roman"/>
                <w:sz w:val="24"/>
                <w:szCs w:val="24"/>
                <w:lang w:val="en-IN"/>
                <w:rPrChange w:id="2363" w:author="JAGADEESHWAR REDDY" w:date="2026-08-26T00:47:00Z" w16du:dateUtc="2026-08-25T19:17:00Z">
                  <w:rPr>
                    <w:ins w:id="2364" w:author="JAGADEESHWAR REDDY" w:date="2026-08-16T18:17:00Z"/>
                    <w:lang w:val="en-IN"/>
                  </w:rPr>
                </w:rPrChange>
              </w:rPr>
            </w:pPr>
            <w:ins w:id="2365" w:author="JAGADEESHWAR REDDY" w:date="2026-08-16T18:17:00Z">
              <w:r w:rsidRPr="00511974">
                <w:rPr>
                  <w:rFonts w:ascii="Times New Roman" w:hAnsi="Times New Roman" w:cs="Times New Roman"/>
                  <w:sz w:val="24"/>
                  <w:szCs w:val="24"/>
                  <w:lang w:val="en-IN"/>
                  <w:rPrChange w:id="2366" w:author="JAGADEESHWAR REDDY" w:date="2026-08-26T00:47:00Z" w16du:dateUtc="2026-08-25T19:17:00Z">
                    <w:rPr>
                      <w:lang w:val="en-IN"/>
                    </w:rPr>
                  </w:rPrChange>
                </w:rPr>
                <w:t>Indirect effect (ITO → QR → Tobin’s Q)</w:t>
              </w:r>
            </w:ins>
          </w:p>
        </w:tc>
        <w:tc>
          <w:tcPr>
            <w:tcW w:w="0" w:type="auto"/>
            <w:hideMark/>
            <w:tcPrChange w:id="2367" w:author="JAGADEESHWAR REDDY" w:date="2026-08-16T18:17:00Z" w16du:dateUtc="2026-08-16T12:47:00Z">
              <w:tcPr>
                <w:tcW w:w="0" w:type="auto"/>
                <w:gridSpan w:val="2"/>
                <w:vAlign w:val="center"/>
                <w:hideMark/>
              </w:tcPr>
            </w:tcPrChange>
          </w:tcPr>
          <w:p w14:paraId="7AF65F58" w14:textId="77777777" w:rsidR="005C1EE1" w:rsidRPr="00511974" w:rsidRDefault="005C1EE1" w:rsidP="005C1EE1">
            <w:pPr>
              <w:spacing w:after="160" w:line="360" w:lineRule="auto"/>
              <w:cnfStyle w:val="000000000000" w:firstRow="0" w:lastRow="0" w:firstColumn="0" w:lastColumn="0" w:oddVBand="0" w:evenVBand="0" w:oddHBand="0" w:evenHBand="0" w:firstRowFirstColumn="0" w:firstRowLastColumn="0" w:lastRowFirstColumn="0" w:lastRowLastColumn="0"/>
              <w:rPr>
                <w:ins w:id="2368" w:author="JAGADEESHWAR REDDY" w:date="2026-08-16T18:17:00Z"/>
                <w:rFonts w:ascii="Times New Roman" w:hAnsi="Times New Roman" w:cs="Times New Roman"/>
                <w:sz w:val="24"/>
                <w:szCs w:val="24"/>
                <w:lang w:val="en-IN"/>
                <w:rPrChange w:id="2369" w:author="JAGADEESHWAR REDDY" w:date="2026-08-26T00:47:00Z" w16du:dateUtc="2026-08-25T19:17:00Z">
                  <w:rPr>
                    <w:ins w:id="2370" w:author="JAGADEESHWAR REDDY" w:date="2026-08-16T18:17:00Z"/>
                    <w:lang w:val="en-IN"/>
                  </w:rPr>
                </w:rPrChange>
              </w:rPr>
            </w:pPr>
            <w:ins w:id="2371" w:author="JAGADEESHWAR REDDY" w:date="2026-08-16T18:17:00Z">
              <w:r w:rsidRPr="00511974">
                <w:rPr>
                  <w:rFonts w:ascii="Times New Roman" w:hAnsi="Times New Roman" w:cs="Times New Roman"/>
                  <w:sz w:val="24"/>
                  <w:szCs w:val="24"/>
                  <w:lang w:val="en-IN"/>
                  <w:rPrChange w:id="2372" w:author="JAGADEESHWAR REDDY" w:date="2026-08-26T00:47:00Z" w16du:dateUtc="2026-08-25T19:17:00Z">
                    <w:rPr>
                      <w:lang w:val="en-IN"/>
                    </w:rPr>
                  </w:rPrChange>
                </w:rPr>
                <w:t>0.0034</w:t>
              </w:r>
            </w:ins>
          </w:p>
        </w:tc>
        <w:tc>
          <w:tcPr>
            <w:tcW w:w="0" w:type="auto"/>
            <w:hideMark/>
            <w:tcPrChange w:id="2373" w:author="JAGADEESHWAR REDDY" w:date="2026-08-16T18:17:00Z" w16du:dateUtc="2026-08-16T12:47:00Z">
              <w:tcPr>
                <w:tcW w:w="0" w:type="auto"/>
                <w:gridSpan w:val="2"/>
                <w:vAlign w:val="center"/>
                <w:hideMark/>
              </w:tcPr>
            </w:tcPrChange>
          </w:tcPr>
          <w:p w14:paraId="58B4A409" w14:textId="77777777" w:rsidR="005C1EE1" w:rsidRPr="00511974" w:rsidRDefault="005C1EE1" w:rsidP="005C1EE1">
            <w:pPr>
              <w:spacing w:after="160" w:line="360" w:lineRule="auto"/>
              <w:cnfStyle w:val="000000000000" w:firstRow="0" w:lastRow="0" w:firstColumn="0" w:lastColumn="0" w:oddVBand="0" w:evenVBand="0" w:oddHBand="0" w:evenHBand="0" w:firstRowFirstColumn="0" w:firstRowLastColumn="0" w:lastRowFirstColumn="0" w:lastRowLastColumn="0"/>
              <w:rPr>
                <w:ins w:id="2374" w:author="JAGADEESHWAR REDDY" w:date="2026-08-16T18:17:00Z"/>
                <w:rFonts w:ascii="Times New Roman" w:hAnsi="Times New Roman" w:cs="Times New Roman"/>
                <w:sz w:val="24"/>
                <w:szCs w:val="24"/>
                <w:lang w:val="en-IN"/>
                <w:rPrChange w:id="2375" w:author="JAGADEESHWAR REDDY" w:date="2026-08-26T00:47:00Z" w16du:dateUtc="2026-08-25T19:17:00Z">
                  <w:rPr>
                    <w:ins w:id="2376" w:author="JAGADEESHWAR REDDY" w:date="2026-08-16T18:17:00Z"/>
                    <w:lang w:val="en-IN"/>
                  </w:rPr>
                </w:rPrChange>
              </w:rPr>
            </w:pPr>
            <w:ins w:id="2377" w:author="JAGADEESHWAR REDDY" w:date="2026-08-16T18:17:00Z">
              <w:r w:rsidRPr="00511974">
                <w:rPr>
                  <w:rFonts w:ascii="Times New Roman" w:hAnsi="Times New Roman" w:cs="Times New Roman"/>
                  <w:sz w:val="24"/>
                  <w:szCs w:val="24"/>
                  <w:lang w:val="en-IN"/>
                  <w:rPrChange w:id="2378" w:author="JAGADEESHWAR REDDY" w:date="2026-08-26T00:47:00Z" w16du:dateUtc="2026-08-25T19:17:00Z">
                    <w:rPr>
                      <w:lang w:val="en-IN"/>
                    </w:rPr>
                  </w:rPrChange>
                </w:rPr>
                <w:t>0.0037</w:t>
              </w:r>
            </w:ins>
          </w:p>
        </w:tc>
        <w:tc>
          <w:tcPr>
            <w:tcW w:w="0" w:type="auto"/>
            <w:hideMark/>
            <w:tcPrChange w:id="2379" w:author="JAGADEESHWAR REDDY" w:date="2026-08-16T18:17:00Z" w16du:dateUtc="2026-08-16T12:47:00Z">
              <w:tcPr>
                <w:tcW w:w="0" w:type="auto"/>
                <w:gridSpan w:val="2"/>
                <w:vAlign w:val="center"/>
                <w:hideMark/>
              </w:tcPr>
            </w:tcPrChange>
          </w:tcPr>
          <w:p w14:paraId="2505CADB" w14:textId="77777777" w:rsidR="005C1EE1" w:rsidRPr="00511974" w:rsidRDefault="005C1EE1" w:rsidP="005C1EE1">
            <w:pPr>
              <w:spacing w:after="160" w:line="360" w:lineRule="auto"/>
              <w:cnfStyle w:val="000000000000" w:firstRow="0" w:lastRow="0" w:firstColumn="0" w:lastColumn="0" w:oddVBand="0" w:evenVBand="0" w:oddHBand="0" w:evenHBand="0" w:firstRowFirstColumn="0" w:firstRowLastColumn="0" w:lastRowFirstColumn="0" w:lastRowLastColumn="0"/>
              <w:rPr>
                <w:ins w:id="2380" w:author="JAGADEESHWAR REDDY" w:date="2026-08-16T18:17:00Z"/>
                <w:rFonts w:ascii="Times New Roman" w:hAnsi="Times New Roman" w:cs="Times New Roman"/>
                <w:sz w:val="24"/>
                <w:szCs w:val="24"/>
                <w:lang w:val="en-IN"/>
                <w:rPrChange w:id="2381" w:author="JAGADEESHWAR REDDY" w:date="2026-08-26T00:47:00Z" w16du:dateUtc="2026-08-25T19:17:00Z">
                  <w:rPr>
                    <w:ins w:id="2382" w:author="JAGADEESHWAR REDDY" w:date="2026-08-16T18:17:00Z"/>
                    <w:lang w:val="en-IN"/>
                  </w:rPr>
                </w:rPrChange>
              </w:rPr>
            </w:pPr>
            <w:ins w:id="2383" w:author="JAGADEESHWAR REDDY" w:date="2026-08-16T18:17:00Z">
              <w:r w:rsidRPr="00511974">
                <w:rPr>
                  <w:rFonts w:ascii="Times New Roman" w:hAnsi="Times New Roman" w:cs="Times New Roman"/>
                  <w:sz w:val="24"/>
                  <w:szCs w:val="24"/>
                  <w:lang w:val="en-IN"/>
                  <w:rPrChange w:id="2384" w:author="JAGADEESHWAR REDDY" w:date="2026-08-26T00:47:00Z" w16du:dateUtc="2026-08-25T19:17:00Z">
                    <w:rPr>
                      <w:lang w:val="en-IN"/>
                    </w:rPr>
                  </w:rPrChange>
                </w:rPr>
                <w:t>-0.0018</w:t>
              </w:r>
            </w:ins>
          </w:p>
        </w:tc>
        <w:tc>
          <w:tcPr>
            <w:tcW w:w="0" w:type="auto"/>
            <w:hideMark/>
            <w:tcPrChange w:id="2385" w:author="JAGADEESHWAR REDDY" w:date="2026-08-16T18:17:00Z" w16du:dateUtc="2026-08-16T12:47:00Z">
              <w:tcPr>
                <w:tcW w:w="0" w:type="auto"/>
                <w:gridSpan w:val="2"/>
                <w:vAlign w:val="center"/>
                <w:hideMark/>
              </w:tcPr>
            </w:tcPrChange>
          </w:tcPr>
          <w:p w14:paraId="6A440860" w14:textId="77777777" w:rsidR="005C1EE1" w:rsidRPr="00511974" w:rsidRDefault="005C1EE1" w:rsidP="005C1EE1">
            <w:pPr>
              <w:spacing w:after="160" w:line="360" w:lineRule="auto"/>
              <w:cnfStyle w:val="000000000000" w:firstRow="0" w:lastRow="0" w:firstColumn="0" w:lastColumn="0" w:oddVBand="0" w:evenVBand="0" w:oddHBand="0" w:evenHBand="0" w:firstRowFirstColumn="0" w:firstRowLastColumn="0" w:lastRowFirstColumn="0" w:lastRowLastColumn="0"/>
              <w:rPr>
                <w:ins w:id="2386" w:author="JAGADEESHWAR REDDY" w:date="2026-08-16T18:17:00Z"/>
                <w:rFonts w:ascii="Times New Roman" w:hAnsi="Times New Roman" w:cs="Times New Roman"/>
                <w:sz w:val="24"/>
                <w:szCs w:val="24"/>
                <w:lang w:val="en-IN"/>
                <w:rPrChange w:id="2387" w:author="JAGADEESHWAR REDDY" w:date="2026-08-26T00:47:00Z" w16du:dateUtc="2026-08-25T19:17:00Z">
                  <w:rPr>
                    <w:ins w:id="2388" w:author="JAGADEESHWAR REDDY" w:date="2026-08-16T18:17:00Z"/>
                    <w:lang w:val="en-IN"/>
                  </w:rPr>
                </w:rPrChange>
              </w:rPr>
            </w:pPr>
            <w:ins w:id="2389" w:author="JAGADEESHWAR REDDY" w:date="2026-08-16T18:17:00Z">
              <w:r w:rsidRPr="00511974">
                <w:rPr>
                  <w:rFonts w:ascii="Times New Roman" w:hAnsi="Times New Roman" w:cs="Times New Roman"/>
                  <w:sz w:val="24"/>
                  <w:szCs w:val="24"/>
                  <w:lang w:val="en-IN"/>
                  <w:rPrChange w:id="2390" w:author="JAGADEESHWAR REDDY" w:date="2026-08-26T00:47:00Z" w16du:dateUtc="2026-08-25T19:17:00Z">
                    <w:rPr>
                      <w:lang w:val="en-IN"/>
                    </w:rPr>
                  </w:rPrChange>
                </w:rPr>
                <w:t>0.0126</w:t>
              </w:r>
            </w:ins>
          </w:p>
        </w:tc>
        <w:tc>
          <w:tcPr>
            <w:tcW w:w="0" w:type="auto"/>
            <w:hideMark/>
            <w:tcPrChange w:id="2391" w:author="JAGADEESHWAR REDDY" w:date="2026-08-16T18:17:00Z" w16du:dateUtc="2026-08-16T12:47:00Z">
              <w:tcPr>
                <w:tcW w:w="0" w:type="auto"/>
                <w:vAlign w:val="center"/>
                <w:hideMark/>
              </w:tcPr>
            </w:tcPrChange>
          </w:tcPr>
          <w:p w14:paraId="4F023C64" w14:textId="77777777" w:rsidR="005C1EE1" w:rsidRPr="00511974" w:rsidRDefault="005C1EE1" w:rsidP="005C1EE1">
            <w:pPr>
              <w:spacing w:after="160" w:line="360" w:lineRule="auto"/>
              <w:cnfStyle w:val="000000000000" w:firstRow="0" w:lastRow="0" w:firstColumn="0" w:lastColumn="0" w:oddVBand="0" w:evenVBand="0" w:oddHBand="0" w:evenHBand="0" w:firstRowFirstColumn="0" w:firstRowLastColumn="0" w:lastRowFirstColumn="0" w:lastRowLastColumn="0"/>
              <w:rPr>
                <w:ins w:id="2392" w:author="JAGADEESHWAR REDDY" w:date="2026-08-16T18:17:00Z"/>
                <w:rFonts w:ascii="Times New Roman" w:hAnsi="Times New Roman" w:cs="Times New Roman"/>
                <w:sz w:val="24"/>
                <w:szCs w:val="24"/>
                <w:lang w:val="en-IN"/>
                <w:rPrChange w:id="2393" w:author="JAGADEESHWAR REDDY" w:date="2026-08-26T00:47:00Z" w16du:dateUtc="2026-08-25T19:17:00Z">
                  <w:rPr>
                    <w:ins w:id="2394" w:author="JAGADEESHWAR REDDY" w:date="2026-08-16T18:17:00Z"/>
                    <w:lang w:val="en-IN"/>
                  </w:rPr>
                </w:rPrChange>
              </w:rPr>
            </w:pPr>
            <w:ins w:id="2395" w:author="JAGADEESHWAR REDDY" w:date="2026-08-16T18:17:00Z">
              <w:r w:rsidRPr="00511974">
                <w:rPr>
                  <w:rFonts w:ascii="Times New Roman" w:hAnsi="Times New Roman" w:cs="Times New Roman"/>
                  <w:sz w:val="24"/>
                  <w:szCs w:val="24"/>
                  <w:lang w:val="en-IN"/>
                  <w:rPrChange w:id="2396" w:author="JAGADEESHWAR REDDY" w:date="2026-08-26T00:47:00Z" w16du:dateUtc="2026-08-25T19:17:00Z">
                    <w:rPr>
                      <w:lang w:val="en-IN"/>
                    </w:rPr>
                  </w:rPrChange>
                </w:rPr>
                <w:t>—</w:t>
              </w:r>
            </w:ins>
          </w:p>
        </w:tc>
      </w:tr>
    </w:tbl>
    <w:p w14:paraId="0CB6BE66" w14:textId="77777777" w:rsidR="00E74C96" w:rsidRPr="00511974" w:rsidRDefault="00E74C96">
      <w:pPr>
        <w:spacing w:line="360" w:lineRule="auto"/>
        <w:rPr>
          <w:ins w:id="2397" w:author="JAGADEESHWAR REDDY" w:date="2026-08-16T17:34:00Z"/>
          <w:rFonts w:ascii="Times New Roman" w:hAnsi="Times New Roman" w:cs="Times New Roman"/>
          <w:sz w:val="24"/>
          <w:szCs w:val="24"/>
          <w:lang w:val="en-IN"/>
          <w:rPrChange w:id="2398" w:author="JAGADEESHWAR REDDY" w:date="2026-08-26T00:47:00Z" w16du:dateUtc="2026-08-25T19:17:00Z">
            <w:rPr>
              <w:ins w:id="2399" w:author="JAGADEESHWAR REDDY" w:date="2026-08-16T17:34:00Z"/>
              <w:lang w:val="en-IN"/>
            </w:rPr>
          </w:rPrChange>
        </w:rPr>
        <w:pPrChange w:id="2400" w:author="JAGADEESHWAR REDDY" w:date="2026-08-16T17:35:00Z" w16du:dateUtc="2026-08-16T12:05:00Z">
          <w:pPr/>
        </w:pPrChange>
      </w:pPr>
    </w:p>
    <w:p w14:paraId="7C82DB2C" w14:textId="77777777" w:rsidR="000C5252" w:rsidRPr="000C5252" w:rsidRDefault="000C5252">
      <w:pPr>
        <w:spacing w:line="360" w:lineRule="auto"/>
        <w:rPr>
          <w:ins w:id="2401" w:author="JAGADEESHWAR REDDY" w:date="2026-08-16T18:20:00Z"/>
          <w:rFonts w:ascii="Times New Roman" w:hAnsi="Times New Roman" w:cs="Times New Roman"/>
          <w:sz w:val="24"/>
          <w:szCs w:val="24"/>
          <w:lang w:val="en-IN"/>
          <w:rPrChange w:id="2402" w:author="JAGADEESHWAR REDDY" w:date="2026-08-16T18:20:00Z" w16du:dateUtc="2026-08-16T12:50:00Z">
            <w:rPr>
              <w:ins w:id="2403" w:author="JAGADEESHWAR REDDY" w:date="2026-08-16T18:20:00Z"/>
              <w:lang w:val="en-IN"/>
            </w:rPr>
          </w:rPrChange>
        </w:rPr>
        <w:pPrChange w:id="2404" w:author="JAGADEESHWAR REDDY" w:date="2026-08-16T18:20:00Z" w16du:dateUtc="2026-08-16T12:50:00Z">
          <w:pPr/>
        </w:pPrChange>
      </w:pPr>
      <w:ins w:id="2405" w:author="JAGADEESHWAR REDDY" w:date="2026-08-16T18:20:00Z">
        <w:r w:rsidRPr="000C5252">
          <w:rPr>
            <w:rFonts w:ascii="Times New Roman" w:hAnsi="Times New Roman" w:cs="Times New Roman"/>
            <w:b/>
            <w:bCs/>
            <w:sz w:val="24"/>
            <w:szCs w:val="24"/>
            <w:lang w:val="en-IN"/>
            <w:rPrChange w:id="2406" w:author="JAGADEESHWAR REDDY" w:date="2026-08-16T18:20:00Z" w16du:dateUtc="2026-08-16T12:50:00Z">
              <w:rPr>
                <w:b/>
                <w:bCs/>
                <w:lang w:val="en-IN"/>
              </w:rPr>
            </w:rPrChange>
          </w:rPr>
          <w:t>Note:</w:t>
        </w:r>
        <w:r w:rsidRPr="000C5252">
          <w:rPr>
            <w:rFonts w:ascii="Times New Roman" w:hAnsi="Times New Roman" w:cs="Times New Roman"/>
            <w:sz w:val="24"/>
            <w:szCs w:val="24"/>
            <w:lang w:val="en-IN"/>
            <w:rPrChange w:id="2407" w:author="JAGADEESHWAR REDDY" w:date="2026-08-16T18:20:00Z" w16du:dateUtc="2026-08-16T12:50:00Z">
              <w:rPr>
                <w:lang w:val="en-IN"/>
              </w:rPr>
            </w:rPrChange>
          </w:rPr>
          <w:t xml:space="preserve"> Bootstrap confidence intervals are based on 5,000 bootstrap samples at the 95% confidence level.</w:t>
        </w:r>
      </w:ins>
    </w:p>
    <w:p w14:paraId="431F30C7" w14:textId="77777777" w:rsidR="000C5252" w:rsidRPr="000C5252" w:rsidRDefault="000C5252">
      <w:pPr>
        <w:spacing w:line="360" w:lineRule="auto"/>
        <w:rPr>
          <w:ins w:id="2408" w:author="JAGADEESHWAR REDDY" w:date="2026-08-16T18:20:00Z"/>
          <w:rFonts w:ascii="Times New Roman" w:hAnsi="Times New Roman" w:cs="Times New Roman"/>
          <w:sz w:val="24"/>
          <w:szCs w:val="24"/>
          <w:lang w:val="en-IN"/>
          <w:rPrChange w:id="2409" w:author="JAGADEESHWAR REDDY" w:date="2026-08-16T18:20:00Z" w16du:dateUtc="2026-08-16T12:50:00Z">
            <w:rPr>
              <w:ins w:id="2410" w:author="JAGADEESHWAR REDDY" w:date="2026-08-16T18:20:00Z"/>
              <w:lang w:val="en-IN"/>
            </w:rPr>
          </w:rPrChange>
        </w:rPr>
        <w:pPrChange w:id="2411" w:author="JAGADEESHWAR REDDY" w:date="2026-08-16T18:20:00Z" w16du:dateUtc="2026-08-16T12:50:00Z">
          <w:pPr/>
        </w:pPrChange>
      </w:pPr>
      <w:ins w:id="2412" w:author="JAGADEESHWAR REDDY" w:date="2026-08-16T18:20:00Z">
        <w:r w:rsidRPr="000C5252">
          <w:rPr>
            <w:rFonts w:ascii="Times New Roman" w:hAnsi="Times New Roman" w:cs="Times New Roman"/>
            <w:b/>
            <w:bCs/>
            <w:sz w:val="24"/>
            <w:szCs w:val="24"/>
            <w:lang w:val="en-IN"/>
            <w:rPrChange w:id="2413" w:author="JAGADEESHWAR REDDY" w:date="2026-08-16T18:20:00Z" w16du:dateUtc="2026-08-16T12:50:00Z">
              <w:rPr>
                <w:b/>
                <w:bCs/>
                <w:lang w:val="en-IN"/>
              </w:rPr>
            </w:rPrChange>
          </w:rPr>
          <w:t>Interpretation:</w:t>
        </w:r>
      </w:ins>
    </w:p>
    <w:p w14:paraId="1E9F1DA2" w14:textId="77777777" w:rsidR="000C5252" w:rsidRPr="000C5252" w:rsidRDefault="000C5252">
      <w:pPr>
        <w:spacing w:line="360" w:lineRule="auto"/>
        <w:rPr>
          <w:ins w:id="2414" w:author="JAGADEESHWAR REDDY" w:date="2026-08-16T18:20:00Z"/>
          <w:rFonts w:ascii="Times New Roman" w:hAnsi="Times New Roman" w:cs="Times New Roman"/>
          <w:sz w:val="24"/>
          <w:szCs w:val="24"/>
          <w:lang w:val="en-IN"/>
          <w:rPrChange w:id="2415" w:author="JAGADEESHWAR REDDY" w:date="2026-08-16T18:20:00Z" w16du:dateUtc="2026-08-16T12:50:00Z">
            <w:rPr>
              <w:ins w:id="2416" w:author="JAGADEESHWAR REDDY" w:date="2026-08-16T18:20:00Z"/>
              <w:lang w:val="en-IN"/>
            </w:rPr>
          </w:rPrChange>
        </w:rPr>
        <w:pPrChange w:id="2417" w:author="JAGADEESHWAR REDDY" w:date="2026-08-16T18:20:00Z" w16du:dateUtc="2026-08-16T12:50:00Z">
          <w:pPr/>
        </w:pPrChange>
      </w:pPr>
      <w:ins w:id="2418" w:author="JAGADEESHWAR REDDY" w:date="2026-08-16T18:20:00Z">
        <w:r w:rsidRPr="000C5252">
          <w:rPr>
            <w:rFonts w:ascii="Times New Roman" w:hAnsi="Times New Roman" w:cs="Times New Roman"/>
            <w:sz w:val="24"/>
            <w:szCs w:val="24"/>
            <w:lang w:val="en-IN"/>
            <w:rPrChange w:id="2419" w:author="JAGADEESHWAR REDDY" w:date="2026-08-16T18:20:00Z" w16du:dateUtc="2026-08-16T12:50:00Z">
              <w:rPr>
                <w:lang w:val="en-IN"/>
              </w:rPr>
            </w:rPrChange>
          </w:rPr>
          <w:t>The mediation analysis examined whether Quick Ratio mediates the relationship between Inventory Turnover and Tobin’s Q. The indirect effect of Inventory Turnover on Tobin’s Q through Quick Ratio was positive but very small, with an effect of 0.0034. However, the 95% bootstrap confidence interval ranged from -0.0018 to 0.0126 and included zero. This indicates that the indirect effect is not statistically significant.</w:t>
        </w:r>
      </w:ins>
    </w:p>
    <w:p w14:paraId="59409370" w14:textId="77777777" w:rsidR="000C5252" w:rsidRPr="000C5252" w:rsidRDefault="000C5252">
      <w:pPr>
        <w:spacing w:line="360" w:lineRule="auto"/>
        <w:rPr>
          <w:ins w:id="2420" w:author="JAGADEESHWAR REDDY" w:date="2026-08-16T18:20:00Z"/>
          <w:rFonts w:ascii="Times New Roman" w:hAnsi="Times New Roman" w:cs="Times New Roman"/>
          <w:sz w:val="24"/>
          <w:szCs w:val="24"/>
          <w:lang w:val="en-IN"/>
          <w:rPrChange w:id="2421" w:author="JAGADEESHWAR REDDY" w:date="2026-08-16T18:20:00Z" w16du:dateUtc="2026-08-16T12:50:00Z">
            <w:rPr>
              <w:ins w:id="2422" w:author="JAGADEESHWAR REDDY" w:date="2026-08-16T18:20:00Z"/>
              <w:lang w:val="en-IN"/>
            </w:rPr>
          </w:rPrChange>
        </w:rPr>
        <w:pPrChange w:id="2423" w:author="JAGADEESHWAR REDDY" w:date="2026-08-16T18:20:00Z" w16du:dateUtc="2026-08-16T12:50:00Z">
          <w:pPr/>
        </w:pPrChange>
      </w:pPr>
      <w:ins w:id="2424" w:author="JAGADEESHWAR REDDY" w:date="2026-08-16T18:20:00Z">
        <w:r w:rsidRPr="000C5252">
          <w:rPr>
            <w:rFonts w:ascii="Times New Roman" w:hAnsi="Times New Roman" w:cs="Times New Roman"/>
            <w:sz w:val="24"/>
            <w:szCs w:val="24"/>
            <w:lang w:val="en-IN"/>
            <w:rPrChange w:id="2425" w:author="JAGADEESHWAR REDDY" w:date="2026-08-16T18:20:00Z" w16du:dateUtc="2026-08-16T12:50:00Z">
              <w:rPr>
                <w:lang w:val="en-IN"/>
              </w:rPr>
            </w:rPrChange>
          </w:rPr>
          <w:t>The direct effect of Inventory Turnover on Tobin’s Q was also not statistically significant (effect = 0.0475, p = 0.194). Therefore, the results do not provide sufficient evidence that Quick Ratio mediates the relationship between inventory management efficiency and firm performance.</w:t>
        </w:r>
      </w:ins>
    </w:p>
    <w:p w14:paraId="1D650363" w14:textId="77777777" w:rsidR="000C5252" w:rsidRPr="000C5252" w:rsidRDefault="000C5252">
      <w:pPr>
        <w:spacing w:line="360" w:lineRule="auto"/>
        <w:rPr>
          <w:ins w:id="2426" w:author="JAGADEESHWAR REDDY" w:date="2026-08-16T18:20:00Z"/>
          <w:rFonts w:ascii="Times New Roman" w:hAnsi="Times New Roman" w:cs="Times New Roman"/>
          <w:sz w:val="24"/>
          <w:szCs w:val="24"/>
          <w:lang w:val="en-IN"/>
          <w:rPrChange w:id="2427" w:author="JAGADEESHWAR REDDY" w:date="2026-08-16T18:20:00Z" w16du:dateUtc="2026-08-16T12:50:00Z">
            <w:rPr>
              <w:ins w:id="2428" w:author="JAGADEESHWAR REDDY" w:date="2026-08-16T18:20:00Z"/>
              <w:lang w:val="en-IN"/>
            </w:rPr>
          </w:rPrChange>
        </w:rPr>
        <w:pPrChange w:id="2429" w:author="JAGADEESHWAR REDDY" w:date="2026-08-16T18:20:00Z" w16du:dateUtc="2026-08-16T12:50:00Z">
          <w:pPr/>
        </w:pPrChange>
      </w:pPr>
      <w:ins w:id="2430" w:author="JAGADEESHWAR REDDY" w:date="2026-08-16T18:20:00Z">
        <w:r w:rsidRPr="000C5252">
          <w:rPr>
            <w:rFonts w:ascii="Times New Roman" w:hAnsi="Times New Roman" w:cs="Times New Roman"/>
            <w:b/>
            <w:bCs/>
            <w:sz w:val="24"/>
            <w:szCs w:val="24"/>
            <w:lang w:val="en-IN"/>
            <w:rPrChange w:id="2431" w:author="JAGADEESHWAR REDDY" w:date="2026-08-16T18:20:00Z" w16du:dateUtc="2026-08-16T12:50:00Z">
              <w:rPr>
                <w:b/>
                <w:bCs/>
                <w:lang w:val="en-IN"/>
              </w:rPr>
            </w:rPrChange>
          </w:rPr>
          <w:t>Hypothesis decision:</w:t>
        </w:r>
      </w:ins>
    </w:p>
    <w:p w14:paraId="473F9C52" w14:textId="77777777" w:rsidR="000C5252" w:rsidRDefault="000C5252">
      <w:pPr>
        <w:spacing w:line="360" w:lineRule="auto"/>
        <w:rPr>
          <w:ins w:id="2432" w:author="JAGADEESHWAR REDDY" w:date="2026-08-19T00:03:00Z" w16du:dateUtc="2026-08-18T18:33:00Z"/>
          <w:rFonts w:ascii="Times New Roman" w:hAnsi="Times New Roman" w:cs="Times New Roman"/>
          <w:sz w:val="24"/>
          <w:szCs w:val="24"/>
          <w:lang w:val="en-IN"/>
        </w:rPr>
      </w:pPr>
      <w:ins w:id="2433" w:author="JAGADEESHWAR REDDY" w:date="2026-08-16T18:20:00Z">
        <w:r w:rsidRPr="000C5252">
          <w:rPr>
            <w:rFonts w:ascii="Times New Roman" w:hAnsi="Times New Roman" w:cs="Times New Roman"/>
            <w:sz w:val="24"/>
            <w:szCs w:val="24"/>
            <w:lang w:val="en-IN"/>
            <w:rPrChange w:id="2434" w:author="JAGADEESHWAR REDDY" w:date="2026-08-16T18:20:00Z" w16du:dateUtc="2026-08-16T12:50:00Z">
              <w:rPr>
                <w:b/>
                <w:bCs/>
                <w:lang w:val="en-IN"/>
              </w:rPr>
            </w:rPrChange>
          </w:rPr>
          <w:t>H4 is not supported.</w:t>
        </w:r>
      </w:ins>
    </w:p>
    <w:p w14:paraId="437B75D2" w14:textId="4DAD180C" w:rsidR="00396D60" w:rsidRPr="00511974" w:rsidRDefault="00511974">
      <w:pPr>
        <w:pStyle w:val="Heading2"/>
        <w:rPr>
          <w:ins w:id="2435" w:author="JAGADEESHWAR REDDY" w:date="2026-08-16T18:20:00Z"/>
          <w:rFonts w:ascii="Times New Roman" w:hAnsi="Times New Roman" w:cs="Times New Roman"/>
          <w:b/>
          <w:bCs/>
          <w:sz w:val="28"/>
          <w:szCs w:val="28"/>
          <w:rPrChange w:id="2436" w:author="JAGADEESHWAR REDDY" w:date="2026-08-26T00:47:00Z" w16du:dateUtc="2026-08-25T19:17:00Z">
            <w:rPr>
              <w:ins w:id="2437" w:author="JAGADEESHWAR REDDY" w:date="2026-08-16T18:20:00Z"/>
            </w:rPr>
          </w:rPrChange>
        </w:rPr>
        <w:pPrChange w:id="2438" w:author="JAGADEESHWAR REDDY" w:date="2026-08-26T00:47:00Z" w16du:dateUtc="2026-08-25T19:17:00Z">
          <w:pPr/>
        </w:pPrChange>
      </w:pPr>
      <w:bookmarkStart w:id="2439" w:name="_Toc239204330"/>
      <w:ins w:id="2440" w:author="JAGADEESHWAR REDDY" w:date="2026-08-26T00:47:00Z" w16du:dateUtc="2026-08-25T19:17:00Z">
        <w:r w:rsidRPr="00511974">
          <w:rPr>
            <w:rFonts w:ascii="Times New Roman" w:hAnsi="Times New Roman" w:cs="Times New Roman"/>
            <w:b/>
            <w:bCs/>
            <w:color w:val="auto"/>
            <w:sz w:val="28"/>
            <w:szCs w:val="28"/>
            <w:rPrChange w:id="2441" w:author="JAGADEESHWAR REDDY" w:date="2026-08-26T00:47:00Z" w16du:dateUtc="2026-08-25T19:17:00Z">
              <w:rPr/>
            </w:rPrChange>
          </w:rPr>
          <w:t>5</w:t>
        </w:r>
      </w:ins>
      <w:ins w:id="2442" w:author="JAGADEESHWAR REDDY" w:date="2026-08-19T00:03:00Z" w16du:dateUtc="2026-08-18T18:33:00Z">
        <w:r w:rsidR="00396D60" w:rsidRPr="00511974">
          <w:rPr>
            <w:rFonts w:ascii="Times New Roman" w:hAnsi="Times New Roman" w:cs="Times New Roman"/>
            <w:b/>
            <w:bCs/>
            <w:color w:val="auto"/>
            <w:sz w:val="28"/>
            <w:szCs w:val="28"/>
            <w:rPrChange w:id="2443" w:author="JAGADEESHWAR REDDY" w:date="2026-08-26T00:47:00Z" w16du:dateUtc="2026-08-25T19:17:00Z">
              <w:rPr>
                <w:rFonts w:ascii="Times New Roman" w:hAnsi="Times New Roman" w:cs="Times New Roman"/>
                <w:sz w:val="24"/>
                <w:szCs w:val="24"/>
              </w:rPr>
            </w:rPrChange>
          </w:rPr>
          <w:t>.5</w:t>
        </w:r>
      </w:ins>
      <w:ins w:id="2444" w:author="JAGADEESHWAR REDDY" w:date="2026-08-19T00:43:00Z" w16du:dateUtc="2026-08-18T19:13:00Z">
        <w:r w:rsidR="00CF4E02" w:rsidRPr="00511974">
          <w:rPr>
            <w:rFonts w:ascii="Times New Roman" w:hAnsi="Times New Roman" w:cs="Times New Roman"/>
            <w:b/>
            <w:bCs/>
            <w:color w:val="auto"/>
            <w:sz w:val="28"/>
            <w:szCs w:val="28"/>
            <w:rPrChange w:id="2445" w:author="JAGADEESHWAR REDDY" w:date="2026-08-26T00:47:00Z" w16du:dateUtc="2026-08-25T19:17:00Z">
              <w:rPr/>
            </w:rPrChange>
          </w:rPr>
          <w:t>.</w:t>
        </w:r>
      </w:ins>
      <w:ins w:id="2446" w:author="JAGADEESHWAR REDDY" w:date="2026-08-19T00:04:00Z" w16du:dateUtc="2026-08-18T18:34:00Z">
        <w:r w:rsidR="00A54528" w:rsidRPr="00511974">
          <w:rPr>
            <w:rFonts w:ascii="Times New Roman" w:hAnsi="Times New Roman" w:cs="Times New Roman"/>
            <w:b/>
            <w:bCs/>
            <w:color w:val="auto"/>
            <w:sz w:val="28"/>
            <w:szCs w:val="28"/>
            <w:rPrChange w:id="2447" w:author="JAGADEESHWAR REDDY" w:date="2026-08-26T00:47:00Z" w16du:dateUtc="2026-08-25T19:17:00Z">
              <w:rPr>
                <w:rFonts w:ascii="Times New Roman" w:hAnsi="Times New Roman" w:cs="Times New Roman"/>
                <w:sz w:val="24"/>
                <w:szCs w:val="24"/>
              </w:rPr>
            </w:rPrChange>
          </w:rPr>
          <w:t xml:space="preserve"> </w:t>
        </w:r>
      </w:ins>
      <w:ins w:id="2448" w:author="JAGADEESHWAR REDDY" w:date="2026-08-19T00:04:00Z">
        <w:r w:rsidR="00A54528" w:rsidRPr="00511974">
          <w:rPr>
            <w:rFonts w:ascii="Times New Roman" w:hAnsi="Times New Roman" w:cs="Times New Roman"/>
            <w:b/>
            <w:bCs/>
            <w:color w:val="auto"/>
            <w:sz w:val="28"/>
            <w:szCs w:val="28"/>
            <w:rPrChange w:id="2449" w:author="JAGADEESHWAR REDDY" w:date="2026-08-26T00:47:00Z" w16du:dateUtc="2026-08-25T19:17:00Z">
              <w:rPr>
                <w:rFonts w:ascii="Times New Roman" w:hAnsi="Times New Roman" w:cs="Times New Roman"/>
                <w:sz w:val="24"/>
                <w:szCs w:val="24"/>
              </w:rPr>
            </w:rPrChange>
          </w:rPr>
          <w:t>Summary of Hypothesis Testing</w:t>
        </w:r>
      </w:ins>
      <w:bookmarkEnd w:id="2439"/>
    </w:p>
    <w:p w14:paraId="49AE938C" w14:textId="0E003A2E" w:rsidR="00C25AC2" w:rsidRDefault="00275BB4" w:rsidP="00275BB4">
      <w:pPr>
        <w:spacing w:line="360" w:lineRule="auto"/>
        <w:rPr>
          <w:ins w:id="2450" w:author="JAGADEESHWAR REDDY" w:date="2026-08-26T00:47:00Z" w16du:dateUtc="2026-08-25T19:17:00Z"/>
          <w:rFonts w:ascii="Times New Roman" w:hAnsi="Times New Roman" w:cs="Times New Roman"/>
          <w:sz w:val="24"/>
          <w:szCs w:val="24"/>
        </w:rPr>
      </w:pPr>
      <w:ins w:id="2451" w:author="JAGADEESHWAR REDDY" w:date="2026-08-19T00:04:00Z">
        <w:r w:rsidRPr="00275BB4">
          <w:rPr>
            <w:rFonts w:ascii="Times New Roman" w:hAnsi="Times New Roman" w:cs="Times New Roman"/>
            <w:sz w:val="24"/>
            <w:szCs w:val="24"/>
            <w:rPrChange w:id="2452" w:author="JAGADEESHWAR REDDY" w:date="2026-08-19T00:05:00Z" w16du:dateUtc="2026-08-18T18:35:00Z">
              <w:rPr/>
            </w:rPrChange>
          </w:rPr>
          <w:t>The results of the empirical analysis are summarized in Table 6.5. The four hypotheses were evaluated using multiple linear regression and mediation analysis based on 238 firm-year observations. The results indicate that none of the proposed relationships received statistical support at the 5% significance level.</w:t>
        </w:r>
      </w:ins>
    </w:p>
    <w:p w14:paraId="53C52D7E" w14:textId="77777777" w:rsidR="00511974" w:rsidRDefault="00511974" w:rsidP="00275BB4">
      <w:pPr>
        <w:spacing w:line="360" w:lineRule="auto"/>
        <w:rPr>
          <w:ins w:id="2453" w:author="JAGADEESHWAR REDDY" w:date="2026-08-19T00:05:00Z" w16du:dateUtc="2026-08-18T18:35:00Z"/>
          <w:rFonts w:ascii="Times New Roman" w:hAnsi="Times New Roman" w:cs="Times New Roman"/>
          <w:sz w:val="24"/>
          <w:szCs w:val="24"/>
        </w:rPr>
      </w:pPr>
    </w:p>
    <w:p w14:paraId="2D8847E3" w14:textId="72BE40A6" w:rsidR="00F02899" w:rsidRPr="00F02899" w:rsidRDefault="00F02899" w:rsidP="00275BB4">
      <w:pPr>
        <w:spacing w:line="360" w:lineRule="auto"/>
        <w:rPr>
          <w:ins w:id="2454" w:author="JAGADEESHWAR REDDY" w:date="2026-08-16T17:22:00Z"/>
          <w:rFonts w:ascii="Times New Roman" w:hAnsi="Times New Roman" w:cs="Times New Roman"/>
          <w:b/>
          <w:bCs/>
          <w:sz w:val="24"/>
          <w:szCs w:val="24"/>
          <w:rPrChange w:id="2455" w:author="JAGADEESHWAR REDDY" w:date="2026-08-19T00:05:00Z" w16du:dateUtc="2026-08-18T18:35:00Z">
            <w:rPr>
              <w:ins w:id="2456" w:author="JAGADEESHWAR REDDY" w:date="2026-08-16T17:22:00Z"/>
            </w:rPr>
          </w:rPrChange>
        </w:rPr>
      </w:pPr>
      <w:ins w:id="2457" w:author="JAGADEESHWAR REDDY" w:date="2026-08-19T00:05:00Z">
        <w:r w:rsidRPr="00F02899">
          <w:rPr>
            <w:rFonts w:ascii="Times New Roman" w:hAnsi="Times New Roman" w:cs="Times New Roman"/>
            <w:b/>
            <w:bCs/>
            <w:sz w:val="24"/>
            <w:szCs w:val="24"/>
            <w:rPrChange w:id="2458" w:author="JAGADEESHWAR REDDY" w:date="2026-08-19T00:05:00Z" w16du:dateUtc="2026-08-18T18:35:00Z">
              <w:rPr>
                <w:rFonts w:ascii="Times New Roman" w:hAnsi="Times New Roman" w:cs="Times New Roman"/>
                <w:sz w:val="24"/>
                <w:szCs w:val="24"/>
              </w:rPr>
            </w:rPrChange>
          </w:rPr>
          <w:t>Summary of Hypothesis Testing</w:t>
        </w:r>
      </w:ins>
      <w:ins w:id="2459" w:author="JAGADEESHWAR REDDY" w:date="2026-08-19T00:05:00Z" w16du:dateUtc="2026-08-18T18:35:00Z">
        <w:r w:rsidRPr="00F02899">
          <w:rPr>
            <w:rFonts w:ascii="Times New Roman" w:hAnsi="Times New Roman" w:cs="Times New Roman"/>
            <w:b/>
            <w:bCs/>
            <w:sz w:val="24"/>
            <w:szCs w:val="24"/>
            <w:rPrChange w:id="2460" w:author="JAGADEESHWAR REDDY" w:date="2026-08-19T00:05:00Z" w16du:dateUtc="2026-08-18T18:35:00Z">
              <w:rPr>
                <w:rFonts w:ascii="Times New Roman" w:hAnsi="Times New Roman" w:cs="Times New Roman"/>
                <w:sz w:val="24"/>
                <w:szCs w:val="24"/>
              </w:rPr>
            </w:rPrChange>
          </w:rPr>
          <w:t xml:space="preserve"> Table</w:t>
        </w:r>
        <w:r w:rsidR="0055587F">
          <w:rPr>
            <w:rFonts w:ascii="Times New Roman" w:hAnsi="Times New Roman" w:cs="Times New Roman"/>
            <w:b/>
            <w:bCs/>
            <w:sz w:val="24"/>
            <w:szCs w:val="24"/>
          </w:rPr>
          <w:t xml:space="preserve"> :</w:t>
        </w:r>
      </w:ins>
    </w:p>
    <w:p w14:paraId="4DFA06CE" w14:textId="69FA241F" w:rsidR="00C516F7" w:rsidRPr="00C516F7" w:rsidRDefault="00C516F7">
      <w:pPr>
        <w:pStyle w:val="Caption"/>
        <w:keepNext/>
        <w:rPr>
          <w:ins w:id="2461" w:author="JAGADEESHWAR REDDY" w:date="2026-08-31T00:01:00Z" w16du:dateUtc="2026-08-30T18:31:00Z"/>
          <w:rFonts w:ascii="Times New Roman" w:hAnsi="Times New Roman" w:cs="Times New Roman"/>
          <w:sz w:val="24"/>
          <w:szCs w:val="24"/>
          <w:rPrChange w:id="2462" w:author="JAGADEESHWAR REDDY" w:date="2026-08-31T00:01:00Z" w16du:dateUtc="2026-08-30T18:31:00Z">
            <w:rPr>
              <w:ins w:id="2463" w:author="JAGADEESHWAR REDDY" w:date="2026-08-31T00:01:00Z" w16du:dateUtc="2026-08-30T18:31:00Z"/>
            </w:rPr>
          </w:rPrChange>
        </w:rPr>
        <w:pPrChange w:id="2464" w:author="JAGADEESHWAR REDDY" w:date="2026-08-31T00:01:00Z" w16du:dateUtc="2026-08-30T18:31:00Z">
          <w:pPr/>
        </w:pPrChange>
      </w:pPr>
      <w:bookmarkStart w:id="2465" w:name="_Toc239027067"/>
      <w:ins w:id="2466" w:author="JAGADEESHWAR REDDY" w:date="2026-08-31T00:01:00Z" w16du:dateUtc="2026-08-30T18:31:00Z">
        <w:r w:rsidRPr="00C516F7">
          <w:rPr>
            <w:rFonts w:ascii="Times New Roman" w:hAnsi="Times New Roman" w:cs="Times New Roman"/>
            <w:sz w:val="24"/>
            <w:szCs w:val="24"/>
            <w:rPrChange w:id="2467" w:author="JAGADEESHWAR REDDY" w:date="2026-08-31T00:01:00Z" w16du:dateUtc="2026-08-30T18:31:00Z">
              <w:rPr>
                <w:i/>
                <w:iCs/>
              </w:rPr>
            </w:rPrChange>
          </w:rPr>
          <w:t xml:space="preserve">Table </w:t>
        </w:r>
        <w:r w:rsidRPr="00C516F7">
          <w:rPr>
            <w:rFonts w:ascii="Times New Roman" w:hAnsi="Times New Roman" w:cs="Times New Roman"/>
            <w:sz w:val="24"/>
            <w:szCs w:val="24"/>
            <w:rPrChange w:id="2468" w:author="JAGADEESHWAR REDDY" w:date="2026-08-31T00:01:00Z" w16du:dateUtc="2026-08-30T18:31:00Z">
              <w:rPr>
                <w:i/>
                <w:iCs/>
              </w:rPr>
            </w:rPrChange>
          </w:rPr>
          <w:fldChar w:fldCharType="begin"/>
        </w:r>
        <w:r w:rsidRPr="00C516F7">
          <w:rPr>
            <w:rFonts w:ascii="Times New Roman" w:hAnsi="Times New Roman" w:cs="Times New Roman"/>
            <w:sz w:val="24"/>
            <w:szCs w:val="24"/>
            <w:rPrChange w:id="2469" w:author="JAGADEESHWAR REDDY" w:date="2026-08-31T00:01:00Z" w16du:dateUtc="2026-08-30T18:31:00Z">
              <w:rPr>
                <w:i/>
                <w:iCs/>
              </w:rPr>
            </w:rPrChange>
          </w:rPr>
          <w:instrText xml:space="preserve"> SEQ Table \* ARABIC </w:instrText>
        </w:r>
      </w:ins>
      <w:r w:rsidRPr="00C516F7">
        <w:rPr>
          <w:rFonts w:ascii="Times New Roman" w:hAnsi="Times New Roman" w:cs="Times New Roman"/>
          <w:sz w:val="24"/>
          <w:szCs w:val="24"/>
          <w:rPrChange w:id="2470" w:author="JAGADEESHWAR REDDY" w:date="2026-08-31T00:01:00Z" w16du:dateUtc="2026-08-30T18:31:00Z">
            <w:rPr>
              <w:i/>
              <w:iCs/>
            </w:rPr>
          </w:rPrChange>
        </w:rPr>
        <w:fldChar w:fldCharType="separate"/>
      </w:r>
      <w:ins w:id="2471" w:author="JAGADEESHWAR REDDY" w:date="2026-08-31T00:01:00Z" w16du:dateUtc="2026-08-30T18:31:00Z">
        <w:r w:rsidRPr="00C516F7">
          <w:rPr>
            <w:rFonts w:ascii="Times New Roman" w:hAnsi="Times New Roman" w:cs="Times New Roman"/>
            <w:noProof/>
            <w:sz w:val="24"/>
            <w:szCs w:val="24"/>
            <w:rPrChange w:id="2472" w:author="JAGADEESHWAR REDDY" w:date="2026-08-31T00:01:00Z" w16du:dateUtc="2026-08-30T18:31:00Z">
              <w:rPr>
                <w:i/>
                <w:iCs/>
                <w:noProof/>
              </w:rPr>
            </w:rPrChange>
          </w:rPr>
          <w:t>7</w:t>
        </w:r>
        <w:r w:rsidRPr="00C516F7">
          <w:rPr>
            <w:rFonts w:ascii="Times New Roman" w:hAnsi="Times New Roman" w:cs="Times New Roman"/>
            <w:sz w:val="24"/>
            <w:szCs w:val="24"/>
            <w:rPrChange w:id="2473" w:author="JAGADEESHWAR REDDY" w:date="2026-08-31T00:01:00Z" w16du:dateUtc="2026-08-30T18:31:00Z">
              <w:rPr>
                <w:i/>
                <w:iCs/>
              </w:rPr>
            </w:rPrChange>
          </w:rPr>
          <w:fldChar w:fldCharType="end"/>
        </w:r>
        <w:r w:rsidRPr="00C516F7">
          <w:rPr>
            <w:rFonts w:ascii="Times New Roman" w:hAnsi="Times New Roman" w:cs="Times New Roman"/>
            <w:sz w:val="24"/>
            <w:szCs w:val="24"/>
            <w:rPrChange w:id="2474" w:author="JAGADEESHWAR REDDY" w:date="2026-08-31T00:01:00Z" w16du:dateUtc="2026-08-30T18:31:00Z">
              <w:rPr>
                <w:i/>
                <w:iCs/>
              </w:rPr>
            </w:rPrChange>
          </w:rPr>
          <w:t xml:space="preserve"> -5.7 Summary of Hypothesis Testing</w:t>
        </w:r>
        <w:bookmarkEnd w:id="2465"/>
      </w:ins>
    </w:p>
    <w:tbl>
      <w:tblPr>
        <w:tblStyle w:val="PlainTable1"/>
        <w:tblW w:w="0" w:type="auto"/>
        <w:jc w:val="center"/>
        <w:tblLook w:val="04A0" w:firstRow="1" w:lastRow="0" w:firstColumn="1" w:lastColumn="0" w:noHBand="0" w:noVBand="1"/>
        <w:tblPrChange w:id="2475" w:author="JAGADEESHWAR REDDY" w:date="2026-08-19T00:06:00Z" w16du:dateUtc="2026-08-18T18:36: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350"/>
        <w:gridCol w:w="3706"/>
        <w:gridCol w:w="2546"/>
        <w:gridCol w:w="1414"/>
        <w:tblGridChange w:id="2476">
          <w:tblGrid>
            <w:gridCol w:w="5"/>
            <w:gridCol w:w="1204"/>
            <w:gridCol w:w="146"/>
            <w:gridCol w:w="3706"/>
            <w:gridCol w:w="63"/>
            <w:gridCol w:w="2483"/>
            <w:gridCol w:w="126"/>
            <w:gridCol w:w="1288"/>
            <w:gridCol w:w="5"/>
          </w:tblGrid>
        </w:tblGridChange>
      </w:tblGrid>
      <w:tr w:rsidR="0055587F" w:rsidRPr="0055587F" w14:paraId="33BAEA41" w14:textId="77777777" w:rsidTr="0055587F">
        <w:trPr>
          <w:cnfStyle w:val="100000000000" w:firstRow="1" w:lastRow="0" w:firstColumn="0" w:lastColumn="0" w:oddVBand="0" w:evenVBand="0" w:oddHBand="0" w:evenHBand="0" w:firstRowFirstColumn="0" w:firstRowLastColumn="0" w:lastRowFirstColumn="0" w:lastRowLastColumn="0"/>
          <w:jc w:val="center"/>
          <w:ins w:id="2477" w:author="JAGADEESHWAR REDDY" w:date="2026-08-19T00:06:00Z"/>
          <w:trPrChange w:id="2478" w:author="JAGADEESHWAR REDDY" w:date="2026-08-19T00:06:00Z" w16du:dateUtc="2026-08-18T18:36:00Z">
            <w:trPr>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479" w:author="JAGADEESHWAR REDDY" w:date="2026-08-19T00:06:00Z" w16du:dateUtc="2026-08-18T18:36:00Z">
              <w:tcPr>
                <w:tcW w:w="0" w:type="auto"/>
                <w:gridSpan w:val="2"/>
                <w:vAlign w:val="center"/>
                <w:hideMark/>
              </w:tcPr>
            </w:tcPrChange>
          </w:tcPr>
          <w:p w14:paraId="4EC6887A" w14:textId="77777777" w:rsidR="0055587F" w:rsidRPr="0055587F" w:rsidRDefault="0055587F" w:rsidP="0055587F">
            <w:pPr>
              <w:spacing w:after="160" w:line="360" w:lineRule="auto"/>
              <w:cnfStyle w:val="101000000000" w:firstRow="1" w:lastRow="0" w:firstColumn="1" w:lastColumn="0" w:oddVBand="0" w:evenVBand="0" w:oddHBand="0" w:evenHBand="0" w:firstRowFirstColumn="0" w:firstRowLastColumn="0" w:lastRowFirstColumn="0" w:lastRowLastColumn="0"/>
              <w:rPr>
                <w:ins w:id="2480" w:author="JAGADEESHWAR REDDY" w:date="2026-08-19T00:06:00Z"/>
                <w:rFonts w:ascii="Times New Roman" w:hAnsi="Times New Roman" w:cs="Times New Roman"/>
                <w:sz w:val="24"/>
                <w:szCs w:val="24"/>
                <w:lang w:val="en-IN"/>
              </w:rPr>
            </w:pPr>
            <w:ins w:id="2481" w:author="JAGADEESHWAR REDDY" w:date="2026-08-19T00:06:00Z">
              <w:r w:rsidRPr="0055587F">
                <w:rPr>
                  <w:rFonts w:ascii="Times New Roman" w:hAnsi="Times New Roman" w:cs="Times New Roman"/>
                  <w:sz w:val="24"/>
                  <w:szCs w:val="24"/>
                  <w:lang w:val="en-IN"/>
                </w:rPr>
                <w:t>Hypothesis</w:t>
              </w:r>
            </w:ins>
          </w:p>
        </w:tc>
        <w:tc>
          <w:tcPr>
            <w:tcW w:w="0" w:type="auto"/>
            <w:hideMark/>
            <w:tcPrChange w:id="2482" w:author="JAGADEESHWAR REDDY" w:date="2026-08-19T00:06:00Z" w16du:dateUtc="2026-08-18T18:36:00Z">
              <w:tcPr>
                <w:tcW w:w="0" w:type="auto"/>
                <w:gridSpan w:val="3"/>
                <w:vAlign w:val="center"/>
                <w:hideMark/>
              </w:tcPr>
            </w:tcPrChange>
          </w:tcPr>
          <w:p w14:paraId="316E8B96" w14:textId="77777777" w:rsidR="0055587F" w:rsidRPr="0055587F" w:rsidRDefault="0055587F" w:rsidP="0055587F">
            <w:pPr>
              <w:spacing w:after="160" w:line="360" w:lineRule="auto"/>
              <w:cnfStyle w:val="100000000000" w:firstRow="1" w:lastRow="0" w:firstColumn="0" w:lastColumn="0" w:oddVBand="0" w:evenVBand="0" w:oddHBand="0" w:evenHBand="0" w:firstRowFirstColumn="0" w:firstRowLastColumn="0" w:lastRowFirstColumn="0" w:lastRowLastColumn="0"/>
              <w:rPr>
                <w:ins w:id="2483" w:author="JAGADEESHWAR REDDY" w:date="2026-08-19T00:06:00Z"/>
                <w:rFonts w:ascii="Times New Roman" w:hAnsi="Times New Roman" w:cs="Times New Roman"/>
                <w:sz w:val="24"/>
                <w:szCs w:val="24"/>
                <w:lang w:val="en-IN"/>
              </w:rPr>
            </w:pPr>
            <w:ins w:id="2484" w:author="JAGADEESHWAR REDDY" w:date="2026-08-19T00:06:00Z">
              <w:r w:rsidRPr="0055587F">
                <w:rPr>
                  <w:rFonts w:ascii="Times New Roman" w:hAnsi="Times New Roman" w:cs="Times New Roman"/>
                  <w:sz w:val="24"/>
                  <w:szCs w:val="24"/>
                  <w:lang w:val="en-IN"/>
                </w:rPr>
                <w:t>Proposed Relationship</w:t>
              </w:r>
            </w:ins>
          </w:p>
        </w:tc>
        <w:tc>
          <w:tcPr>
            <w:tcW w:w="0" w:type="auto"/>
            <w:hideMark/>
            <w:tcPrChange w:id="2485" w:author="JAGADEESHWAR REDDY" w:date="2026-08-19T00:06:00Z" w16du:dateUtc="2026-08-18T18:36:00Z">
              <w:tcPr>
                <w:tcW w:w="0" w:type="auto"/>
                <w:gridSpan w:val="2"/>
                <w:vAlign w:val="center"/>
                <w:hideMark/>
              </w:tcPr>
            </w:tcPrChange>
          </w:tcPr>
          <w:p w14:paraId="78EDB61B" w14:textId="77777777" w:rsidR="0055587F" w:rsidRPr="0055587F" w:rsidRDefault="0055587F" w:rsidP="0055587F">
            <w:pPr>
              <w:spacing w:after="160" w:line="360" w:lineRule="auto"/>
              <w:cnfStyle w:val="100000000000" w:firstRow="1" w:lastRow="0" w:firstColumn="0" w:lastColumn="0" w:oddVBand="0" w:evenVBand="0" w:oddHBand="0" w:evenHBand="0" w:firstRowFirstColumn="0" w:firstRowLastColumn="0" w:lastRowFirstColumn="0" w:lastRowLastColumn="0"/>
              <w:rPr>
                <w:ins w:id="2486" w:author="JAGADEESHWAR REDDY" w:date="2026-08-19T00:06:00Z"/>
                <w:rFonts w:ascii="Times New Roman" w:hAnsi="Times New Roman" w:cs="Times New Roman"/>
                <w:sz w:val="24"/>
                <w:szCs w:val="24"/>
                <w:lang w:val="en-IN"/>
              </w:rPr>
            </w:pPr>
            <w:ins w:id="2487" w:author="JAGADEESHWAR REDDY" w:date="2026-08-19T00:06:00Z">
              <w:r w:rsidRPr="0055587F">
                <w:rPr>
                  <w:rFonts w:ascii="Times New Roman" w:hAnsi="Times New Roman" w:cs="Times New Roman"/>
                  <w:sz w:val="24"/>
                  <w:szCs w:val="24"/>
                  <w:lang w:val="en-IN"/>
                </w:rPr>
                <w:t>Statistical Result</w:t>
              </w:r>
            </w:ins>
          </w:p>
        </w:tc>
        <w:tc>
          <w:tcPr>
            <w:tcW w:w="0" w:type="auto"/>
            <w:hideMark/>
            <w:tcPrChange w:id="2488" w:author="JAGADEESHWAR REDDY" w:date="2026-08-19T00:06:00Z" w16du:dateUtc="2026-08-18T18:36:00Z">
              <w:tcPr>
                <w:tcW w:w="0" w:type="auto"/>
                <w:gridSpan w:val="2"/>
                <w:vAlign w:val="center"/>
                <w:hideMark/>
              </w:tcPr>
            </w:tcPrChange>
          </w:tcPr>
          <w:p w14:paraId="527027FD" w14:textId="77777777" w:rsidR="0055587F" w:rsidRPr="0055587F" w:rsidRDefault="0055587F" w:rsidP="0055587F">
            <w:pPr>
              <w:spacing w:after="160" w:line="360" w:lineRule="auto"/>
              <w:cnfStyle w:val="100000000000" w:firstRow="1" w:lastRow="0" w:firstColumn="0" w:lastColumn="0" w:oddVBand="0" w:evenVBand="0" w:oddHBand="0" w:evenHBand="0" w:firstRowFirstColumn="0" w:firstRowLastColumn="0" w:lastRowFirstColumn="0" w:lastRowLastColumn="0"/>
              <w:rPr>
                <w:ins w:id="2489" w:author="JAGADEESHWAR REDDY" w:date="2026-08-19T00:06:00Z"/>
                <w:rFonts w:ascii="Times New Roman" w:hAnsi="Times New Roman" w:cs="Times New Roman"/>
                <w:sz w:val="24"/>
                <w:szCs w:val="24"/>
                <w:lang w:val="en-IN"/>
              </w:rPr>
            </w:pPr>
            <w:ins w:id="2490" w:author="JAGADEESHWAR REDDY" w:date="2026-08-19T00:06:00Z">
              <w:r w:rsidRPr="0055587F">
                <w:rPr>
                  <w:rFonts w:ascii="Times New Roman" w:hAnsi="Times New Roman" w:cs="Times New Roman"/>
                  <w:sz w:val="24"/>
                  <w:szCs w:val="24"/>
                  <w:lang w:val="en-IN"/>
                </w:rPr>
                <w:t>Decision</w:t>
              </w:r>
            </w:ins>
          </w:p>
        </w:tc>
      </w:tr>
      <w:tr w:rsidR="0055587F" w:rsidRPr="0055587F" w14:paraId="17484E5F" w14:textId="77777777" w:rsidTr="0055587F">
        <w:trPr>
          <w:cnfStyle w:val="000000100000" w:firstRow="0" w:lastRow="0" w:firstColumn="0" w:lastColumn="0" w:oddVBand="0" w:evenVBand="0" w:oddHBand="1" w:evenHBand="0" w:firstRowFirstColumn="0" w:firstRowLastColumn="0" w:lastRowFirstColumn="0" w:lastRowLastColumn="0"/>
          <w:jc w:val="center"/>
          <w:ins w:id="2491" w:author="JAGADEESHWAR REDDY" w:date="2026-08-19T00:06:00Z"/>
          <w:trPrChange w:id="2492" w:author="JAGADEESHWAR REDDY" w:date="2026-08-19T00:06:00Z" w16du:dateUtc="2026-08-18T18:3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493" w:author="JAGADEESHWAR REDDY" w:date="2026-08-19T00:06:00Z" w16du:dateUtc="2026-08-18T18:36:00Z">
              <w:tcPr>
                <w:tcW w:w="0" w:type="auto"/>
                <w:gridSpan w:val="2"/>
                <w:vAlign w:val="center"/>
                <w:hideMark/>
              </w:tcPr>
            </w:tcPrChange>
          </w:tcPr>
          <w:p w14:paraId="24B9952F" w14:textId="77777777" w:rsidR="0055587F" w:rsidRPr="0055587F" w:rsidRDefault="0055587F" w:rsidP="0055587F">
            <w:pPr>
              <w:spacing w:after="160" w:line="360" w:lineRule="auto"/>
              <w:cnfStyle w:val="001000100000" w:firstRow="0" w:lastRow="0" w:firstColumn="1" w:lastColumn="0" w:oddVBand="0" w:evenVBand="0" w:oddHBand="1" w:evenHBand="0" w:firstRowFirstColumn="0" w:firstRowLastColumn="0" w:lastRowFirstColumn="0" w:lastRowLastColumn="0"/>
              <w:rPr>
                <w:ins w:id="2494" w:author="JAGADEESHWAR REDDY" w:date="2026-08-19T00:06:00Z"/>
                <w:rFonts w:ascii="Times New Roman" w:hAnsi="Times New Roman" w:cs="Times New Roman"/>
                <w:sz w:val="24"/>
                <w:szCs w:val="24"/>
                <w:lang w:val="en-IN"/>
              </w:rPr>
            </w:pPr>
            <w:ins w:id="2495" w:author="JAGADEESHWAR REDDY" w:date="2026-08-19T00:06:00Z">
              <w:r w:rsidRPr="0055587F">
                <w:rPr>
                  <w:rFonts w:ascii="Times New Roman" w:hAnsi="Times New Roman" w:cs="Times New Roman"/>
                  <w:sz w:val="24"/>
                  <w:szCs w:val="24"/>
                  <w:lang w:val="en-IN"/>
                </w:rPr>
                <w:t>H1</w:t>
              </w:r>
            </w:ins>
          </w:p>
        </w:tc>
        <w:tc>
          <w:tcPr>
            <w:tcW w:w="0" w:type="auto"/>
            <w:hideMark/>
            <w:tcPrChange w:id="2496" w:author="JAGADEESHWAR REDDY" w:date="2026-08-19T00:06:00Z" w16du:dateUtc="2026-08-18T18:36:00Z">
              <w:tcPr>
                <w:tcW w:w="0" w:type="auto"/>
                <w:gridSpan w:val="3"/>
                <w:vAlign w:val="center"/>
                <w:hideMark/>
              </w:tcPr>
            </w:tcPrChange>
          </w:tcPr>
          <w:p w14:paraId="7E9CF02E"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497" w:author="JAGADEESHWAR REDDY" w:date="2026-08-19T00:06:00Z"/>
                <w:rFonts w:ascii="Times New Roman" w:hAnsi="Times New Roman" w:cs="Times New Roman"/>
                <w:sz w:val="24"/>
                <w:szCs w:val="24"/>
                <w:lang w:val="en-IN"/>
              </w:rPr>
            </w:pPr>
            <w:ins w:id="2498" w:author="JAGADEESHWAR REDDY" w:date="2026-08-19T00:06:00Z">
              <w:r w:rsidRPr="0055587F">
                <w:rPr>
                  <w:rFonts w:ascii="Times New Roman" w:hAnsi="Times New Roman" w:cs="Times New Roman"/>
                  <w:sz w:val="24"/>
                  <w:szCs w:val="24"/>
                  <w:lang w:val="en-IN"/>
                </w:rPr>
                <w:t>Inventory Management Efficiency → Working Capital Efficiency</w:t>
              </w:r>
            </w:ins>
          </w:p>
        </w:tc>
        <w:tc>
          <w:tcPr>
            <w:tcW w:w="0" w:type="auto"/>
            <w:hideMark/>
            <w:tcPrChange w:id="2499" w:author="JAGADEESHWAR REDDY" w:date="2026-08-19T00:06:00Z" w16du:dateUtc="2026-08-18T18:36:00Z">
              <w:tcPr>
                <w:tcW w:w="0" w:type="auto"/>
                <w:gridSpan w:val="2"/>
                <w:vAlign w:val="center"/>
                <w:hideMark/>
              </w:tcPr>
            </w:tcPrChange>
          </w:tcPr>
          <w:p w14:paraId="65B7192F"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500" w:author="JAGADEESHWAR REDDY" w:date="2026-08-19T00:06:00Z"/>
                <w:rFonts w:ascii="Times New Roman" w:hAnsi="Times New Roman" w:cs="Times New Roman"/>
                <w:sz w:val="24"/>
                <w:szCs w:val="24"/>
                <w:lang w:val="en-IN"/>
              </w:rPr>
            </w:pPr>
            <w:ins w:id="2501" w:author="JAGADEESHWAR REDDY" w:date="2026-08-19T00:06:00Z">
              <w:r w:rsidRPr="0055587F">
                <w:rPr>
                  <w:rFonts w:ascii="Times New Roman" w:hAnsi="Times New Roman" w:cs="Times New Roman"/>
                  <w:sz w:val="24"/>
                  <w:szCs w:val="24"/>
                  <w:lang w:val="en-IN"/>
                </w:rPr>
                <w:t xml:space="preserve">β = 0.088, </w:t>
              </w:r>
              <w:r w:rsidRPr="0055587F">
                <w:rPr>
                  <w:rFonts w:ascii="Times New Roman" w:hAnsi="Times New Roman" w:cs="Times New Roman"/>
                  <w:i/>
                  <w:iCs/>
                  <w:sz w:val="24"/>
                  <w:szCs w:val="24"/>
                  <w:lang w:val="en-IN"/>
                </w:rPr>
                <w:t>p</w:t>
              </w:r>
              <w:r w:rsidRPr="0055587F">
                <w:rPr>
                  <w:rFonts w:ascii="Times New Roman" w:hAnsi="Times New Roman" w:cs="Times New Roman"/>
                  <w:sz w:val="24"/>
                  <w:szCs w:val="24"/>
                  <w:lang w:val="en-IN"/>
                </w:rPr>
                <w:t xml:space="preserve"> = 0.184</w:t>
              </w:r>
            </w:ins>
          </w:p>
        </w:tc>
        <w:tc>
          <w:tcPr>
            <w:tcW w:w="0" w:type="auto"/>
            <w:hideMark/>
            <w:tcPrChange w:id="2502" w:author="JAGADEESHWAR REDDY" w:date="2026-08-19T00:06:00Z" w16du:dateUtc="2026-08-18T18:36:00Z">
              <w:tcPr>
                <w:tcW w:w="0" w:type="auto"/>
                <w:gridSpan w:val="2"/>
                <w:vAlign w:val="center"/>
                <w:hideMark/>
              </w:tcPr>
            </w:tcPrChange>
          </w:tcPr>
          <w:p w14:paraId="3C4DFF4F"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503" w:author="JAGADEESHWAR REDDY" w:date="2026-08-19T00:06:00Z"/>
                <w:rFonts w:ascii="Times New Roman" w:hAnsi="Times New Roman" w:cs="Times New Roman"/>
                <w:sz w:val="24"/>
                <w:szCs w:val="24"/>
                <w:lang w:val="en-IN"/>
              </w:rPr>
            </w:pPr>
            <w:ins w:id="2504" w:author="JAGADEESHWAR REDDY" w:date="2026-08-19T00:06:00Z">
              <w:r w:rsidRPr="0055587F">
                <w:rPr>
                  <w:rFonts w:ascii="Times New Roman" w:hAnsi="Times New Roman" w:cs="Times New Roman"/>
                  <w:b/>
                  <w:bCs/>
                  <w:sz w:val="24"/>
                  <w:szCs w:val="24"/>
                  <w:lang w:val="en-IN"/>
                </w:rPr>
                <w:t>Not Supported</w:t>
              </w:r>
            </w:ins>
          </w:p>
        </w:tc>
      </w:tr>
      <w:tr w:rsidR="0055587F" w:rsidRPr="0055587F" w14:paraId="56E69B38" w14:textId="77777777" w:rsidTr="0055587F">
        <w:trPr>
          <w:jc w:val="center"/>
          <w:ins w:id="2505" w:author="JAGADEESHWAR REDDY" w:date="2026-08-19T00:06:00Z"/>
          <w:trPrChange w:id="2506" w:author="JAGADEESHWAR REDDY" w:date="2026-08-19T00:06:00Z" w16du:dateUtc="2026-08-18T18:3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07" w:author="JAGADEESHWAR REDDY" w:date="2026-08-19T00:06:00Z" w16du:dateUtc="2026-08-18T18:36:00Z">
              <w:tcPr>
                <w:tcW w:w="0" w:type="auto"/>
                <w:gridSpan w:val="2"/>
                <w:vAlign w:val="center"/>
                <w:hideMark/>
              </w:tcPr>
            </w:tcPrChange>
          </w:tcPr>
          <w:p w14:paraId="4BF34FBA" w14:textId="77777777" w:rsidR="0055587F" w:rsidRPr="0055587F" w:rsidRDefault="0055587F" w:rsidP="0055587F">
            <w:pPr>
              <w:spacing w:after="160" w:line="360" w:lineRule="auto"/>
              <w:rPr>
                <w:ins w:id="2508" w:author="JAGADEESHWAR REDDY" w:date="2026-08-19T00:06:00Z"/>
                <w:rFonts w:ascii="Times New Roman" w:hAnsi="Times New Roman" w:cs="Times New Roman"/>
                <w:sz w:val="24"/>
                <w:szCs w:val="24"/>
                <w:lang w:val="en-IN"/>
              </w:rPr>
            </w:pPr>
            <w:ins w:id="2509" w:author="JAGADEESHWAR REDDY" w:date="2026-08-19T00:06:00Z">
              <w:r w:rsidRPr="0055587F">
                <w:rPr>
                  <w:rFonts w:ascii="Times New Roman" w:hAnsi="Times New Roman" w:cs="Times New Roman"/>
                  <w:sz w:val="24"/>
                  <w:szCs w:val="24"/>
                  <w:lang w:val="en-IN"/>
                </w:rPr>
                <w:t>H2</w:t>
              </w:r>
            </w:ins>
          </w:p>
        </w:tc>
        <w:tc>
          <w:tcPr>
            <w:tcW w:w="0" w:type="auto"/>
            <w:hideMark/>
            <w:tcPrChange w:id="2510" w:author="JAGADEESHWAR REDDY" w:date="2026-08-19T00:06:00Z" w16du:dateUtc="2026-08-18T18:36:00Z">
              <w:tcPr>
                <w:tcW w:w="0" w:type="auto"/>
                <w:gridSpan w:val="3"/>
                <w:vAlign w:val="center"/>
                <w:hideMark/>
              </w:tcPr>
            </w:tcPrChange>
          </w:tcPr>
          <w:p w14:paraId="50467BC5"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11" w:author="JAGADEESHWAR REDDY" w:date="2026-08-19T00:06:00Z"/>
                <w:rFonts w:ascii="Times New Roman" w:hAnsi="Times New Roman" w:cs="Times New Roman"/>
                <w:sz w:val="24"/>
                <w:szCs w:val="24"/>
                <w:lang w:val="en-IN"/>
              </w:rPr>
            </w:pPr>
            <w:ins w:id="2512" w:author="JAGADEESHWAR REDDY" w:date="2026-08-19T00:06:00Z">
              <w:r w:rsidRPr="0055587F">
                <w:rPr>
                  <w:rFonts w:ascii="Times New Roman" w:hAnsi="Times New Roman" w:cs="Times New Roman"/>
                  <w:sz w:val="24"/>
                  <w:szCs w:val="24"/>
                  <w:lang w:val="en-IN"/>
                </w:rPr>
                <w:t>Inventory Management Efficiency → Firm Financial Performance</w:t>
              </w:r>
            </w:ins>
          </w:p>
        </w:tc>
        <w:tc>
          <w:tcPr>
            <w:tcW w:w="0" w:type="auto"/>
            <w:hideMark/>
            <w:tcPrChange w:id="2513" w:author="JAGADEESHWAR REDDY" w:date="2026-08-19T00:06:00Z" w16du:dateUtc="2026-08-18T18:36:00Z">
              <w:tcPr>
                <w:tcW w:w="0" w:type="auto"/>
                <w:gridSpan w:val="2"/>
                <w:vAlign w:val="center"/>
                <w:hideMark/>
              </w:tcPr>
            </w:tcPrChange>
          </w:tcPr>
          <w:p w14:paraId="3B070F4E"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14" w:author="JAGADEESHWAR REDDY" w:date="2026-08-19T00:06:00Z"/>
                <w:rFonts w:ascii="Times New Roman" w:hAnsi="Times New Roman" w:cs="Times New Roman"/>
                <w:sz w:val="24"/>
                <w:szCs w:val="24"/>
                <w:lang w:val="en-IN"/>
              </w:rPr>
            </w:pPr>
            <w:ins w:id="2515" w:author="JAGADEESHWAR REDDY" w:date="2026-08-19T00:06:00Z">
              <w:r w:rsidRPr="0055587F">
                <w:rPr>
                  <w:rFonts w:ascii="Times New Roman" w:hAnsi="Times New Roman" w:cs="Times New Roman"/>
                  <w:sz w:val="24"/>
                  <w:szCs w:val="24"/>
                  <w:lang w:val="en-IN"/>
                </w:rPr>
                <w:t xml:space="preserve">β = 0.091, </w:t>
              </w:r>
              <w:r w:rsidRPr="0055587F">
                <w:rPr>
                  <w:rFonts w:ascii="Times New Roman" w:hAnsi="Times New Roman" w:cs="Times New Roman"/>
                  <w:i/>
                  <w:iCs/>
                  <w:sz w:val="24"/>
                  <w:szCs w:val="24"/>
                  <w:lang w:val="en-IN"/>
                </w:rPr>
                <w:t>p</w:t>
              </w:r>
              <w:r w:rsidRPr="0055587F">
                <w:rPr>
                  <w:rFonts w:ascii="Times New Roman" w:hAnsi="Times New Roman" w:cs="Times New Roman"/>
                  <w:sz w:val="24"/>
                  <w:szCs w:val="24"/>
                  <w:lang w:val="en-IN"/>
                </w:rPr>
                <w:t xml:space="preserve"> = 0.163</w:t>
              </w:r>
            </w:ins>
          </w:p>
        </w:tc>
        <w:tc>
          <w:tcPr>
            <w:tcW w:w="0" w:type="auto"/>
            <w:hideMark/>
            <w:tcPrChange w:id="2516" w:author="JAGADEESHWAR REDDY" w:date="2026-08-19T00:06:00Z" w16du:dateUtc="2026-08-18T18:36:00Z">
              <w:tcPr>
                <w:tcW w:w="0" w:type="auto"/>
                <w:gridSpan w:val="2"/>
                <w:vAlign w:val="center"/>
                <w:hideMark/>
              </w:tcPr>
            </w:tcPrChange>
          </w:tcPr>
          <w:p w14:paraId="18E2FBE7"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17" w:author="JAGADEESHWAR REDDY" w:date="2026-08-19T00:06:00Z"/>
                <w:rFonts w:ascii="Times New Roman" w:hAnsi="Times New Roman" w:cs="Times New Roman"/>
                <w:sz w:val="24"/>
                <w:szCs w:val="24"/>
                <w:lang w:val="en-IN"/>
              </w:rPr>
            </w:pPr>
            <w:ins w:id="2518" w:author="JAGADEESHWAR REDDY" w:date="2026-08-19T00:06:00Z">
              <w:r w:rsidRPr="0055587F">
                <w:rPr>
                  <w:rFonts w:ascii="Times New Roman" w:hAnsi="Times New Roman" w:cs="Times New Roman"/>
                  <w:b/>
                  <w:bCs/>
                  <w:sz w:val="24"/>
                  <w:szCs w:val="24"/>
                  <w:lang w:val="en-IN"/>
                </w:rPr>
                <w:t>Not Supported</w:t>
              </w:r>
            </w:ins>
          </w:p>
        </w:tc>
      </w:tr>
      <w:tr w:rsidR="0055587F" w:rsidRPr="0055587F" w14:paraId="3FB28F04" w14:textId="77777777" w:rsidTr="0055587F">
        <w:trPr>
          <w:cnfStyle w:val="000000100000" w:firstRow="0" w:lastRow="0" w:firstColumn="0" w:lastColumn="0" w:oddVBand="0" w:evenVBand="0" w:oddHBand="1" w:evenHBand="0" w:firstRowFirstColumn="0" w:firstRowLastColumn="0" w:lastRowFirstColumn="0" w:lastRowLastColumn="0"/>
          <w:jc w:val="center"/>
          <w:ins w:id="2519" w:author="JAGADEESHWAR REDDY" w:date="2026-08-19T00:06:00Z"/>
          <w:trPrChange w:id="2520" w:author="JAGADEESHWAR REDDY" w:date="2026-08-19T00:06:00Z" w16du:dateUtc="2026-08-18T18:3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21" w:author="JAGADEESHWAR REDDY" w:date="2026-08-19T00:06:00Z" w16du:dateUtc="2026-08-18T18:36:00Z">
              <w:tcPr>
                <w:tcW w:w="0" w:type="auto"/>
                <w:gridSpan w:val="2"/>
                <w:vAlign w:val="center"/>
                <w:hideMark/>
              </w:tcPr>
            </w:tcPrChange>
          </w:tcPr>
          <w:p w14:paraId="67DD8610" w14:textId="77777777" w:rsidR="0055587F" w:rsidRPr="0055587F" w:rsidRDefault="0055587F" w:rsidP="0055587F">
            <w:pPr>
              <w:spacing w:after="160" w:line="360" w:lineRule="auto"/>
              <w:cnfStyle w:val="001000100000" w:firstRow="0" w:lastRow="0" w:firstColumn="1" w:lastColumn="0" w:oddVBand="0" w:evenVBand="0" w:oddHBand="1" w:evenHBand="0" w:firstRowFirstColumn="0" w:firstRowLastColumn="0" w:lastRowFirstColumn="0" w:lastRowLastColumn="0"/>
              <w:rPr>
                <w:ins w:id="2522" w:author="JAGADEESHWAR REDDY" w:date="2026-08-19T00:06:00Z"/>
                <w:rFonts w:ascii="Times New Roman" w:hAnsi="Times New Roman" w:cs="Times New Roman"/>
                <w:sz w:val="24"/>
                <w:szCs w:val="24"/>
                <w:lang w:val="en-IN"/>
              </w:rPr>
            </w:pPr>
            <w:ins w:id="2523" w:author="JAGADEESHWAR REDDY" w:date="2026-08-19T00:06:00Z">
              <w:r w:rsidRPr="0055587F">
                <w:rPr>
                  <w:rFonts w:ascii="Times New Roman" w:hAnsi="Times New Roman" w:cs="Times New Roman"/>
                  <w:sz w:val="24"/>
                  <w:szCs w:val="24"/>
                  <w:lang w:val="en-IN"/>
                </w:rPr>
                <w:t>H3</w:t>
              </w:r>
            </w:ins>
          </w:p>
        </w:tc>
        <w:tc>
          <w:tcPr>
            <w:tcW w:w="0" w:type="auto"/>
            <w:hideMark/>
            <w:tcPrChange w:id="2524" w:author="JAGADEESHWAR REDDY" w:date="2026-08-19T00:06:00Z" w16du:dateUtc="2026-08-18T18:36:00Z">
              <w:tcPr>
                <w:tcW w:w="0" w:type="auto"/>
                <w:gridSpan w:val="3"/>
                <w:vAlign w:val="center"/>
                <w:hideMark/>
              </w:tcPr>
            </w:tcPrChange>
          </w:tcPr>
          <w:p w14:paraId="386D0208"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525" w:author="JAGADEESHWAR REDDY" w:date="2026-08-19T00:06:00Z"/>
                <w:rFonts w:ascii="Times New Roman" w:hAnsi="Times New Roman" w:cs="Times New Roman"/>
                <w:sz w:val="24"/>
                <w:szCs w:val="24"/>
                <w:lang w:val="en-IN"/>
              </w:rPr>
            </w:pPr>
            <w:ins w:id="2526" w:author="JAGADEESHWAR REDDY" w:date="2026-08-19T00:06:00Z">
              <w:r w:rsidRPr="0055587F">
                <w:rPr>
                  <w:rFonts w:ascii="Times New Roman" w:hAnsi="Times New Roman" w:cs="Times New Roman"/>
                  <w:sz w:val="24"/>
                  <w:szCs w:val="24"/>
                  <w:lang w:val="en-IN"/>
                </w:rPr>
                <w:t>Working Capital Efficiency → Firm Financial Performance</w:t>
              </w:r>
            </w:ins>
          </w:p>
        </w:tc>
        <w:tc>
          <w:tcPr>
            <w:tcW w:w="0" w:type="auto"/>
            <w:hideMark/>
            <w:tcPrChange w:id="2527" w:author="JAGADEESHWAR REDDY" w:date="2026-08-19T00:06:00Z" w16du:dateUtc="2026-08-18T18:36:00Z">
              <w:tcPr>
                <w:tcW w:w="0" w:type="auto"/>
                <w:gridSpan w:val="2"/>
                <w:vAlign w:val="center"/>
                <w:hideMark/>
              </w:tcPr>
            </w:tcPrChange>
          </w:tcPr>
          <w:p w14:paraId="48F3CE2A"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528" w:author="JAGADEESHWAR REDDY" w:date="2026-08-19T00:06:00Z"/>
                <w:rFonts w:ascii="Times New Roman" w:hAnsi="Times New Roman" w:cs="Times New Roman"/>
                <w:sz w:val="24"/>
                <w:szCs w:val="24"/>
                <w:lang w:val="en-IN"/>
              </w:rPr>
            </w:pPr>
            <w:ins w:id="2529" w:author="JAGADEESHWAR REDDY" w:date="2026-08-19T00:06:00Z">
              <w:r w:rsidRPr="0055587F">
                <w:rPr>
                  <w:rFonts w:ascii="Times New Roman" w:hAnsi="Times New Roman" w:cs="Times New Roman"/>
                  <w:sz w:val="24"/>
                  <w:szCs w:val="24"/>
                  <w:lang w:val="en-IN"/>
                </w:rPr>
                <w:t xml:space="preserve">β = 0.075, </w:t>
              </w:r>
              <w:r w:rsidRPr="0055587F">
                <w:rPr>
                  <w:rFonts w:ascii="Times New Roman" w:hAnsi="Times New Roman" w:cs="Times New Roman"/>
                  <w:i/>
                  <w:iCs/>
                  <w:sz w:val="24"/>
                  <w:szCs w:val="24"/>
                  <w:lang w:val="en-IN"/>
                </w:rPr>
                <w:t>p</w:t>
              </w:r>
              <w:r w:rsidRPr="0055587F">
                <w:rPr>
                  <w:rFonts w:ascii="Times New Roman" w:hAnsi="Times New Roman" w:cs="Times New Roman"/>
                  <w:sz w:val="24"/>
                  <w:szCs w:val="24"/>
                  <w:lang w:val="en-IN"/>
                </w:rPr>
                <w:t xml:space="preserve"> = 0.239</w:t>
              </w:r>
            </w:ins>
          </w:p>
        </w:tc>
        <w:tc>
          <w:tcPr>
            <w:tcW w:w="0" w:type="auto"/>
            <w:hideMark/>
            <w:tcPrChange w:id="2530" w:author="JAGADEESHWAR REDDY" w:date="2026-08-19T00:06:00Z" w16du:dateUtc="2026-08-18T18:36:00Z">
              <w:tcPr>
                <w:tcW w:w="0" w:type="auto"/>
                <w:gridSpan w:val="2"/>
                <w:vAlign w:val="center"/>
                <w:hideMark/>
              </w:tcPr>
            </w:tcPrChange>
          </w:tcPr>
          <w:p w14:paraId="4C38F241" w14:textId="77777777" w:rsidR="0055587F" w:rsidRPr="0055587F" w:rsidRDefault="0055587F" w:rsidP="0055587F">
            <w:pPr>
              <w:spacing w:after="160" w:line="360" w:lineRule="auto"/>
              <w:cnfStyle w:val="000000100000" w:firstRow="0" w:lastRow="0" w:firstColumn="0" w:lastColumn="0" w:oddVBand="0" w:evenVBand="0" w:oddHBand="1" w:evenHBand="0" w:firstRowFirstColumn="0" w:firstRowLastColumn="0" w:lastRowFirstColumn="0" w:lastRowLastColumn="0"/>
              <w:rPr>
                <w:ins w:id="2531" w:author="JAGADEESHWAR REDDY" w:date="2026-08-19T00:06:00Z"/>
                <w:rFonts w:ascii="Times New Roman" w:hAnsi="Times New Roman" w:cs="Times New Roman"/>
                <w:sz w:val="24"/>
                <w:szCs w:val="24"/>
                <w:lang w:val="en-IN"/>
              </w:rPr>
            </w:pPr>
            <w:ins w:id="2532" w:author="JAGADEESHWAR REDDY" w:date="2026-08-19T00:06:00Z">
              <w:r w:rsidRPr="0055587F">
                <w:rPr>
                  <w:rFonts w:ascii="Times New Roman" w:hAnsi="Times New Roman" w:cs="Times New Roman"/>
                  <w:b/>
                  <w:bCs/>
                  <w:sz w:val="24"/>
                  <w:szCs w:val="24"/>
                  <w:lang w:val="en-IN"/>
                </w:rPr>
                <w:t>Not Supported</w:t>
              </w:r>
            </w:ins>
          </w:p>
        </w:tc>
      </w:tr>
      <w:tr w:rsidR="0055587F" w:rsidRPr="0055587F" w14:paraId="0DD72B56" w14:textId="77777777" w:rsidTr="0055587F">
        <w:trPr>
          <w:jc w:val="center"/>
          <w:ins w:id="2533" w:author="JAGADEESHWAR REDDY" w:date="2026-08-19T00:06:00Z"/>
          <w:trPrChange w:id="2534" w:author="JAGADEESHWAR REDDY" w:date="2026-08-19T00:06:00Z" w16du:dateUtc="2026-08-18T18:3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35" w:author="JAGADEESHWAR REDDY" w:date="2026-08-19T00:06:00Z" w16du:dateUtc="2026-08-18T18:36:00Z">
              <w:tcPr>
                <w:tcW w:w="0" w:type="auto"/>
                <w:gridSpan w:val="2"/>
                <w:vAlign w:val="center"/>
                <w:hideMark/>
              </w:tcPr>
            </w:tcPrChange>
          </w:tcPr>
          <w:p w14:paraId="40255968" w14:textId="77777777" w:rsidR="0055587F" w:rsidRPr="0055587F" w:rsidRDefault="0055587F" w:rsidP="0055587F">
            <w:pPr>
              <w:spacing w:after="160" w:line="360" w:lineRule="auto"/>
              <w:rPr>
                <w:ins w:id="2536" w:author="JAGADEESHWAR REDDY" w:date="2026-08-19T00:06:00Z"/>
                <w:rFonts w:ascii="Times New Roman" w:hAnsi="Times New Roman" w:cs="Times New Roman"/>
                <w:sz w:val="24"/>
                <w:szCs w:val="24"/>
                <w:lang w:val="en-IN"/>
              </w:rPr>
            </w:pPr>
            <w:ins w:id="2537" w:author="JAGADEESHWAR REDDY" w:date="2026-08-19T00:06:00Z">
              <w:r w:rsidRPr="0055587F">
                <w:rPr>
                  <w:rFonts w:ascii="Times New Roman" w:hAnsi="Times New Roman" w:cs="Times New Roman"/>
                  <w:sz w:val="24"/>
                  <w:szCs w:val="24"/>
                  <w:lang w:val="en-IN"/>
                </w:rPr>
                <w:t>H4</w:t>
              </w:r>
            </w:ins>
          </w:p>
        </w:tc>
        <w:tc>
          <w:tcPr>
            <w:tcW w:w="0" w:type="auto"/>
            <w:hideMark/>
            <w:tcPrChange w:id="2538" w:author="JAGADEESHWAR REDDY" w:date="2026-08-19T00:06:00Z" w16du:dateUtc="2026-08-18T18:36:00Z">
              <w:tcPr>
                <w:tcW w:w="0" w:type="auto"/>
                <w:gridSpan w:val="3"/>
                <w:vAlign w:val="center"/>
                <w:hideMark/>
              </w:tcPr>
            </w:tcPrChange>
          </w:tcPr>
          <w:p w14:paraId="73E3B329"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39" w:author="JAGADEESHWAR REDDY" w:date="2026-08-19T00:06:00Z"/>
                <w:rFonts w:ascii="Times New Roman" w:hAnsi="Times New Roman" w:cs="Times New Roman"/>
                <w:sz w:val="24"/>
                <w:szCs w:val="24"/>
                <w:lang w:val="en-IN"/>
              </w:rPr>
            </w:pPr>
            <w:ins w:id="2540" w:author="JAGADEESHWAR REDDY" w:date="2026-08-19T00:06:00Z">
              <w:r w:rsidRPr="0055587F">
                <w:rPr>
                  <w:rFonts w:ascii="Times New Roman" w:hAnsi="Times New Roman" w:cs="Times New Roman"/>
                  <w:sz w:val="24"/>
                  <w:szCs w:val="24"/>
                  <w:lang w:val="en-IN"/>
                </w:rPr>
                <w:t>Inventory Management Efficiency → Working Capital Efficiency → Firm Financial Performance</w:t>
              </w:r>
            </w:ins>
          </w:p>
        </w:tc>
        <w:tc>
          <w:tcPr>
            <w:tcW w:w="0" w:type="auto"/>
            <w:hideMark/>
            <w:tcPrChange w:id="2541" w:author="JAGADEESHWAR REDDY" w:date="2026-08-19T00:06:00Z" w16du:dateUtc="2026-08-18T18:36:00Z">
              <w:tcPr>
                <w:tcW w:w="0" w:type="auto"/>
                <w:gridSpan w:val="2"/>
                <w:vAlign w:val="center"/>
                <w:hideMark/>
              </w:tcPr>
            </w:tcPrChange>
          </w:tcPr>
          <w:p w14:paraId="015D1792"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42" w:author="JAGADEESHWAR REDDY" w:date="2026-08-19T00:06:00Z"/>
                <w:rFonts w:ascii="Times New Roman" w:hAnsi="Times New Roman" w:cs="Times New Roman"/>
                <w:sz w:val="24"/>
                <w:szCs w:val="24"/>
                <w:lang w:val="en-IN"/>
              </w:rPr>
            </w:pPr>
            <w:ins w:id="2543" w:author="JAGADEESHWAR REDDY" w:date="2026-08-19T00:06:00Z">
              <w:r w:rsidRPr="0055587F">
                <w:rPr>
                  <w:rFonts w:ascii="Times New Roman" w:hAnsi="Times New Roman" w:cs="Times New Roman"/>
                  <w:sz w:val="24"/>
                  <w:szCs w:val="24"/>
                  <w:lang w:val="en-IN"/>
                </w:rPr>
                <w:t>Indirect effect = 0.0034; 95% Bootstrap CI [-0.0018, 0.0126]</w:t>
              </w:r>
            </w:ins>
          </w:p>
        </w:tc>
        <w:tc>
          <w:tcPr>
            <w:tcW w:w="0" w:type="auto"/>
            <w:hideMark/>
            <w:tcPrChange w:id="2544" w:author="JAGADEESHWAR REDDY" w:date="2026-08-19T00:06:00Z" w16du:dateUtc="2026-08-18T18:36:00Z">
              <w:tcPr>
                <w:tcW w:w="0" w:type="auto"/>
                <w:gridSpan w:val="2"/>
                <w:vAlign w:val="center"/>
                <w:hideMark/>
              </w:tcPr>
            </w:tcPrChange>
          </w:tcPr>
          <w:p w14:paraId="6B5DF043" w14:textId="77777777" w:rsidR="0055587F" w:rsidRPr="0055587F" w:rsidRDefault="0055587F" w:rsidP="0055587F">
            <w:pPr>
              <w:spacing w:after="160" w:line="360" w:lineRule="auto"/>
              <w:cnfStyle w:val="000000000000" w:firstRow="0" w:lastRow="0" w:firstColumn="0" w:lastColumn="0" w:oddVBand="0" w:evenVBand="0" w:oddHBand="0" w:evenHBand="0" w:firstRowFirstColumn="0" w:firstRowLastColumn="0" w:lastRowFirstColumn="0" w:lastRowLastColumn="0"/>
              <w:rPr>
                <w:ins w:id="2545" w:author="JAGADEESHWAR REDDY" w:date="2026-08-19T00:06:00Z"/>
                <w:rFonts w:ascii="Times New Roman" w:hAnsi="Times New Roman" w:cs="Times New Roman"/>
                <w:sz w:val="24"/>
                <w:szCs w:val="24"/>
                <w:lang w:val="en-IN"/>
              </w:rPr>
            </w:pPr>
            <w:ins w:id="2546" w:author="JAGADEESHWAR REDDY" w:date="2026-08-19T00:06:00Z">
              <w:r w:rsidRPr="0055587F">
                <w:rPr>
                  <w:rFonts w:ascii="Times New Roman" w:hAnsi="Times New Roman" w:cs="Times New Roman"/>
                  <w:b/>
                  <w:bCs/>
                  <w:sz w:val="24"/>
                  <w:szCs w:val="24"/>
                  <w:lang w:val="en-IN"/>
                </w:rPr>
                <w:t>Not Supported</w:t>
              </w:r>
            </w:ins>
          </w:p>
        </w:tc>
      </w:tr>
    </w:tbl>
    <w:p w14:paraId="5C34EB73" w14:textId="77777777" w:rsidR="00374948" w:rsidRPr="00194D52" w:rsidRDefault="00374948" w:rsidP="00275BB4">
      <w:pPr>
        <w:spacing w:line="360" w:lineRule="auto"/>
        <w:rPr>
          <w:ins w:id="2547" w:author="JAGADEESHWAR REDDY" w:date="2026-08-16T17:21:00Z"/>
          <w:rFonts w:ascii="Times New Roman" w:hAnsi="Times New Roman" w:cs="Times New Roman"/>
          <w:sz w:val="24"/>
          <w:szCs w:val="24"/>
          <w:lang w:val="en-IN"/>
          <w:rPrChange w:id="2548" w:author="JAGADEESHWAR REDDY" w:date="2026-08-16T17:21:00Z" w16du:dateUtc="2026-08-16T11:51:00Z">
            <w:rPr>
              <w:ins w:id="2549" w:author="JAGADEESHWAR REDDY" w:date="2026-08-16T17:21:00Z"/>
              <w:rFonts w:ascii="Times New Roman" w:hAnsi="Times New Roman" w:cs="Times New Roman"/>
              <w:b/>
              <w:bCs/>
              <w:sz w:val="32"/>
              <w:szCs w:val="32"/>
              <w:lang w:val="en-IN"/>
            </w:rPr>
          </w:rPrChange>
        </w:rPr>
      </w:pPr>
    </w:p>
    <w:p w14:paraId="6D9EABF1" w14:textId="77777777" w:rsidR="00E7343F" w:rsidRPr="00E7343F" w:rsidRDefault="00E7343F" w:rsidP="00E7343F">
      <w:pPr>
        <w:spacing w:line="360" w:lineRule="auto"/>
        <w:rPr>
          <w:ins w:id="2550" w:author="JAGADEESHWAR REDDY" w:date="2026-08-19T00:07:00Z"/>
          <w:rFonts w:ascii="Times New Roman" w:hAnsi="Times New Roman" w:cs="Times New Roman"/>
          <w:sz w:val="24"/>
          <w:szCs w:val="24"/>
          <w:lang w:val="en-IN"/>
          <w:rPrChange w:id="2551" w:author="JAGADEESHWAR REDDY" w:date="2026-08-19T00:08:00Z" w16du:dateUtc="2026-08-18T18:38:00Z">
            <w:rPr>
              <w:ins w:id="2552" w:author="JAGADEESHWAR REDDY" w:date="2026-08-19T00:07:00Z"/>
              <w:rFonts w:ascii="Times New Roman" w:hAnsi="Times New Roman" w:cs="Times New Roman"/>
              <w:b/>
              <w:bCs/>
              <w:sz w:val="32"/>
              <w:szCs w:val="32"/>
              <w:lang w:val="en-IN"/>
            </w:rPr>
          </w:rPrChange>
        </w:rPr>
      </w:pPr>
      <w:ins w:id="2553" w:author="JAGADEESHWAR REDDY" w:date="2026-08-19T00:07:00Z">
        <w:r w:rsidRPr="00E7343F">
          <w:rPr>
            <w:rFonts w:ascii="Times New Roman" w:hAnsi="Times New Roman" w:cs="Times New Roman"/>
            <w:b/>
            <w:bCs/>
            <w:sz w:val="24"/>
            <w:szCs w:val="24"/>
            <w:lang w:val="en-IN"/>
            <w:rPrChange w:id="2554" w:author="JAGADEESHWAR REDDY" w:date="2026-08-19T00:08:00Z" w16du:dateUtc="2026-08-18T18:38:00Z">
              <w:rPr>
                <w:rFonts w:ascii="Times New Roman" w:hAnsi="Times New Roman" w:cs="Times New Roman"/>
                <w:b/>
                <w:bCs/>
                <w:sz w:val="32"/>
                <w:szCs w:val="32"/>
                <w:lang w:val="en-IN"/>
              </w:rPr>
            </w:rPrChange>
          </w:rPr>
          <w:t>Note:</w:t>
        </w:r>
        <w:r w:rsidRPr="00E7343F">
          <w:rPr>
            <w:rFonts w:ascii="Times New Roman" w:hAnsi="Times New Roman" w:cs="Times New Roman"/>
            <w:sz w:val="24"/>
            <w:szCs w:val="24"/>
            <w:lang w:val="en-IN"/>
            <w:rPrChange w:id="2555" w:author="JAGADEESHWAR REDDY" w:date="2026-08-19T00:08:00Z" w16du:dateUtc="2026-08-18T18:38:00Z">
              <w:rPr>
                <w:rFonts w:ascii="Times New Roman" w:hAnsi="Times New Roman" w:cs="Times New Roman"/>
                <w:b/>
                <w:bCs/>
                <w:sz w:val="32"/>
                <w:szCs w:val="32"/>
                <w:lang w:val="en-IN"/>
              </w:rPr>
            </w:rPrChange>
          </w:rPr>
          <w:t xml:space="preserve"> β represents the standardized regression coefficient. </w:t>
        </w:r>
        <w:r w:rsidRPr="00E7343F">
          <w:rPr>
            <w:rFonts w:ascii="Times New Roman" w:hAnsi="Times New Roman" w:cs="Times New Roman"/>
            <w:i/>
            <w:iCs/>
            <w:sz w:val="24"/>
            <w:szCs w:val="24"/>
            <w:lang w:val="en-IN"/>
            <w:rPrChange w:id="2556" w:author="JAGADEESHWAR REDDY" w:date="2026-08-19T00:08:00Z" w16du:dateUtc="2026-08-18T18:38:00Z">
              <w:rPr>
                <w:rFonts w:ascii="Times New Roman" w:hAnsi="Times New Roman" w:cs="Times New Roman"/>
                <w:b/>
                <w:bCs/>
                <w:i/>
                <w:iCs/>
                <w:sz w:val="32"/>
                <w:szCs w:val="32"/>
                <w:lang w:val="en-IN"/>
              </w:rPr>
            </w:rPrChange>
          </w:rPr>
          <w:t>p</w:t>
        </w:r>
        <w:r w:rsidRPr="00E7343F">
          <w:rPr>
            <w:rFonts w:ascii="Times New Roman" w:hAnsi="Times New Roman" w:cs="Times New Roman"/>
            <w:sz w:val="24"/>
            <w:szCs w:val="24"/>
            <w:lang w:val="en-IN"/>
            <w:rPrChange w:id="2557" w:author="JAGADEESHWAR REDDY" w:date="2026-08-19T00:08:00Z" w16du:dateUtc="2026-08-18T18:38:00Z">
              <w:rPr>
                <w:rFonts w:ascii="Times New Roman" w:hAnsi="Times New Roman" w:cs="Times New Roman"/>
                <w:b/>
                <w:bCs/>
                <w:sz w:val="32"/>
                <w:szCs w:val="32"/>
                <w:lang w:val="en-IN"/>
              </w:rPr>
            </w:rPrChange>
          </w:rPr>
          <w:t xml:space="preserve"> represents the significance level. For H4, the indirect effect was assessed using 5,000 bootstrap samples and a 95% confidence interval. An indirect effect is considered statistically significant when the bootstrap confidence interval does not include zero.</w:t>
        </w:r>
      </w:ins>
    </w:p>
    <w:p w14:paraId="61C7CBC5" w14:textId="0243FC0E" w:rsidR="00CF4E02" w:rsidRPr="00E7343F" w:rsidRDefault="00E7343F" w:rsidP="00E7343F">
      <w:pPr>
        <w:spacing w:line="360" w:lineRule="auto"/>
        <w:rPr>
          <w:ins w:id="2558" w:author="JAGADEESHWAR REDDY" w:date="2026-08-19T00:07:00Z"/>
          <w:rFonts w:ascii="Times New Roman" w:hAnsi="Times New Roman" w:cs="Times New Roman"/>
          <w:sz w:val="24"/>
          <w:szCs w:val="24"/>
          <w:lang w:val="en-IN"/>
          <w:rPrChange w:id="2559" w:author="JAGADEESHWAR REDDY" w:date="2026-08-19T00:08:00Z" w16du:dateUtc="2026-08-18T18:38:00Z">
            <w:rPr>
              <w:ins w:id="2560" w:author="JAGADEESHWAR REDDY" w:date="2026-08-19T00:07:00Z"/>
              <w:rFonts w:ascii="Times New Roman" w:hAnsi="Times New Roman" w:cs="Times New Roman"/>
              <w:b/>
              <w:bCs/>
              <w:sz w:val="32"/>
              <w:szCs w:val="32"/>
              <w:lang w:val="en-IN"/>
            </w:rPr>
          </w:rPrChange>
        </w:rPr>
      </w:pPr>
      <w:ins w:id="2561" w:author="JAGADEESHWAR REDDY" w:date="2026-08-19T00:07:00Z">
        <w:r w:rsidRPr="00E7343F">
          <w:rPr>
            <w:rFonts w:ascii="Times New Roman" w:hAnsi="Times New Roman" w:cs="Times New Roman"/>
            <w:b/>
            <w:bCs/>
            <w:sz w:val="24"/>
            <w:szCs w:val="24"/>
            <w:lang w:val="en-IN"/>
            <w:rPrChange w:id="2562" w:author="JAGADEESHWAR REDDY" w:date="2026-08-19T00:08:00Z" w16du:dateUtc="2026-08-18T18:38:00Z">
              <w:rPr>
                <w:rFonts w:ascii="Times New Roman" w:hAnsi="Times New Roman" w:cs="Times New Roman"/>
                <w:b/>
                <w:bCs/>
                <w:sz w:val="32"/>
                <w:szCs w:val="32"/>
                <w:lang w:val="en-IN"/>
              </w:rPr>
            </w:rPrChange>
          </w:rPr>
          <w:t>Source:</w:t>
        </w:r>
        <w:r w:rsidRPr="00E7343F">
          <w:rPr>
            <w:rFonts w:ascii="Times New Roman" w:hAnsi="Times New Roman" w:cs="Times New Roman"/>
            <w:sz w:val="24"/>
            <w:szCs w:val="24"/>
            <w:lang w:val="en-IN"/>
            <w:rPrChange w:id="2563" w:author="JAGADEESHWAR REDDY" w:date="2026-08-19T00:08:00Z" w16du:dateUtc="2026-08-18T18:38:00Z">
              <w:rPr>
                <w:rFonts w:ascii="Times New Roman" w:hAnsi="Times New Roman" w:cs="Times New Roman"/>
                <w:b/>
                <w:bCs/>
                <w:sz w:val="32"/>
                <w:szCs w:val="32"/>
                <w:lang w:val="en-IN"/>
              </w:rPr>
            </w:rPrChange>
          </w:rPr>
          <w:t xml:space="preserve"> Own calculations based on the final dataset using IBM SPSS Statistics.</w:t>
        </w:r>
      </w:ins>
    </w:p>
    <w:p w14:paraId="0D87D374" w14:textId="77777777" w:rsidR="00E7343F" w:rsidRPr="00E7343F" w:rsidRDefault="00E7343F" w:rsidP="00E7343F">
      <w:pPr>
        <w:spacing w:line="360" w:lineRule="auto"/>
        <w:rPr>
          <w:ins w:id="2564" w:author="JAGADEESHWAR REDDY" w:date="2026-08-19T00:07:00Z"/>
          <w:rFonts w:ascii="Times New Roman" w:hAnsi="Times New Roman" w:cs="Times New Roman"/>
          <w:b/>
          <w:bCs/>
          <w:sz w:val="24"/>
          <w:szCs w:val="24"/>
          <w:lang w:val="en-IN"/>
          <w:rPrChange w:id="2565" w:author="JAGADEESHWAR REDDY" w:date="2026-08-19T00:08:00Z" w16du:dateUtc="2026-08-18T18:38:00Z">
            <w:rPr>
              <w:ins w:id="2566" w:author="JAGADEESHWAR REDDY" w:date="2026-08-19T00:07:00Z"/>
              <w:rFonts w:ascii="Times New Roman" w:hAnsi="Times New Roman" w:cs="Times New Roman"/>
              <w:b/>
              <w:bCs/>
              <w:sz w:val="32"/>
              <w:szCs w:val="32"/>
              <w:lang w:val="en-IN"/>
            </w:rPr>
          </w:rPrChange>
        </w:rPr>
      </w:pPr>
      <w:ins w:id="2567" w:author="JAGADEESHWAR REDDY" w:date="2026-08-19T00:07:00Z">
        <w:r w:rsidRPr="00E7343F">
          <w:rPr>
            <w:rFonts w:ascii="Times New Roman" w:hAnsi="Times New Roman" w:cs="Times New Roman"/>
            <w:b/>
            <w:bCs/>
            <w:sz w:val="24"/>
            <w:szCs w:val="24"/>
            <w:lang w:val="en-IN"/>
            <w:rPrChange w:id="2568" w:author="JAGADEESHWAR REDDY" w:date="2026-08-19T00:08:00Z" w16du:dateUtc="2026-08-18T18:38:00Z">
              <w:rPr>
                <w:rFonts w:ascii="Times New Roman" w:hAnsi="Times New Roman" w:cs="Times New Roman"/>
                <w:b/>
                <w:bCs/>
                <w:sz w:val="32"/>
                <w:szCs w:val="32"/>
                <w:lang w:val="en-IN"/>
              </w:rPr>
            </w:rPrChange>
          </w:rPr>
          <w:t>Interpretation</w:t>
        </w:r>
      </w:ins>
    </w:p>
    <w:p w14:paraId="6DF1C2AE" w14:textId="77777777" w:rsidR="00722219" w:rsidRPr="00722219" w:rsidRDefault="00FF2003">
      <w:pPr>
        <w:spacing w:line="360" w:lineRule="auto"/>
        <w:rPr>
          <w:ins w:id="2569" w:author="JAGADEESHWAR REDDY" w:date="2026-09-02T02:04:00Z" w16du:dateUtc="2026-09-01T20:34:00Z"/>
          <w:rFonts w:ascii="Times New Roman" w:hAnsi="Times New Roman" w:cs="Times New Roman"/>
          <w:sz w:val="24"/>
          <w:szCs w:val="24"/>
          <w:rPrChange w:id="2570" w:author="JAGADEESHWAR REDDY" w:date="2026-09-02T02:04:00Z" w16du:dateUtc="2026-09-01T20:34:00Z">
            <w:rPr>
              <w:ins w:id="2571" w:author="JAGADEESHWAR REDDY" w:date="2026-09-02T02:04:00Z" w16du:dateUtc="2026-09-01T20:34:00Z"/>
            </w:rPr>
          </w:rPrChange>
        </w:rPr>
        <w:pPrChange w:id="2572" w:author="JAGADEESHWAR REDDY" w:date="2026-09-02T02:04:00Z" w16du:dateUtc="2026-09-01T20:34:00Z">
          <w:pPr>
            <w:pStyle w:val="Heading1"/>
          </w:pPr>
        </w:pPrChange>
      </w:pPr>
      <w:bookmarkStart w:id="2573" w:name="_Toc239204331"/>
      <w:ins w:id="2574" w:author="JAGADEESHWAR REDDY" w:date="2026-09-02T02:04:00Z" w16du:dateUtc="2026-09-01T20:34:00Z">
        <w:r w:rsidRPr="00722219">
          <w:rPr>
            <w:rFonts w:ascii="Times New Roman" w:hAnsi="Times New Roman" w:cs="Times New Roman"/>
            <w:sz w:val="24"/>
            <w:szCs w:val="24"/>
            <w:rPrChange w:id="2575" w:author="JAGADEESHWAR REDDY" w:date="2026-09-02T02:04:00Z" w16du:dateUtc="2026-09-01T20:34:00Z">
              <w:rPr/>
            </w:rPrChange>
          </w:rPr>
          <w:t>Overall the data do not give proof for any of the four hypotheses. H1 said that better inventory management would make working capital work better.. Inventory Turnover did not link clearly to Quick Ratio (β = 0.088, p = 0.184). H2 was also not backed up because Inventory Turnover did not connect clearly to Tobin’s Q (β = 0.091, p = 0.163). H3 falls short too because Quick Ratio did not clearly predict Tobin’s Q (β = 0.075, p = 0.239). Lastly the mediation test for H4 showed that the path from Inventory Turnover to Tobin’s Q, via Quick Ratio was not clear as the 95% bootstrap confidence interval [-0.0018 0.0126] covered zero. So the findings do not give evidence to back the direct or indirect links we proposed in this sample.</w:t>
        </w:r>
      </w:ins>
    </w:p>
    <w:p w14:paraId="0E7D3AF5" w14:textId="4A0CF3CC" w:rsidR="00684090" w:rsidRPr="00684090" w:rsidRDefault="00AB530D">
      <w:pPr>
        <w:pStyle w:val="Heading1"/>
        <w:rPr>
          <w:ins w:id="2576" w:author="JAGADEESHWAR REDDY" w:date="2026-08-19T00:41:00Z"/>
          <w:rFonts w:ascii="Times New Roman" w:hAnsi="Times New Roman" w:cs="Times New Roman"/>
          <w:b/>
          <w:bCs/>
          <w:sz w:val="32"/>
          <w:szCs w:val="32"/>
          <w:rPrChange w:id="2577" w:author="JAGADEESHWAR REDDY" w:date="2026-08-19T00:42:00Z" w16du:dateUtc="2026-08-18T19:12:00Z">
            <w:rPr>
              <w:ins w:id="2578" w:author="JAGADEESHWAR REDDY" w:date="2026-08-19T00:41:00Z"/>
              <w:rFonts w:ascii="Times New Roman" w:hAnsi="Times New Roman" w:cs="Times New Roman"/>
              <w:b/>
              <w:bCs/>
              <w:sz w:val="24"/>
              <w:szCs w:val="24"/>
              <w:lang w:val="en-IN"/>
            </w:rPr>
          </w:rPrChange>
        </w:rPr>
        <w:pPrChange w:id="2579" w:author="JAGADEESHWAR REDDY" w:date="2026-08-19T00:41:00Z" w16du:dateUtc="2026-08-18T19:11:00Z">
          <w:pPr>
            <w:spacing w:line="360" w:lineRule="auto"/>
          </w:pPr>
        </w:pPrChange>
      </w:pPr>
      <w:ins w:id="2580" w:author="JAGADEESHWAR REDDY" w:date="2026-08-26T00:50:00Z" w16du:dateUtc="2026-08-25T19:20:00Z">
        <w:r>
          <w:rPr>
            <w:rFonts w:ascii="Times New Roman" w:hAnsi="Times New Roman" w:cs="Times New Roman"/>
            <w:b/>
            <w:bCs/>
            <w:color w:val="auto"/>
            <w:sz w:val="32"/>
            <w:szCs w:val="32"/>
          </w:rPr>
          <w:t>6</w:t>
        </w:r>
      </w:ins>
      <w:ins w:id="2581" w:author="JAGADEESHWAR REDDY" w:date="2026-08-19T00:41:00Z">
        <w:r w:rsidR="00684090" w:rsidRPr="00684090">
          <w:rPr>
            <w:rFonts w:ascii="Times New Roman" w:hAnsi="Times New Roman" w:cs="Times New Roman"/>
            <w:b/>
            <w:bCs/>
            <w:color w:val="auto"/>
            <w:sz w:val="32"/>
            <w:szCs w:val="32"/>
            <w:rPrChange w:id="2582" w:author="JAGADEESHWAR REDDY" w:date="2026-08-19T00:42:00Z" w16du:dateUtc="2026-08-18T19:12:00Z">
              <w:rPr>
                <w:rFonts w:ascii="Times New Roman" w:hAnsi="Times New Roman" w:cs="Times New Roman"/>
                <w:b/>
                <w:bCs/>
                <w:sz w:val="24"/>
                <w:szCs w:val="24"/>
              </w:rPr>
            </w:rPrChange>
          </w:rPr>
          <w:t>. Discussion</w:t>
        </w:r>
        <w:bookmarkEnd w:id="2573"/>
      </w:ins>
    </w:p>
    <w:p w14:paraId="754B8432" w14:textId="0ACBAB03" w:rsidR="00684090" w:rsidRPr="001275DF" w:rsidRDefault="00F17DF7">
      <w:pPr>
        <w:pStyle w:val="Heading2"/>
        <w:rPr>
          <w:ins w:id="2583" w:author="JAGADEESHWAR REDDY" w:date="2026-08-19T00:41:00Z"/>
          <w:rFonts w:ascii="Times New Roman" w:hAnsi="Times New Roman" w:cs="Times New Roman"/>
          <w:b/>
          <w:bCs/>
          <w:sz w:val="28"/>
          <w:szCs w:val="28"/>
          <w:rPrChange w:id="2584" w:author="JAGADEESHWAR REDDY" w:date="2026-08-19T00:42:00Z" w16du:dateUtc="2026-08-18T19:12:00Z">
            <w:rPr>
              <w:ins w:id="2585" w:author="JAGADEESHWAR REDDY" w:date="2026-08-19T00:41:00Z"/>
            </w:rPr>
          </w:rPrChange>
        </w:rPr>
        <w:pPrChange w:id="2586" w:author="JAGADEESHWAR REDDY" w:date="2026-08-19T00:42:00Z" w16du:dateUtc="2026-08-18T19:12:00Z">
          <w:pPr>
            <w:spacing w:line="360" w:lineRule="auto"/>
          </w:pPr>
        </w:pPrChange>
      </w:pPr>
      <w:bookmarkStart w:id="2587" w:name="_Toc239204332"/>
      <w:ins w:id="2588" w:author="JAGADEESHWAR REDDY" w:date="2026-08-26T00:50:00Z" w16du:dateUtc="2026-08-25T19:20:00Z">
        <w:r>
          <w:rPr>
            <w:rFonts w:ascii="Times New Roman" w:hAnsi="Times New Roman" w:cs="Times New Roman"/>
            <w:b/>
            <w:bCs/>
            <w:color w:val="auto"/>
            <w:sz w:val="28"/>
            <w:szCs w:val="28"/>
          </w:rPr>
          <w:t>6</w:t>
        </w:r>
      </w:ins>
      <w:ins w:id="2589" w:author="JAGADEESHWAR REDDY" w:date="2026-08-19T00:41:00Z">
        <w:r w:rsidR="00684090" w:rsidRPr="001275DF">
          <w:rPr>
            <w:rFonts w:ascii="Times New Roman" w:hAnsi="Times New Roman" w:cs="Times New Roman"/>
            <w:b/>
            <w:bCs/>
            <w:color w:val="auto"/>
            <w:sz w:val="28"/>
            <w:szCs w:val="28"/>
            <w:rPrChange w:id="2590" w:author="JAGADEESHWAR REDDY" w:date="2026-08-19T00:42:00Z" w16du:dateUtc="2026-08-18T19:12:00Z">
              <w:rPr/>
            </w:rPrChange>
          </w:rPr>
          <w:t>.1</w:t>
        </w:r>
      </w:ins>
      <w:ins w:id="2591" w:author="JAGADEESHWAR REDDY" w:date="2026-08-19T00:43:00Z" w16du:dateUtc="2026-08-18T19:13:00Z">
        <w:r w:rsidR="00CF4E02">
          <w:rPr>
            <w:rFonts w:ascii="Times New Roman" w:hAnsi="Times New Roman" w:cs="Times New Roman"/>
            <w:b/>
            <w:bCs/>
            <w:color w:val="auto"/>
            <w:sz w:val="28"/>
            <w:szCs w:val="28"/>
          </w:rPr>
          <w:t>.</w:t>
        </w:r>
      </w:ins>
      <w:ins w:id="2592" w:author="JAGADEESHWAR REDDY" w:date="2026-08-19T00:41:00Z">
        <w:r w:rsidR="00684090" w:rsidRPr="001275DF">
          <w:rPr>
            <w:rFonts w:ascii="Times New Roman" w:hAnsi="Times New Roman" w:cs="Times New Roman"/>
            <w:b/>
            <w:bCs/>
            <w:color w:val="auto"/>
            <w:sz w:val="28"/>
            <w:szCs w:val="28"/>
            <w:rPrChange w:id="2593" w:author="JAGADEESHWAR REDDY" w:date="2026-08-19T00:42:00Z" w16du:dateUtc="2026-08-18T19:12:00Z">
              <w:rPr/>
            </w:rPrChange>
          </w:rPr>
          <w:t xml:space="preserve"> Discussion of H1: Inventory Management Efficiency and Working Capital Efficiency</w:t>
        </w:r>
        <w:bookmarkEnd w:id="2587"/>
      </w:ins>
    </w:p>
    <w:p w14:paraId="6D1B5F08" w14:textId="77777777" w:rsidR="00684090" w:rsidRPr="00684090" w:rsidRDefault="00684090" w:rsidP="00684090">
      <w:pPr>
        <w:spacing w:line="360" w:lineRule="auto"/>
        <w:rPr>
          <w:ins w:id="2594" w:author="JAGADEESHWAR REDDY" w:date="2026-08-19T00:41:00Z"/>
          <w:rFonts w:ascii="Times New Roman" w:hAnsi="Times New Roman" w:cs="Times New Roman"/>
          <w:sz w:val="24"/>
          <w:szCs w:val="24"/>
          <w:lang w:val="en-IN"/>
        </w:rPr>
      </w:pPr>
      <w:ins w:id="2595" w:author="JAGADEESHWAR REDDY" w:date="2026-08-19T00:41:00Z">
        <w:r w:rsidRPr="00684090">
          <w:rPr>
            <w:rFonts w:ascii="Times New Roman" w:hAnsi="Times New Roman" w:cs="Times New Roman"/>
            <w:sz w:val="24"/>
            <w:szCs w:val="24"/>
            <w:lang w:val="en-IN"/>
          </w:rPr>
          <w:t>H1 proposed that better inventory management efficiency would be positively related to working capital efficiency. The regression result showed a positive relationship between Inventory Turnover and Quick Ratio (β = 0.088), but the relationship was not statistically significant (p = 0.184). Therefore, H1 was not supported.</w:t>
        </w:r>
      </w:ins>
    </w:p>
    <w:p w14:paraId="4E19B343" w14:textId="77777777" w:rsidR="00684090" w:rsidRPr="00684090" w:rsidRDefault="00684090" w:rsidP="00684090">
      <w:pPr>
        <w:spacing w:line="360" w:lineRule="auto"/>
        <w:rPr>
          <w:ins w:id="2596" w:author="JAGADEESHWAR REDDY" w:date="2026-08-19T00:41:00Z"/>
          <w:rFonts w:ascii="Times New Roman" w:hAnsi="Times New Roman" w:cs="Times New Roman"/>
          <w:sz w:val="24"/>
          <w:szCs w:val="24"/>
          <w:lang w:val="en-IN"/>
        </w:rPr>
      </w:pPr>
      <w:ins w:id="2597" w:author="JAGADEESHWAR REDDY" w:date="2026-08-19T00:41:00Z">
        <w:r w:rsidRPr="00684090">
          <w:rPr>
            <w:rFonts w:ascii="Times New Roman" w:hAnsi="Times New Roman" w:cs="Times New Roman"/>
            <w:sz w:val="24"/>
            <w:szCs w:val="24"/>
            <w:lang w:val="en-IN"/>
          </w:rPr>
          <w:t>This result is different from what was expected based on previous studies. Deloof (2003) and Gaur, Fisher and Raman (2005) discussed the importance of effective working capital and inventory management for the efficient use of company resources. Based on these studies, it was expected that firms with better inventory turnover would also have better working capital efficiency. However, this was not supported by the results of this study.</w:t>
        </w:r>
      </w:ins>
    </w:p>
    <w:p w14:paraId="4AFEE6D5" w14:textId="77777777" w:rsidR="00684090" w:rsidRPr="00684090" w:rsidRDefault="00684090" w:rsidP="00684090">
      <w:pPr>
        <w:spacing w:line="360" w:lineRule="auto"/>
        <w:rPr>
          <w:ins w:id="2598" w:author="JAGADEESHWAR REDDY" w:date="2026-08-19T00:41:00Z"/>
          <w:rFonts w:ascii="Times New Roman" w:hAnsi="Times New Roman" w:cs="Times New Roman"/>
          <w:sz w:val="24"/>
          <w:szCs w:val="24"/>
          <w:lang w:val="en-IN"/>
        </w:rPr>
      </w:pPr>
      <w:ins w:id="2599" w:author="JAGADEESHWAR REDDY" w:date="2026-08-19T00:41:00Z">
        <w:r w:rsidRPr="00684090">
          <w:rPr>
            <w:rFonts w:ascii="Times New Roman" w:hAnsi="Times New Roman" w:cs="Times New Roman"/>
            <w:sz w:val="24"/>
            <w:szCs w:val="24"/>
            <w:lang w:val="en-IN"/>
          </w:rPr>
          <w:t>One possible reason is that inventory turnover is only one part of working capital management. Quick Ratio is also affected by other current assets and liabilities. Therefore, a firm may improve its inventory turnover without seeing a similar improvement in its overall working capital position.</w:t>
        </w:r>
      </w:ins>
    </w:p>
    <w:p w14:paraId="4CFA2C55" w14:textId="0FB5191B" w:rsidR="00684090" w:rsidRPr="00684090" w:rsidRDefault="00684090" w:rsidP="00684090">
      <w:pPr>
        <w:spacing w:line="360" w:lineRule="auto"/>
        <w:rPr>
          <w:ins w:id="2600" w:author="JAGADEESHWAR REDDY" w:date="2026-08-19T00:41:00Z"/>
          <w:rFonts w:ascii="Times New Roman" w:hAnsi="Times New Roman" w:cs="Times New Roman"/>
          <w:sz w:val="24"/>
          <w:szCs w:val="24"/>
          <w:lang w:val="en-IN"/>
        </w:rPr>
      </w:pPr>
      <w:ins w:id="2601" w:author="JAGADEESHWAR REDDY" w:date="2026-08-19T00:41:00Z">
        <w:r w:rsidRPr="00684090">
          <w:rPr>
            <w:rFonts w:ascii="Times New Roman" w:hAnsi="Times New Roman" w:cs="Times New Roman"/>
            <w:sz w:val="24"/>
            <w:szCs w:val="24"/>
            <w:lang w:val="en-IN"/>
          </w:rPr>
          <w:t>For retail and FMCG firms, working capital decisions can also be affected by factors such as purchasing practices, supplier payment terms and sales patterns. This may explain why the relationship between Inventory Turnover and Quick Ratio was positive but not statistically significant in this study.</w:t>
        </w:r>
      </w:ins>
    </w:p>
    <w:p w14:paraId="348397BD" w14:textId="0E9B617A" w:rsidR="00684090" w:rsidRPr="00CF4E02" w:rsidRDefault="00F17DF7">
      <w:pPr>
        <w:pStyle w:val="Heading2"/>
        <w:rPr>
          <w:ins w:id="2602" w:author="JAGADEESHWAR REDDY" w:date="2026-08-19T00:41:00Z"/>
          <w:rFonts w:ascii="Times New Roman" w:hAnsi="Times New Roman" w:cs="Times New Roman"/>
          <w:b/>
          <w:bCs/>
          <w:sz w:val="28"/>
          <w:szCs w:val="28"/>
          <w:rPrChange w:id="2603" w:author="JAGADEESHWAR REDDY" w:date="2026-08-19T00:43:00Z" w16du:dateUtc="2026-08-18T19:13:00Z">
            <w:rPr>
              <w:ins w:id="2604" w:author="JAGADEESHWAR REDDY" w:date="2026-08-19T00:41:00Z"/>
            </w:rPr>
          </w:rPrChange>
        </w:rPr>
        <w:pPrChange w:id="2605" w:author="JAGADEESHWAR REDDY" w:date="2026-08-19T00:43:00Z" w16du:dateUtc="2026-08-18T19:13:00Z">
          <w:pPr>
            <w:spacing w:line="360" w:lineRule="auto"/>
          </w:pPr>
        </w:pPrChange>
      </w:pPr>
      <w:bookmarkStart w:id="2606" w:name="_Toc239204333"/>
      <w:ins w:id="2607" w:author="JAGADEESHWAR REDDY" w:date="2026-08-26T00:50:00Z" w16du:dateUtc="2026-08-25T19:20:00Z">
        <w:r>
          <w:rPr>
            <w:rFonts w:ascii="Times New Roman" w:hAnsi="Times New Roman" w:cs="Times New Roman"/>
            <w:b/>
            <w:bCs/>
            <w:color w:val="auto"/>
            <w:sz w:val="28"/>
            <w:szCs w:val="28"/>
          </w:rPr>
          <w:t>6</w:t>
        </w:r>
      </w:ins>
      <w:ins w:id="2608" w:author="JAGADEESHWAR REDDY" w:date="2026-08-19T00:41:00Z">
        <w:r w:rsidR="00684090" w:rsidRPr="00CF4E02">
          <w:rPr>
            <w:rFonts w:ascii="Times New Roman" w:hAnsi="Times New Roman" w:cs="Times New Roman"/>
            <w:b/>
            <w:bCs/>
            <w:color w:val="auto"/>
            <w:sz w:val="28"/>
            <w:szCs w:val="28"/>
            <w:rPrChange w:id="2609" w:author="JAGADEESHWAR REDDY" w:date="2026-08-19T00:43:00Z" w16du:dateUtc="2026-08-18T19:13:00Z">
              <w:rPr/>
            </w:rPrChange>
          </w:rPr>
          <w:t>.2 Discussion of H2: Inventory Management Efficiency and Firm Financial Performance</w:t>
        </w:r>
        <w:bookmarkEnd w:id="2606"/>
      </w:ins>
    </w:p>
    <w:p w14:paraId="376105DA" w14:textId="77777777" w:rsidR="00684090" w:rsidRPr="00684090" w:rsidRDefault="00684090" w:rsidP="00684090">
      <w:pPr>
        <w:spacing w:line="360" w:lineRule="auto"/>
        <w:rPr>
          <w:ins w:id="2610" w:author="JAGADEESHWAR REDDY" w:date="2026-08-19T00:41:00Z"/>
          <w:rFonts w:ascii="Times New Roman" w:hAnsi="Times New Roman" w:cs="Times New Roman"/>
          <w:sz w:val="24"/>
          <w:szCs w:val="24"/>
          <w:lang w:val="en-IN"/>
        </w:rPr>
      </w:pPr>
      <w:ins w:id="2611" w:author="JAGADEESHWAR REDDY" w:date="2026-08-19T00:41:00Z">
        <w:r w:rsidRPr="00684090">
          <w:rPr>
            <w:rFonts w:ascii="Times New Roman" w:hAnsi="Times New Roman" w:cs="Times New Roman"/>
            <w:sz w:val="24"/>
            <w:szCs w:val="24"/>
            <w:lang w:val="en-IN"/>
          </w:rPr>
          <w:t>H2 proposed that inventory management efficiency would have a positive relationship with firm financial performance. The results showed a positive relationship between Inventory Turnover and Tobin's Q (β = 0.091), but it was not statistically significant (p = 0.163). Therefore, H2 was not supported.</w:t>
        </w:r>
      </w:ins>
    </w:p>
    <w:p w14:paraId="202A4E05" w14:textId="77777777" w:rsidR="00684090" w:rsidRPr="00684090" w:rsidRDefault="00684090" w:rsidP="00684090">
      <w:pPr>
        <w:spacing w:line="360" w:lineRule="auto"/>
        <w:rPr>
          <w:ins w:id="2612" w:author="JAGADEESHWAR REDDY" w:date="2026-08-19T00:41:00Z"/>
          <w:rFonts w:ascii="Times New Roman" w:hAnsi="Times New Roman" w:cs="Times New Roman"/>
          <w:sz w:val="24"/>
          <w:szCs w:val="24"/>
          <w:lang w:val="en-IN"/>
        </w:rPr>
      </w:pPr>
      <w:ins w:id="2613" w:author="JAGADEESHWAR REDDY" w:date="2026-08-19T00:41:00Z">
        <w:r w:rsidRPr="00684090">
          <w:rPr>
            <w:rFonts w:ascii="Times New Roman" w:hAnsi="Times New Roman" w:cs="Times New Roman"/>
            <w:sz w:val="24"/>
            <w:szCs w:val="24"/>
            <w:lang w:val="en-IN"/>
          </w:rPr>
          <w:t>This finding is not fully consistent with the studies used to develop the hypothesis. Capkun, Hameri and Weiss (2009) found a relationship between inventory management and financial performance, while Eroglu and Hofer (2011) showed that inventory structures and inventory reduction strategies can affect firm performance. These studies suggested that better inventory management could contribute to stronger financial performance.</w:t>
        </w:r>
      </w:ins>
    </w:p>
    <w:p w14:paraId="11FFD6C8" w14:textId="77777777" w:rsidR="00684090" w:rsidRPr="00684090" w:rsidRDefault="00684090" w:rsidP="00684090">
      <w:pPr>
        <w:spacing w:line="360" w:lineRule="auto"/>
        <w:rPr>
          <w:ins w:id="2614" w:author="JAGADEESHWAR REDDY" w:date="2026-08-19T00:41:00Z"/>
          <w:rFonts w:ascii="Times New Roman" w:hAnsi="Times New Roman" w:cs="Times New Roman"/>
          <w:sz w:val="24"/>
          <w:szCs w:val="24"/>
          <w:lang w:val="en-IN"/>
        </w:rPr>
      </w:pPr>
      <w:ins w:id="2615" w:author="JAGADEESHWAR REDDY" w:date="2026-08-19T00:41:00Z">
        <w:r w:rsidRPr="00684090">
          <w:rPr>
            <w:rFonts w:ascii="Times New Roman" w:hAnsi="Times New Roman" w:cs="Times New Roman"/>
            <w:sz w:val="24"/>
            <w:szCs w:val="24"/>
            <w:lang w:val="en-IN"/>
          </w:rPr>
          <w:t>However, the results of this study did not show a statistically significant relationship between Inventory Turnover and Tobin's Q. One possible reason is that Tobin's Q reflects the market value of a firm and is influenced by many factors beyond inventory management. Therefore, improving inventory turnover alone may not be enough to produce a noticeable change in market-based firm performance.</w:t>
        </w:r>
      </w:ins>
    </w:p>
    <w:p w14:paraId="7EBD6C14" w14:textId="114799E4" w:rsidR="00684090" w:rsidRPr="00684090" w:rsidRDefault="00684090" w:rsidP="00684090">
      <w:pPr>
        <w:spacing w:line="360" w:lineRule="auto"/>
        <w:rPr>
          <w:ins w:id="2616" w:author="JAGADEESHWAR REDDY" w:date="2026-08-19T00:41:00Z"/>
          <w:rFonts w:ascii="Times New Roman" w:hAnsi="Times New Roman" w:cs="Times New Roman"/>
          <w:sz w:val="24"/>
          <w:szCs w:val="24"/>
          <w:lang w:val="en-IN"/>
        </w:rPr>
      </w:pPr>
      <w:ins w:id="2617" w:author="JAGADEESHWAR REDDY" w:date="2026-08-19T00:41:00Z">
        <w:r w:rsidRPr="00684090">
          <w:rPr>
            <w:rFonts w:ascii="Times New Roman" w:hAnsi="Times New Roman" w:cs="Times New Roman"/>
            <w:sz w:val="24"/>
            <w:szCs w:val="24"/>
            <w:lang w:val="en-IN"/>
          </w:rPr>
          <w:t>It is also possible that firms need to balance inventory efficiency with other business requirements. For example, reducing inventory too much may affect product availability, while holding more inventory may support customer demand. Therefore, the effect of inventory management on firm performance may depend on how inventory decisions are balanced with the firm's wider operational and financial needs.</w:t>
        </w:r>
      </w:ins>
    </w:p>
    <w:p w14:paraId="43E82690" w14:textId="6BCC7E2F" w:rsidR="00684090" w:rsidRPr="00CF4E02" w:rsidRDefault="00F17DF7">
      <w:pPr>
        <w:pStyle w:val="Heading2"/>
        <w:rPr>
          <w:ins w:id="2618" w:author="JAGADEESHWAR REDDY" w:date="2026-08-19T00:41:00Z"/>
          <w:rFonts w:ascii="Times New Roman" w:hAnsi="Times New Roman" w:cs="Times New Roman"/>
          <w:b/>
          <w:bCs/>
          <w:sz w:val="28"/>
          <w:szCs w:val="28"/>
          <w:rPrChange w:id="2619" w:author="JAGADEESHWAR REDDY" w:date="2026-08-19T00:44:00Z" w16du:dateUtc="2026-08-18T19:14:00Z">
            <w:rPr>
              <w:ins w:id="2620" w:author="JAGADEESHWAR REDDY" w:date="2026-08-19T00:41:00Z"/>
            </w:rPr>
          </w:rPrChange>
        </w:rPr>
        <w:pPrChange w:id="2621" w:author="JAGADEESHWAR REDDY" w:date="2026-08-19T00:44:00Z" w16du:dateUtc="2026-08-18T19:14:00Z">
          <w:pPr>
            <w:spacing w:line="360" w:lineRule="auto"/>
          </w:pPr>
        </w:pPrChange>
      </w:pPr>
      <w:bookmarkStart w:id="2622" w:name="_Toc239204334"/>
      <w:ins w:id="2623" w:author="JAGADEESHWAR REDDY" w:date="2026-08-26T00:50:00Z" w16du:dateUtc="2026-08-25T19:20:00Z">
        <w:r>
          <w:rPr>
            <w:rFonts w:ascii="Times New Roman" w:hAnsi="Times New Roman" w:cs="Times New Roman"/>
            <w:b/>
            <w:bCs/>
            <w:color w:val="auto"/>
            <w:sz w:val="28"/>
            <w:szCs w:val="28"/>
          </w:rPr>
          <w:t>6</w:t>
        </w:r>
      </w:ins>
      <w:ins w:id="2624" w:author="JAGADEESHWAR REDDY" w:date="2026-08-19T00:41:00Z">
        <w:r w:rsidR="00684090" w:rsidRPr="00CF4E02">
          <w:rPr>
            <w:rFonts w:ascii="Times New Roman" w:hAnsi="Times New Roman" w:cs="Times New Roman"/>
            <w:b/>
            <w:bCs/>
            <w:color w:val="auto"/>
            <w:sz w:val="28"/>
            <w:szCs w:val="28"/>
            <w:rPrChange w:id="2625" w:author="JAGADEESHWAR REDDY" w:date="2026-08-19T00:44:00Z" w16du:dateUtc="2026-08-18T19:14:00Z">
              <w:rPr/>
            </w:rPrChange>
          </w:rPr>
          <w:t>.3</w:t>
        </w:r>
      </w:ins>
      <w:ins w:id="2626" w:author="JAGADEESHWAR REDDY" w:date="2026-08-19T00:44:00Z" w16du:dateUtc="2026-08-18T19:14:00Z">
        <w:r w:rsidR="00CF4E02">
          <w:rPr>
            <w:rFonts w:ascii="Times New Roman" w:hAnsi="Times New Roman" w:cs="Times New Roman"/>
            <w:b/>
            <w:bCs/>
            <w:color w:val="auto"/>
            <w:sz w:val="28"/>
            <w:szCs w:val="28"/>
          </w:rPr>
          <w:t xml:space="preserve">. </w:t>
        </w:r>
      </w:ins>
      <w:ins w:id="2627" w:author="JAGADEESHWAR REDDY" w:date="2026-08-19T00:41:00Z">
        <w:r w:rsidR="00684090" w:rsidRPr="00CF4E02">
          <w:rPr>
            <w:rFonts w:ascii="Times New Roman" w:hAnsi="Times New Roman" w:cs="Times New Roman"/>
            <w:b/>
            <w:bCs/>
            <w:color w:val="auto"/>
            <w:sz w:val="28"/>
            <w:szCs w:val="28"/>
            <w:rPrChange w:id="2628" w:author="JAGADEESHWAR REDDY" w:date="2026-08-19T00:44:00Z" w16du:dateUtc="2026-08-18T19:14:00Z">
              <w:rPr/>
            </w:rPrChange>
          </w:rPr>
          <w:t xml:space="preserve"> Discussion of H3: Working Capital Efficiency and Firm Financial Performance</w:t>
        </w:r>
        <w:bookmarkEnd w:id="2622"/>
      </w:ins>
    </w:p>
    <w:p w14:paraId="3C1C4059" w14:textId="77777777" w:rsidR="00684090" w:rsidRPr="00684090" w:rsidRDefault="00684090" w:rsidP="00684090">
      <w:pPr>
        <w:spacing w:line="360" w:lineRule="auto"/>
        <w:rPr>
          <w:ins w:id="2629" w:author="JAGADEESHWAR REDDY" w:date="2026-08-19T00:41:00Z"/>
          <w:rFonts w:ascii="Times New Roman" w:hAnsi="Times New Roman" w:cs="Times New Roman"/>
          <w:sz w:val="24"/>
          <w:szCs w:val="24"/>
          <w:lang w:val="en-IN"/>
        </w:rPr>
      </w:pPr>
      <w:ins w:id="2630" w:author="JAGADEESHWAR REDDY" w:date="2026-08-19T00:41:00Z">
        <w:r w:rsidRPr="00684090">
          <w:rPr>
            <w:rFonts w:ascii="Times New Roman" w:hAnsi="Times New Roman" w:cs="Times New Roman"/>
            <w:sz w:val="24"/>
            <w:szCs w:val="24"/>
            <w:lang w:val="en-IN"/>
          </w:rPr>
          <w:t>H3 proposed that working capital efficiency would have a positive relationship with firm financial performance. Quick Ratio had a positive coefficient in the regression model (β = 0.075), but the relationship with Tobin's Q was not statistically significant (p = 0.239). Therefore, H3 was not supported.</w:t>
        </w:r>
      </w:ins>
    </w:p>
    <w:p w14:paraId="22DD6E9A" w14:textId="77777777" w:rsidR="00684090" w:rsidRPr="00684090" w:rsidRDefault="00684090" w:rsidP="00684090">
      <w:pPr>
        <w:spacing w:line="360" w:lineRule="auto"/>
        <w:rPr>
          <w:ins w:id="2631" w:author="JAGADEESHWAR REDDY" w:date="2026-08-19T00:41:00Z"/>
          <w:rFonts w:ascii="Times New Roman" w:hAnsi="Times New Roman" w:cs="Times New Roman"/>
          <w:sz w:val="24"/>
          <w:szCs w:val="24"/>
          <w:lang w:val="en-IN"/>
        </w:rPr>
      </w:pPr>
      <w:ins w:id="2632" w:author="JAGADEESHWAR REDDY" w:date="2026-08-19T00:41:00Z">
        <w:r w:rsidRPr="00684090">
          <w:rPr>
            <w:rFonts w:ascii="Times New Roman" w:hAnsi="Times New Roman" w:cs="Times New Roman"/>
            <w:sz w:val="24"/>
            <w:szCs w:val="24"/>
            <w:lang w:val="en-IN"/>
          </w:rPr>
          <w:t>Previous research by Deloof (2003) and Shin and Soenen (1998) suggests that effective working capital management can contribute to better financial performance. These studies provided the basis for expecting a positive relationship between working capital efficiency and firm performance in this study.</w:t>
        </w:r>
      </w:ins>
    </w:p>
    <w:p w14:paraId="23E8BC60" w14:textId="77777777" w:rsidR="00684090" w:rsidRPr="00684090" w:rsidRDefault="00684090" w:rsidP="00684090">
      <w:pPr>
        <w:spacing w:line="360" w:lineRule="auto"/>
        <w:rPr>
          <w:ins w:id="2633" w:author="JAGADEESHWAR REDDY" w:date="2026-08-19T00:41:00Z"/>
          <w:rFonts w:ascii="Times New Roman" w:hAnsi="Times New Roman" w:cs="Times New Roman"/>
          <w:sz w:val="24"/>
          <w:szCs w:val="24"/>
          <w:lang w:val="en-IN"/>
        </w:rPr>
      </w:pPr>
      <w:ins w:id="2634" w:author="JAGADEESHWAR REDDY" w:date="2026-08-19T00:41:00Z">
        <w:r w:rsidRPr="00684090">
          <w:rPr>
            <w:rFonts w:ascii="Times New Roman" w:hAnsi="Times New Roman" w:cs="Times New Roman"/>
            <w:sz w:val="24"/>
            <w:szCs w:val="24"/>
            <w:lang w:val="en-IN"/>
          </w:rPr>
          <w:t>However, the results do not provide statistically significant evidence for this relationship in the selected retail and FMCG firms. One possible explanation is that a higher Quick Ratio does not necessarily mean that a firm will have a higher market valuation. A strong liquidity position can provide financial flexibility, but firm performance can also depend on factors such as profitability, growth expectations, financial structure and overall business conditions.</w:t>
        </w:r>
      </w:ins>
    </w:p>
    <w:p w14:paraId="43243834" w14:textId="4E322E35" w:rsidR="00684090" w:rsidRPr="00684090" w:rsidRDefault="00684090" w:rsidP="00684090">
      <w:pPr>
        <w:spacing w:line="360" w:lineRule="auto"/>
        <w:rPr>
          <w:ins w:id="2635" w:author="JAGADEESHWAR REDDY" w:date="2026-08-19T00:41:00Z"/>
          <w:rFonts w:ascii="Times New Roman" w:hAnsi="Times New Roman" w:cs="Times New Roman"/>
          <w:sz w:val="24"/>
          <w:szCs w:val="24"/>
          <w:lang w:val="en-IN"/>
        </w:rPr>
      </w:pPr>
      <w:ins w:id="2636" w:author="JAGADEESHWAR REDDY" w:date="2026-08-19T00:41:00Z">
        <w:r w:rsidRPr="00684090">
          <w:rPr>
            <w:rFonts w:ascii="Times New Roman" w:hAnsi="Times New Roman" w:cs="Times New Roman"/>
            <w:sz w:val="24"/>
            <w:szCs w:val="24"/>
            <w:lang w:val="en-IN"/>
          </w:rPr>
          <w:t>Therefore, the results indicate that working capital efficiency, when measured using Quick Ratio, does not appear to have a significant direct relationship with Tobin's Q in this sample.</w:t>
        </w:r>
      </w:ins>
    </w:p>
    <w:p w14:paraId="5F8CEBDF" w14:textId="1A6C6DB6" w:rsidR="00684090" w:rsidRPr="009936E6" w:rsidRDefault="00F17DF7">
      <w:pPr>
        <w:pStyle w:val="Heading2"/>
        <w:rPr>
          <w:ins w:id="2637" w:author="JAGADEESHWAR REDDY" w:date="2026-08-19T00:41:00Z"/>
          <w:rFonts w:ascii="Times New Roman" w:hAnsi="Times New Roman" w:cs="Times New Roman"/>
          <w:b/>
          <w:bCs/>
          <w:sz w:val="28"/>
          <w:szCs w:val="28"/>
          <w:rPrChange w:id="2638" w:author="JAGADEESHWAR REDDY" w:date="2026-08-19T00:44:00Z" w16du:dateUtc="2026-08-18T19:14:00Z">
            <w:rPr>
              <w:ins w:id="2639" w:author="JAGADEESHWAR REDDY" w:date="2026-08-19T00:41:00Z"/>
            </w:rPr>
          </w:rPrChange>
        </w:rPr>
        <w:pPrChange w:id="2640" w:author="JAGADEESHWAR REDDY" w:date="2026-08-19T00:44:00Z" w16du:dateUtc="2026-08-18T19:14:00Z">
          <w:pPr>
            <w:spacing w:line="360" w:lineRule="auto"/>
          </w:pPr>
        </w:pPrChange>
      </w:pPr>
      <w:bookmarkStart w:id="2641" w:name="_Toc239204335"/>
      <w:ins w:id="2642" w:author="JAGADEESHWAR REDDY" w:date="2026-08-26T00:50:00Z" w16du:dateUtc="2026-08-25T19:20:00Z">
        <w:r>
          <w:rPr>
            <w:rFonts w:ascii="Times New Roman" w:hAnsi="Times New Roman" w:cs="Times New Roman"/>
            <w:b/>
            <w:bCs/>
            <w:color w:val="auto"/>
            <w:sz w:val="28"/>
            <w:szCs w:val="28"/>
          </w:rPr>
          <w:t>6</w:t>
        </w:r>
      </w:ins>
      <w:ins w:id="2643" w:author="JAGADEESHWAR REDDY" w:date="2026-08-19T00:41:00Z">
        <w:r w:rsidR="00684090" w:rsidRPr="009936E6">
          <w:rPr>
            <w:rFonts w:ascii="Times New Roman" w:hAnsi="Times New Roman" w:cs="Times New Roman"/>
            <w:b/>
            <w:bCs/>
            <w:color w:val="auto"/>
            <w:sz w:val="28"/>
            <w:szCs w:val="28"/>
            <w:rPrChange w:id="2644" w:author="JAGADEESHWAR REDDY" w:date="2026-08-19T00:44:00Z" w16du:dateUtc="2026-08-18T19:14:00Z">
              <w:rPr/>
            </w:rPrChange>
          </w:rPr>
          <w:t>.4</w:t>
        </w:r>
      </w:ins>
      <w:ins w:id="2645" w:author="JAGADEESHWAR REDDY" w:date="2026-08-19T00:44:00Z" w16du:dateUtc="2026-08-18T19:14:00Z">
        <w:r w:rsidR="00CF4E02" w:rsidRPr="009936E6">
          <w:rPr>
            <w:rFonts w:ascii="Times New Roman" w:hAnsi="Times New Roman" w:cs="Times New Roman"/>
            <w:b/>
            <w:bCs/>
            <w:color w:val="auto"/>
            <w:sz w:val="28"/>
            <w:szCs w:val="28"/>
            <w:rPrChange w:id="2646" w:author="JAGADEESHWAR REDDY" w:date="2026-08-19T00:44:00Z" w16du:dateUtc="2026-08-18T19:14:00Z">
              <w:rPr/>
            </w:rPrChange>
          </w:rPr>
          <w:t>.</w:t>
        </w:r>
      </w:ins>
      <w:ins w:id="2647" w:author="JAGADEESHWAR REDDY" w:date="2026-08-19T00:41:00Z">
        <w:r w:rsidR="00684090" w:rsidRPr="009936E6">
          <w:rPr>
            <w:rFonts w:ascii="Times New Roman" w:hAnsi="Times New Roman" w:cs="Times New Roman"/>
            <w:b/>
            <w:bCs/>
            <w:color w:val="auto"/>
            <w:sz w:val="28"/>
            <w:szCs w:val="28"/>
            <w:rPrChange w:id="2648" w:author="JAGADEESHWAR REDDY" w:date="2026-08-19T00:44:00Z" w16du:dateUtc="2026-08-18T19:14:00Z">
              <w:rPr/>
            </w:rPrChange>
          </w:rPr>
          <w:t xml:space="preserve"> Discussion of H4: The Mediating Role of Working Capital Efficiency</w:t>
        </w:r>
        <w:bookmarkEnd w:id="2641"/>
      </w:ins>
    </w:p>
    <w:p w14:paraId="3C41A0B4" w14:textId="77777777" w:rsidR="00684090" w:rsidRPr="00684090" w:rsidRDefault="00684090" w:rsidP="00684090">
      <w:pPr>
        <w:spacing w:line="360" w:lineRule="auto"/>
        <w:rPr>
          <w:ins w:id="2649" w:author="JAGADEESHWAR REDDY" w:date="2026-08-19T00:41:00Z"/>
          <w:rFonts w:ascii="Times New Roman" w:hAnsi="Times New Roman" w:cs="Times New Roman"/>
          <w:sz w:val="24"/>
          <w:szCs w:val="24"/>
          <w:lang w:val="en-IN"/>
        </w:rPr>
      </w:pPr>
      <w:ins w:id="2650" w:author="JAGADEESHWAR REDDY" w:date="2026-08-19T00:41:00Z">
        <w:r w:rsidRPr="00684090">
          <w:rPr>
            <w:rFonts w:ascii="Times New Roman" w:hAnsi="Times New Roman" w:cs="Times New Roman"/>
            <w:sz w:val="24"/>
            <w:szCs w:val="24"/>
            <w:lang w:val="en-IN"/>
          </w:rPr>
          <w:t>H4 proposed that working capital efficiency would mediate the relationship between inventory management efficiency and firm financial performance. The mediation analysis did not support this hypothesis. The indirect effect of Inventory Turnover on Tobin's Q through Quick Ratio was 0.0034, with a 95% bootstrap confidence interval from -0.0018 to 0.0126. Since the confidence interval includes zero, the indirect effect was not statistically significant. Therefore, H4 was not supported.</w:t>
        </w:r>
      </w:ins>
    </w:p>
    <w:p w14:paraId="3CBEF94D" w14:textId="77777777" w:rsidR="00684090" w:rsidRPr="00684090" w:rsidRDefault="00684090" w:rsidP="00684090">
      <w:pPr>
        <w:spacing w:line="360" w:lineRule="auto"/>
        <w:rPr>
          <w:ins w:id="2651" w:author="JAGADEESHWAR REDDY" w:date="2026-08-19T00:41:00Z"/>
          <w:rFonts w:ascii="Times New Roman" w:hAnsi="Times New Roman" w:cs="Times New Roman"/>
          <w:sz w:val="24"/>
          <w:szCs w:val="24"/>
          <w:lang w:val="en-IN"/>
        </w:rPr>
      </w:pPr>
      <w:ins w:id="2652" w:author="JAGADEESHWAR REDDY" w:date="2026-08-19T00:41:00Z">
        <w:r w:rsidRPr="00684090">
          <w:rPr>
            <w:rFonts w:ascii="Times New Roman" w:hAnsi="Times New Roman" w:cs="Times New Roman"/>
            <w:sz w:val="24"/>
            <w:szCs w:val="24"/>
            <w:lang w:val="en-IN"/>
          </w:rPr>
          <w:t>The result is important because the study proposed that inventory management could influence firm performance through working capital efficiency. However, the results did not show evidence of this pathway in the selected firms.</w:t>
        </w:r>
      </w:ins>
    </w:p>
    <w:p w14:paraId="056EC5A2" w14:textId="77777777" w:rsidR="00684090" w:rsidRPr="00684090" w:rsidRDefault="00684090" w:rsidP="00684090">
      <w:pPr>
        <w:spacing w:line="360" w:lineRule="auto"/>
        <w:rPr>
          <w:ins w:id="2653" w:author="JAGADEESHWAR REDDY" w:date="2026-08-19T00:41:00Z"/>
          <w:rFonts w:ascii="Times New Roman" w:hAnsi="Times New Roman" w:cs="Times New Roman"/>
          <w:sz w:val="24"/>
          <w:szCs w:val="24"/>
          <w:lang w:val="en-IN"/>
        </w:rPr>
      </w:pPr>
      <w:ins w:id="2654" w:author="JAGADEESHWAR REDDY" w:date="2026-08-19T00:41:00Z">
        <w:r w:rsidRPr="00684090">
          <w:rPr>
            <w:rFonts w:ascii="Times New Roman" w:hAnsi="Times New Roman" w:cs="Times New Roman"/>
            <w:sz w:val="24"/>
            <w:szCs w:val="24"/>
            <w:lang w:val="en-IN"/>
          </w:rPr>
          <w:t>The findings from H1, H2 and H3 also help explain the H4 result. Inventory Turnover was not significantly related to Quick Ratio, and neither Inventory Turnover nor Quick Ratio had a statistically significant relationship with Tobin's Q. As a result, the proposed indirect relationship through working capital efficiency was also not supported.</w:t>
        </w:r>
      </w:ins>
    </w:p>
    <w:p w14:paraId="7CB4742C" w14:textId="680AF3B2" w:rsidR="00684090" w:rsidRPr="00684090" w:rsidRDefault="00684090" w:rsidP="00684090">
      <w:pPr>
        <w:spacing w:line="360" w:lineRule="auto"/>
        <w:rPr>
          <w:ins w:id="2655" w:author="JAGADEESHWAR REDDY" w:date="2026-08-19T00:41:00Z"/>
          <w:rFonts w:ascii="Times New Roman" w:hAnsi="Times New Roman" w:cs="Times New Roman"/>
          <w:sz w:val="24"/>
          <w:szCs w:val="24"/>
          <w:lang w:val="en-IN"/>
        </w:rPr>
      </w:pPr>
      <w:ins w:id="2656" w:author="JAGADEESHWAR REDDY" w:date="2026-08-19T00:41:00Z">
        <w:r w:rsidRPr="00684090">
          <w:rPr>
            <w:rFonts w:ascii="Times New Roman" w:hAnsi="Times New Roman" w:cs="Times New Roman"/>
            <w:sz w:val="24"/>
            <w:szCs w:val="24"/>
            <w:lang w:val="en-IN"/>
          </w:rPr>
          <w:t>This does not mean that inventory and working capital management are unimportant. Rather, the results indicate that Quick Ratio did not act as a significant link between Inventory Turnover and Tobin's Q in this study. The relationship between inventory decisions, working capital and firm performance may therefore involve other factors that were not examined in the proposed model.</w:t>
        </w:r>
      </w:ins>
    </w:p>
    <w:p w14:paraId="31D9C3C1" w14:textId="3E939770" w:rsidR="00684090" w:rsidRPr="009936E6" w:rsidRDefault="00F17DF7">
      <w:pPr>
        <w:pStyle w:val="Heading2"/>
        <w:rPr>
          <w:ins w:id="2657" w:author="JAGADEESHWAR REDDY" w:date="2026-08-19T00:41:00Z"/>
          <w:rFonts w:ascii="Times New Roman" w:hAnsi="Times New Roman" w:cs="Times New Roman"/>
          <w:b/>
          <w:bCs/>
          <w:sz w:val="28"/>
          <w:szCs w:val="28"/>
          <w:rPrChange w:id="2658" w:author="JAGADEESHWAR REDDY" w:date="2026-08-19T00:45:00Z" w16du:dateUtc="2026-08-18T19:15:00Z">
            <w:rPr>
              <w:ins w:id="2659" w:author="JAGADEESHWAR REDDY" w:date="2026-08-19T00:41:00Z"/>
            </w:rPr>
          </w:rPrChange>
        </w:rPr>
        <w:pPrChange w:id="2660" w:author="JAGADEESHWAR REDDY" w:date="2026-08-19T00:44:00Z" w16du:dateUtc="2026-08-18T19:14:00Z">
          <w:pPr>
            <w:spacing w:line="360" w:lineRule="auto"/>
          </w:pPr>
        </w:pPrChange>
      </w:pPr>
      <w:bookmarkStart w:id="2661" w:name="_Toc239204336"/>
      <w:ins w:id="2662" w:author="JAGADEESHWAR REDDY" w:date="2026-08-26T00:50:00Z" w16du:dateUtc="2026-08-25T19:20:00Z">
        <w:r>
          <w:rPr>
            <w:rFonts w:ascii="Times New Roman" w:hAnsi="Times New Roman" w:cs="Times New Roman"/>
            <w:b/>
            <w:bCs/>
            <w:color w:val="auto"/>
            <w:sz w:val="28"/>
            <w:szCs w:val="28"/>
          </w:rPr>
          <w:t>6</w:t>
        </w:r>
      </w:ins>
      <w:ins w:id="2663" w:author="JAGADEESHWAR REDDY" w:date="2026-08-19T00:41:00Z">
        <w:r w:rsidR="00684090" w:rsidRPr="009936E6">
          <w:rPr>
            <w:rFonts w:ascii="Times New Roman" w:hAnsi="Times New Roman" w:cs="Times New Roman"/>
            <w:b/>
            <w:bCs/>
            <w:color w:val="auto"/>
            <w:sz w:val="28"/>
            <w:szCs w:val="28"/>
            <w:rPrChange w:id="2664" w:author="JAGADEESHWAR REDDY" w:date="2026-08-19T00:45:00Z" w16du:dateUtc="2026-08-18T19:15:00Z">
              <w:rPr/>
            </w:rPrChange>
          </w:rPr>
          <w:t>.5 Overall Discussion of Findings</w:t>
        </w:r>
        <w:bookmarkEnd w:id="2661"/>
      </w:ins>
    </w:p>
    <w:p w14:paraId="0A37A20D" w14:textId="77777777" w:rsidR="00684090" w:rsidRPr="00684090" w:rsidRDefault="00684090" w:rsidP="00684090">
      <w:pPr>
        <w:spacing w:line="360" w:lineRule="auto"/>
        <w:rPr>
          <w:ins w:id="2665" w:author="JAGADEESHWAR REDDY" w:date="2026-08-19T00:41:00Z"/>
          <w:rFonts w:ascii="Times New Roman" w:hAnsi="Times New Roman" w:cs="Times New Roman"/>
          <w:sz w:val="24"/>
          <w:szCs w:val="24"/>
          <w:lang w:val="en-IN"/>
        </w:rPr>
      </w:pPr>
      <w:ins w:id="2666" w:author="JAGADEESHWAR REDDY" w:date="2026-08-19T00:41:00Z">
        <w:r w:rsidRPr="00684090">
          <w:rPr>
            <w:rFonts w:ascii="Times New Roman" w:hAnsi="Times New Roman" w:cs="Times New Roman"/>
            <w:sz w:val="24"/>
            <w:szCs w:val="24"/>
            <w:lang w:val="en-IN"/>
          </w:rPr>
          <w:t>Overall, the results did not provide statistical support for any of the four hypotheses. H1, H2 and H3 all showed positive relationships in the expected direction, but none of these relationships was statistically significant. The mediation analysis for H4 also showed that Quick Ratio did not significantly mediate the relationship between Inventory Turnover and Tobin's Q.</w:t>
        </w:r>
      </w:ins>
    </w:p>
    <w:p w14:paraId="13508585" w14:textId="77777777" w:rsidR="00684090" w:rsidRPr="00684090" w:rsidRDefault="00684090" w:rsidP="00684090">
      <w:pPr>
        <w:spacing w:line="360" w:lineRule="auto"/>
        <w:rPr>
          <w:ins w:id="2667" w:author="JAGADEESHWAR REDDY" w:date="2026-08-19T00:41:00Z"/>
          <w:rFonts w:ascii="Times New Roman" w:hAnsi="Times New Roman" w:cs="Times New Roman"/>
          <w:sz w:val="24"/>
          <w:szCs w:val="24"/>
          <w:lang w:val="en-IN"/>
        </w:rPr>
      </w:pPr>
      <w:ins w:id="2668" w:author="JAGADEESHWAR REDDY" w:date="2026-08-19T00:41:00Z">
        <w:r w:rsidRPr="00684090">
          <w:rPr>
            <w:rFonts w:ascii="Times New Roman" w:hAnsi="Times New Roman" w:cs="Times New Roman"/>
            <w:sz w:val="24"/>
            <w:szCs w:val="24"/>
            <w:lang w:val="en-IN"/>
          </w:rPr>
          <w:t>These results indicate that the relationship between inventory management, working capital and firm performance may not be as direct as initially expected. Inventory turnover and liquidity are important measures for firms, but improving one of these measures alone may not necessarily lead to better market-based firm performance.</w:t>
        </w:r>
      </w:ins>
    </w:p>
    <w:p w14:paraId="131F0D05" w14:textId="77777777" w:rsidR="00684090" w:rsidRPr="00684090" w:rsidRDefault="00684090" w:rsidP="00684090">
      <w:pPr>
        <w:spacing w:line="360" w:lineRule="auto"/>
        <w:rPr>
          <w:ins w:id="2669" w:author="JAGADEESHWAR REDDY" w:date="2026-08-19T00:41:00Z"/>
          <w:rFonts w:ascii="Times New Roman" w:hAnsi="Times New Roman" w:cs="Times New Roman"/>
          <w:sz w:val="24"/>
          <w:szCs w:val="24"/>
          <w:lang w:val="en-IN"/>
        </w:rPr>
      </w:pPr>
      <w:ins w:id="2670" w:author="JAGADEESHWAR REDDY" w:date="2026-08-19T00:41:00Z">
        <w:r w:rsidRPr="00684090">
          <w:rPr>
            <w:rFonts w:ascii="Times New Roman" w:hAnsi="Times New Roman" w:cs="Times New Roman"/>
            <w:sz w:val="24"/>
            <w:szCs w:val="24"/>
            <w:lang w:val="en-IN"/>
          </w:rPr>
          <w:t>The findings also add to the research gap identified in this study. Previous research has often examined inventory management, working capital management and financial performance separately. This study brought these variables together in one framework. Although the expected relationships were not statistically supported, the results provide evidence that these relationships may depend on other factors within retail and FMCG firms.</w:t>
        </w:r>
      </w:ins>
    </w:p>
    <w:p w14:paraId="29433A28" w14:textId="77777777" w:rsidR="00684090" w:rsidRDefault="00684090" w:rsidP="00684090">
      <w:pPr>
        <w:spacing w:line="360" w:lineRule="auto"/>
        <w:rPr>
          <w:ins w:id="2671" w:author="JAGADEESHWAR REDDY" w:date="2026-08-23T17:31:00Z" w16du:dateUtc="2026-08-23T12:01:00Z"/>
          <w:rFonts w:ascii="Times New Roman" w:hAnsi="Times New Roman" w:cs="Times New Roman"/>
          <w:sz w:val="24"/>
          <w:szCs w:val="24"/>
          <w:lang w:val="en-IN"/>
        </w:rPr>
      </w:pPr>
      <w:ins w:id="2672" w:author="JAGADEESHWAR REDDY" w:date="2026-08-19T00:41:00Z">
        <w:r w:rsidRPr="00684090">
          <w:rPr>
            <w:rFonts w:ascii="Times New Roman" w:hAnsi="Times New Roman" w:cs="Times New Roman"/>
            <w:sz w:val="24"/>
            <w:szCs w:val="24"/>
            <w:lang w:val="en-IN"/>
          </w:rPr>
          <w:t>Overall, the study shows that inventory management should not be considered separately from the wider financial and operational decisions of a firm. The results provide a basis for further research into the factors that may influence the relationship between inventory management, working capital efficiency and firm performance.</w:t>
        </w:r>
      </w:ins>
    </w:p>
    <w:p w14:paraId="6ED54505" w14:textId="46E46C1B" w:rsidR="00663E3F" w:rsidRPr="00663E3F" w:rsidRDefault="00F17DF7">
      <w:pPr>
        <w:pStyle w:val="Heading1"/>
        <w:rPr>
          <w:ins w:id="2673" w:author="JAGADEESHWAR REDDY" w:date="2026-08-19T00:41:00Z"/>
          <w:rFonts w:ascii="Times New Roman" w:hAnsi="Times New Roman" w:cs="Times New Roman"/>
          <w:b/>
          <w:bCs/>
          <w:sz w:val="32"/>
          <w:szCs w:val="32"/>
          <w:rPrChange w:id="2674" w:author="JAGADEESHWAR REDDY" w:date="2026-08-23T17:32:00Z" w16du:dateUtc="2026-08-23T12:02:00Z">
            <w:rPr>
              <w:ins w:id="2675" w:author="JAGADEESHWAR REDDY" w:date="2026-08-19T00:41:00Z"/>
              <w:lang w:val="en-IN"/>
            </w:rPr>
          </w:rPrChange>
        </w:rPr>
        <w:pPrChange w:id="2676" w:author="JAGADEESHWAR REDDY" w:date="2026-08-23T17:31:00Z" w16du:dateUtc="2026-08-23T12:01:00Z">
          <w:pPr>
            <w:spacing w:line="360" w:lineRule="auto"/>
          </w:pPr>
        </w:pPrChange>
      </w:pPr>
      <w:bookmarkStart w:id="2677" w:name="_Toc239204337"/>
      <w:ins w:id="2678" w:author="JAGADEESHWAR REDDY" w:date="2026-08-26T00:50:00Z" w16du:dateUtc="2026-08-25T19:20:00Z">
        <w:r>
          <w:rPr>
            <w:rFonts w:ascii="Times New Roman" w:hAnsi="Times New Roman" w:cs="Times New Roman"/>
            <w:b/>
            <w:bCs/>
            <w:color w:val="auto"/>
            <w:sz w:val="32"/>
            <w:szCs w:val="32"/>
          </w:rPr>
          <w:t>7</w:t>
        </w:r>
      </w:ins>
      <w:ins w:id="2679" w:author="JAGADEESHWAR REDDY" w:date="2026-08-23T17:31:00Z">
        <w:r w:rsidR="00663E3F" w:rsidRPr="00663E3F">
          <w:rPr>
            <w:rFonts w:ascii="Times New Roman" w:hAnsi="Times New Roman" w:cs="Times New Roman"/>
            <w:b/>
            <w:bCs/>
            <w:color w:val="auto"/>
            <w:sz w:val="32"/>
            <w:szCs w:val="32"/>
            <w:rPrChange w:id="2680" w:author="JAGADEESHWAR REDDY" w:date="2026-08-23T17:32:00Z" w16du:dateUtc="2026-08-23T12:02:00Z">
              <w:rPr/>
            </w:rPrChange>
          </w:rPr>
          <w:t>. Conclusion</w:t>
        </w:r>
      </w:ins>
      <w:bookmarkEnd w:id="2677"/>
    </w:p>
    <w:p w14:paraId="226DEB07" w14:textId="0CB3DD7C" w:rsidR="00B22FB6" w:rsidRPr="00611931" w:rsidRDefault="00F17DF7">
      <w:pPr>
        <w:pStyle w:val="Heading2"/>
        <w:rPr>
          <w:ins w:id="2681" w:author="JAGADEESHWAR REDDY" w:date="2026-08-23T17:32:00Z"/>
          <w:rFonts w:ascii="Times New Roman" w:hAnsi="Times New Roman" w:cs="Times New Roman"/>
          <w:b/>
          <w:bCs/>
          <w:sz w:val="28"/>
          <w:szCs w:val="28"/>
          <w:rPrChange w:id="2682" w:author="JAGADEESHWAR REDDY" w:date="2026-08-23T17:35:00Z" w16du:dateUtc="2026-08-23T12:05:00Z">
            <w:rPr>
              <w:ins w:id="2683" w:author="JAGADEESHWAR REDDY" w:date="2026-08-23T17:32:00Z"/>
            </w:rPr>
          </w:rPrChange>
        </w:rPr>
        <w:pPrChange w:id="2684" w:author="JAGADEESHWAR REDDY" w:date="2026-08-23T17:32:00Z" w16du:dateUtc="2026-08-23T12:02:00Z">
          <w:pPr>
            <w:spacing w:line="360" w:lineRule="auto"/>
          </w:pPr>
        </w:pPrChange>
      </w:pPr>
      <w:bookmarkStart w:id="2685" w:name="_Toc239204338"/>
      <w:ins w:id="2686" w:author="JAGADEESHWAR REDDY" w:date="2026-08-26T00:50:00Z" w16du:dateUtc="2026-08-25T19:20:00Z">
        <w:r>
          <w:rPr>
            <w:rFonts w:ascii="Times New Roman" w:hAnsi="Times New Roman" w:cs="Times New Roman"/>
            <w:b/>
            <w:bCs/>
            <w:color w:val="auto"/>
            <w:sz w:val="28"/>
            <w:szCs w:val="28"/>
          </w:rPr>
          <w:t>7</w:t>
        </w:r>
      </w:ins>
      <w:ins w:id="2687" w:author="JAGADEESHWAR REDDY" w:date="2026-08-23T17:32:00Z">
        <w:r w:rsidR="00B22FB6" w:rsidRPr="00611931">
          <w:rPr>
            <w:rFonts w:ascii="Times New Roman" w:hAnsi="Times New Roman" w:cs="Times New Roman"/>
            <w:b/>
            <w:bCs/>
            <w:color w:val="auto"/>
            <w:sz w:val="28"/>
            <w:szCs w:val="28"/>
            <w:rPrChange w:id="2688" w:author="JAGADEESHWAR REDDY" w:date="2026-08-23T17:35:00Z" w16du:dateUtc="2026-08-23T12:05:00Z">
              <w:rPr/>
            </w:rPrChange>
          </w:rPr>
          <w:t>.1 Summary of Findings</w:t>
        </w:r>
        <w:bookmarkEnd w:id="2685"/>
      </w:ins>
    </w:p>
    <w:p w14:paraId="46E7637D" w14:textId="6B7AEF7A" w:rsidR="007B28A0" w:rsidRPr="007B28A0" w:rsidRDefault="007B28A0">
      <w:pPr>
        <w:spacing w:line="360" w:lineRule="auto"/>
        <w:rPr>
          <w:ins w:id="2689" w:author="JAGADEESHWAR REDDY" w:date="2026-09-02T02:07:00Z" w16du:dateUtc="2026-09-01T20:37:00Z"/>
          <w:rFonts w:ascii="Times New Roman" w:hAnsi="Times New Roman" w:cs="Times New Roman"/>
          <w:sz w:val="24"/>
          <w:szCs w:val="24"/>
          <w:rPrChange w:id="2690" w:author="JAGADEESHWAR REDDY" w:date="2026-09-02T02:08:00Z" w16du:dateUtc="2026-09-01T20:38:00Z">
            <w:rPr>
              <w:ins w:id="2691" w:author="JAGADEESHWAR REDDY" w:date="2026-09-02T02:07:00Z" w16du:dateUtc="2026-09-01T20:37:00Z"/>
              <w:lang w:val="en-GB"/>
            </w:rPr>
          </w:rPrChange>
        </w:rPr>
        <w:pPrChange w:id="2692" w:author="JAGADEESHWAR REDDY" w:date="2026-09-02T02:08:00Z" w16du:dateUtc="2026-09-01T20:38:00Z">
          <w:pPr>
            <w:pStyle w:val="Heading2"/>
          </w:pPr>
        </w:pPrChange>
      </w:pPr>
      <w:bookmarkStart w:id="2693" w:name="_Toc239204339"/>
      <w:ins w:id="2694" w:author="JAGADEESHWAR REDDY" w:date="2026-09-02T02:07:00Z" w16du:dateUtc="2026-09-01T20:37:00Z">
        <w:r w:rsidRPr="007B28A0">
          <w:rPr>
            <w:rFonts w:ascii="Times New Roman" w:hAnsi="Times New Roman" w:cs="Times New Roman"/>
            <w:sz w:val="24"/>
            <w:szCs w:val="24"/>
            <w:rPrChange w:id="2695" w:author="JAGADEESHWAR REDDY" w:date="2026-09-02T02:08:00Z" w16du:dateUtc="2026-09-01T20:38:00Z">
              <w:rPr/>
            </w:rPrChange>
          </w:rPr>
          <w:t>This study looked at how inventory management affects working capital efficiency and overall financial performance in selected retail and Fast-Moving Consumer Goods (FMCG) firms. The data came from level financial records between 2010 and 2025. The analysis focused on the links between Inventory Turnover, Quick Ratio and Tobin’s Q. Control variables included Debt-to-Equity Ratio, Assets) and Firm Age.</w:t>
        </w:r>
      </w:ins>
    </w:p>
    <w:p w14:paraId="00D9174A" w14:textId="2687F966" w:rsidR="007B28A0" w:rsidRPr="007B28A0" w:rsidRDefault="007B28A0">
      <w:pPr>
        <w:spacing w:line="360" w:lineRule="auto"/>
        <w:rPr>
          <w:ins w:id="2696" w:author="JAGADEESHWAR REDDY" w:date="2026-09-02T02:07:00Z" w16du:dateUtc="2026-09-01T20:37:00Z"/>
          <w:rFonts w:ascii="Times New Roman" w:hAnsi="Times New Roman" w:cs="Times New Roman"/>
          <w:sz w:val="24"/>
          <w:szCs w:val="24"/>
          <w:rPrChange w:id="2697" w:author="JAGADEESHWAR REDDY" w:date="2026-09-02T02:08:00Z" w16du:dateUtc="2026-09-01T20:38:00Z">
            <w:rPr>
              <w:ins w:id="2698" w:author="JAGADEESHWAR REDDY" w:date="2026-09-02T02:07:00Z" w16du:dateUtc="2026-09-01T20:37:00Z"/>
              <w:lang w:val="en-GB"/>
            </w:rPr>
          </w:rPrChange>
        </w:rPr>
        <w:pPrChange w:id="2699" w:author="JAGADEESHWAR REDDY" w:date="2026-09-02T02:08:00Z" w16du:dateUtc="2026-09-01T20:38:00Z">
          <w:pPr>
            <w:pStyle w:val="Heading2"/>
          </w:pPr>
        </w:pPrChange>
      </w:pPr>
      <w:ins w:id="2700" w:author="JAGADEESHWAR REDDY" w:date="2026-09-02T02:07:00Z" w16du:dateUtc="2026-09-01T20:37:00Z">
        <w:r w:rsidRPr="007B28A0">
          <w:rPr>
            <w:rFonts w:ascii="Times New Roman" w:hAnsi="Times New Roman" w:cs="Times New Roman"/>
            <w:sz w:val="24"/>
            <w:szCs w:val="24"/>
            <w:rPrChange w:id="2701" w:author="JAGADEESHWAR REDDY" w:date="2026-09-02T02:08:00Z" w16du:dateUtc="2026-09-01T20:38:00Z">
              <w:rPr/>
            </w:rPrChange>
          </w:rPr>
          <w:t>The first goal was to see how inventory management efficiency connects to working capital efficiency. The study found that Inventory Turnover and Quick Ratio had a relationship. However this connection did not reach significance. As a result Hypothesis 1 was not supported.</w:t>
        </w:r>
      </w:ins>
    </w:p>
    <w:p w14:paraId="158D7C10" w14:textId="223EF0E9" w:rsidR="007B28A0" w:rsidRPr="007B28A0" w:rsidRDefault="007B28A0">
      <w:pPr>
        <w:spacing w:line="360" w:lineRule="auto"/>
        <w:rPr>
          <w:ins w:id="2702" w:author="JAGADEESHWAR REDDY" w:date="2026-09-02T02:07:00Z" w16du:dateUtc="2026-09-01T20:37:00Z"/>
          <w:rFonts w:ascii="Times New Roman" w:hAnsi="Times New Roman" w:cs="Times New Roman"/>
          <w:sz w:val="24"/>
          <w:szCs w:val="24"/>
          <w:rPrChange w:id="2703" w:author="JAGADEESHWAR REDDY" w:date="2026-09-02T02:08:00Z" w16du:dateUtc="2026-09-01T20:38:00Z">
            <w:rPr>
              <w:ins w:id="2704" w:author="JAGADEESHWAR REDDY" w:date="2026-09-02T02:07:00Z" w16du:dateUtc="2026-09-01T20:37:00Z"/>
              <w:lang w:val="en-GB"/>
            </w:rPr>
          </w:rPrChange>
        </w:rPr>
        <w:pPrChange w:id="2705" w:author="JAGADEESHWAR REDDY" w:date="2026-09-02T02:08:00Z" w16du:dateUtc="2026-09-01T20:38:00Z">
          <w:pPr>
            <w:pStyle w:val="Heading2"/>
          </w:pPr>
        </w:pPrChange>
      </w:pPr>
      <w:ins w:id="2706" w:author="JAGADEESHWAR REDDY" w:date="2026-09-02T02:07:00Z" w16du:dateUtc="2026-09-01T20:37:00Z">
        <w:r w:rsidRPr="007B28A0">
          <w:rPr>
            <w:rFonts w:ascii="Times New Roman" w:hAnsi="Times New Roman" w:cs="Times New Roman"/>
            <w:sz w:val="24"/>
            <w:szCs w:val="24"/>
            <w:rPrChange w:id="2707" w:author="JAGADEESHWAR REDDY" w:date="2026-09-02T02:08:00Z" w16du:dateUtc="2026-09-01T20:38:00Z">
              <w:rPr/>
            </w:rPrChange>
          </w:rPr>
          <w:t>The second objective was to explore the link between inventory management efficiency and firm financial performance. Inventory Turnover had a relationship with Tobin’s Q but again the result was not statistically significant. Therefore Hypothesis 2 was not supported.</w:t>
        </w:r>
      </w:ins>
    </w:p>
    <w:p w14:paraId="11BCEBB1" w14:textId="068EB7B3" w:rsidR="007B28A0" w:rsidRPr="007B28A0" w:rsidRDefault="007B28A0">
      <w:pPr>
        <w:spacing w:line="360" w:lineRule="auto"/>
        <w:rPr>
          <w:ins w:id="2708" w:author="JAGADEESHWAR REDDY" w:date="2026-09-02T02:07:00Z" w16du:dateUtc="2026-09-01T20:37:00Z"/>
          <w:rFonts w:ascii="Times New Roman" w:hAnsi="Times New Roman" w:cs="Times New Roman"/>
          <w:sz w:val="24"/>
          <w:szCs w:val="24"/>
          <w:rPrChange w:id="2709" w:author="JAGADEESHWAR REDDY" w:date="2026-09-02T02:08:00Z" w16du:dateUtc="2026-09-01T20:38:00Z">
            <w:rPr>
              <w:ins w:id="2710" w:author="JAGADEESHWAR REDDY" w:date="2026-09-02T02:07:00Z" w16du:dateUtc="2026-09-01T20:37:00Z"/>
              <w:lang w:val="en-GB"/>
            </w:rPr>
          </w:rPrChange>
        </w:rPr>
        <w:pPrChange w:id="2711" w:author="JAGADEESHWAR REDDY" w:date="2026-09-02T02:08:00Z" w16du:dateUtc="2026-09-01T20:38:00Z">
          <w:pPr>
            <w:pStyle w:val="Heading2"/>
          </w:pPr>
        </w:pPrChange>
      </w:pPr>
      <w:ins w:id="2712" w:author="JAGADEESHWAR REDDY" w:date="2026-09-02T02:07:00Z" w16du:dateUtc="2026-09-01T20:37:00Z">
        <w:r w:rsidRPr="007B28A0">
          <w:rPr>
            <w:rFonts w:ascii="Times New Roman" w:hAnsi="Times New Roman" w:cs="Times New Roman"/>
            <w:sz w:val="24"/>
            <w:szCs w:val="24"/>
            <w:rPrChange w:id="2713" w:author="JAGADEESHWAR REDDY" w:date="2026-09-02T02:08:00Z" w16du:dateUtc="2026-09-01T20:38:00Z">
              <w:rPr/>
            </w:rPrChange>
          </w:rPr>
          <w:t>The third objective examined the relationship between working capital efficiency and firm financial performance. The Quick Ratio showed an association with Tobin’s Q but the relationship was not statistically significant. Hence Hypothesis 3 was not supported.</w:t>
        </w:r>
      </w:ins>
    </w:p>
    <w:p w14:paraId="08350AA4" w14:textId="10E13B32" w:rsidR="007B28A0" w:rsidRPr="007B28A0" w:rsidRDefault="007B28A0">
      <w:pPr>
        <w:spacing w:line="360" w:lineRule="auto"/>
        <w:rPr>
          <w:ins w:id="2714" w:author="JAGADEESHWAR REDDY" w:date="2026-09-02T02:07:00Z" w16du:dateUtc="2026-09-01T20:37:00Z"/>
          <w:rFonts w:ascii="Times New Roman" w:hAnsi="Times New Roman" w:cs="Times New Roman"/>
          <w:sz w:val="24"/>
          <w:szCs w:val="24"/>
          <w:rPrChange w:id="2715" w:author="JAGADEESHWAR REDDY" w:date="2026-09-02T02:08:00Z" w16du:dateUtc="2026-09-01T20:38:00Z">
            <w:rPr>
              <w:ins w:id="2716" w:author="JAGADEESHWAR REDDY" w:date="2026-09-02T02:07:00Z" w16du:dateUtc="2026-09-01T20:37:00Z"/>
              <w:lang w:val="en-GB"/>
            </w:rPr>
          </w:rPrChange>
        </w:rPr>
        <w:pPrChange w:id="2717" w:author="JAGADEESHWAR REDDY" w:date="2026-09-02T02:08:00Z" w16du:dateUtc="2026-09-01T20:38:00Z">
          <w:pPr>
            <w:pStyle w:val="Heading2"/>
          </w:pPr>
        </w:pPrChange>
      </w:pPr>
      <w:ins w:id="2718" w:author="JAGADEESHWAR REDDY" w:date="2026-09-02T02:07:00Z" w16du:dateUtc="2026-09-01T20:37:00Z">
        <w:r w:rsidRPr="007B28A0">
          <w:rPr>
            <w:rFonts w:ascii="Times New Roman" w:hAnsi="Times New Roman" w:cs="Times New Roman"/>
            <w:sz w:val="24"/>
            <w:szCs w:val="24"/>
            <w:rPrChange w:id="2719" w:author="JAGADEESHWAR REDDY" w:date="2026-09-02T02:08:00Z" w16du:dateUtc="2026-09-01T20:38:00Z">
              <w:rPr/>
            </w:rPrChange>
          </w:rPr>
          <w:t>The final part of the study looked at whether working capital efficiency acts as a mediator between inventory management efficiency and financial performance. The mediation analysis revealed that the indirect effect of Inventory Turnover on Tobin’s Q through Quick Ratio was not statistically significant. The 95% bootstrap confidence interval included zero meaning the mediation effect was not meaningful. Therefore Hypothesis 4 was not supported.</w:t>
        </w:r>
      </w:ins>
    </w:p>
    <w:p w14:paraId="4B3B508B" w14:textId="1D52F347" w:rsidR="007B28A0" w:rsidRDefault="007B28A0" w:rsidP="007B28A0">
      <w:pPr>
        <w:spacing w:line="360" w:lineRule="auto"/>
        <w:rPr>
          <w:ins w:id="2720" w:author="JAGADEESHWAR REDDY" w:date="2026-09-02T02:08:00Z" w16du:dateUtc="2026-09-01T20:38:00Z"/>
          <w:rFonts w:ascii="Times New Roman" w:hAnsi="Times New Roman" w:cs="Times New Roman"/>
          <w:sz w:val="24"/>
          <w:szCs w:val="24"/>
        </w:rPr>
      </w:pPr>
      <w:ins w:id="2721" w:author="JAGADEESHWAR REDDY" w:date="2026-09-02T02:07:00Z" w16du:dateUtc="2026-09-01T20:37:00Z">
        <w:r w:rsidRPr="007B28A0">
          <w:rPr>
            <w:rFonts w:ascii="Times New Roman" w:hAnsi="Times New Roman" w:cs="Times New Roman"/>
            <w:sz w:val="24"/>
            <w:szCs w:val="24"/>
            <w:rPrChange w:id="2722" w:author="JAGADEESHWAR REDDY" w:date="2026-09-02T02:08:00Z" w16du:dateUtc="2026-09-01T20:38:00Z">
              <w:rPr/>
            </w:rPrChange>
          </w:rPr>
          <w:t>In total none of the four hypotheses received support. While the relationships in Hypotheses 1 2 and 3 were positive in direction they were too weak to be considered significant. The mediation hypothesis also failed to show any effect. The results suggest that in the firms studied the connections, between inventory management efficiency, working capital efficiency and financial performance were not strong enough to be statistically significant.</w:t>
        </w:r>
      </w:ins>
    </w:p>
    <w:p w14:paraId="264D0CB4" w14:textId="77777777" w:rsidR="007B28A0" w:rsidRDefault="007B28A0">
      <w:pPr>
        <w:spacing w:line="360" w:lineRule="auto"/>
        <w:rPr>
          <w:ins w:id="2723" w:author="JAGADEESHWAR REDDY" w:date="2026-09-02T02:07:00Z" w16du:dateUtc="2026-09-01T20:37:00Z"/>
          <w:rFonts w:ascii="Times New Roman" w:hAnsi="Times New Roman" w:cs="Times New Roman"/>
          <w:sz w:val="24"/>
          <w:szCs w:val="24"/>
        </w:rPr>
        <w:pPrChange w:id="2724" w:author="JAGADEESHWAR REDDY" w:date="2026-09-02T02:08:00Z" w16du:dateUtc="2026-09-01T20:38:00Z">
          <w:pPr>
            <w:pStyle w:val="Heading2"/>
          </w:pPr>
        </w:pPrChange>
      </w:pPr>
    </w:p>
    <w:p w14:paraId="72991EBB" w14:textId="52A2D111" w:rsidR="00932D24" w:rsidRPr="00932D24" w:rsidRDefault="00F17DF7">
      <w:pPr>
        <w:pStyle w:val="Heading2"/>
        <w:rPr>
          <w:ins w:id="2725" w:author="JAGADEESHWAR REDDY" w:date="2026-08-23T17:41:00Z"/>
          <w:rFonts w:ascii="Times New Roman" w:hAnsi="Times New Roman" w:cs="Times New Roman"/>
          <w:b/>
          <w:bCs/>
          <w:color w:val="000000" w:themeColor="text1"/>
          <w:sz w:val="28"/>
          <w:szCs w:val="28"/>
          <w:rPrChange w:id="2726" w:author="JAGADEESHWAR REDDY" w:date="2026-08-23T17:41:00Z" w16du:dateUtc="2026-08-23T12:11:00Z">
            <w:rPr>
              <w:ins w:id="2727" w:author="JAGADEESHWAR REDDY" w:date="2026-08-23T17:41:00Z"/>
            </w:rPr>
          </w:rPrChange>
        </w:rPr>
        <w:pPrChange w:id="2728" w:author="JAGADEESHWAR REDDY" w:date="2026-08-23T17:41:00Z" w16du:dateUtc="2026-08-23T12:11:00Z">
          <w:pPr>
            <w:spacing w:line="360" w:lineRule="auto"/>
          </w:pPr>
        </w:pPrChange>
      </w:pPr>
      <w:ins w:id="2729" w:author="JAGADEESHWAR REDDY" w:date="2026-08-26T00:50:00Z" w16du:dateUtc="2026-08-25T19:20:00Z">
        <w:r>
          <w:rPr>
            <w:rFonts w:ascii="Times New Roman" w:hAnsi="Times New Roman" w:cs="Times New Roman"/>
            <w:b/>
            <w:bCs/>
            <w:color w:val="000000" w:themeColor="text1"/>
            <w:sz w:val="28"/>
            <w:szCs w:val="28"/>
          </w:rPr>
          <w:t>7.</w:t>
        </w:r>
      </w:ins>
      <w:ins w:id="2730" w:author="JAGADEESHWAR REDDY" w:date="2026-08-23T17:41:00Z">
        <w:r w:rsidR="00932D24" w:rsidRPr="00932D24">
          <w:rPr>
            <w:rFonts w:ascii="Times New Roman" w:hAnsi="Times New Roman" w:cs="Times New Roman"/>
            <w:b/>
            <w:bCs/>
            <w:color w:val="000000" w:themeColor="text1"/>
            <w:sz w:val="28"/>
            <w:szCs w:val="28"/>
            <w:rPrChange w:id="2731" w:author="JAGADEESHWAR REDDY" w:date="2026-08-23T17:41:00Z" w16du:dateUtc="2026-08-23T12:11:00Z">
              <w:rPr/>
            </w:rPrChange>
          </w:rPr>
          <w:t>2 Theoretical Implications</w:t>
        </w:r>
        <w:bookmarkEnd w:id="2693"/>
      </w:ins>
    </w:p>
    <w:p w14:paraId="773CD0EF" w14:textId="77777777" w:rsidR="00932D24" w:rsidRPr="00932D24" w:rsidRDefault="00932D24" w:rsidP="00932D24">
      <w:pPr>
        <w:spacing w:line="360" w:lineRule="auto"/>
        <w:rPr>
          <w:ins w:id="2732" w:author="JAGADEESHWAR REDDY" w:date="2026-08-23T17:41:00Z"/>
          <w:rFonts w:ascii="Times New Roman" w:hAnsi="Times New Roman" w:cs="Times New Roman"/>
          <w:sz w:val="24"/>
          <w:szCs w:val="24"/>
          <w:lang w:val="en-IN"/>
        </w:rPr>
      </w:pPr>
      <w:ins w:id="2733" w:author="JAGADEESHWAR REDDY" w:date="2026-08-23T17:41:00Z">
        <w:r w:rsidRPr="00932D24">
          <w:rPr>
            <w:rFonts w:ascii="Times New Roman" w:hAnsi="Times New Roman" w:cs="Times New Roman"/>
            <w:sz w:val="24"/>
            <w:szCs w:val="24"/>
            <w:lang w:val="en-IN"/>
          </w:rPr>
          <w:t>This study provides several theoretical implications for understanding the relationship between inventory management efficiency, working capital efficiency and firm financial performance. The study was mainly guided by the Resource-Based View (RBV), which considers valuable organisational resources and capabilities as important sources of competitive advantage and firm performance.</w:t>
        </w:r>
      </w:ins>
    </w:p>
    <w:p w14:paraId="73285B54" w14:textId="77777777" w:rsidR="00932D24" w:rsidRPr="00932D24" w:rsidRDefault="00932D24" w:rsidP="00932D24">
      <w:pPr>
        <w:spacing w:line="360" w:lineRule="auto"/>
        <w:rPr>
          <w:ins w:id="2734" w:author="JAGADEESHWAR REDDY" w:date="2026-08-23T17:41:00Z"/>
          <w:rFonts w:ascii="Times New Roman" w:hAnsi="Times New Roman" w:cs="Times New Roman"/>
          <w:sz w:val="24"/>
          <w:szCs w:val="24"/>
          <w:lang w:val="en-IN"/>
        </w:rPr>
      </w:pPr>
      <w:ins w:id="2735" w:author="JAGADEESHWAR REDDY" w:date="2026-08-23T17:41:00Z">
        <w:r w:rsidRPr="00932D24">
          <w:rPr>
            <w:rFonts w:ascii="Times New Roman" w:hAnsi="Times New Roman" w:cs="Times New Roman"/>
            <w:sz w:val="24"/>
            <w:szCs w:val="24"/>
            <w:lang w:val="en-IN"/>
          </w:rPr>
          <w:t>From an RBV perspective, effective inventory management can be considered an organisational capability because it involves the firm's ability to plan, control and use inventory resources efficiently. The study therefore expected that better inventory management efficiency would be associated with improved working capital efficiency and firm performance. However, the results did not provide statistically significant support for these proposed relationships.</w:t>
        </w:r>
      </w:ins>
    </w:p>
    <w:p w14:paraId="6E44A51E" w14:textId="77777777" w:rsidR="00932D24" w:rsidRPr="00932D24" w:rsidRDefault="00932D24" w:rsidP="00932D24">
      <w:pPr>
        <w:spacing w:line="360" w:lineRule="auto"/>
        <w:rPr>
          <w:ins w:id="2736" w:author="JAGADEESHWAR REDDY" w:date="2026-08-23T17:41:00Z"/>
          <w:rFonts w:ascii="Times New Roman" w:hAnsi="Times New Roman" w:cs="Times New Roman"/>
          <w:sz w:val="24"/>
          <w:szCs w:val="24"/>
          <w:lang w:val="en-IN"/>
        </w:rPr>
      </w:pPr>
      <w:ins w:id="2737" w:author="JAGADEESHWAR REDDY" w:date="2026-08-23T17:41:00Z">
        <w:r w:rsidRPr="00932D24">
          <w:rPr>
            <w:rFonts w:ascii="Times New Roman" w:hAnsi="Times New Roman" w:cs="Times New Roman"/>
            <w:sz w:val="24"/>
            <w:szCs w:val="24"/>
            <w:lang w:val="en-IN"/>
          </w:rPr>
          <w:t>The findings therefore provide a more cautious view of the relationship between inventory management capabilities and firm performance. While inventory management remains an important operational activity, the results suggest that inventory efficiency alone may not be sufficient to explain differences in working capital efficiency or market-based firm performance within the selected sample. Other organisational resources and capabilities may also influence these outcomes.</w:t>
        </w:r>
      </w:ins>
    </w:p>
    <w:p w14:paraId="5A7F56A0" w14:textId="77777777" w:rsidR="00932D24" w:rsidRPr="00932D24" w:rsidRDefault="00932D24" w:rsidP="00932D24">
      <w:pPr>
        <w:spacing w:line="360" w:lineRule="auto"/>
        <w:rPr>
          <w:ins w:id="2738" w:author="JAGADEESHWAR REDDY" w:date="2026-08-23T17:41:00Z"/>
          <w:rFonts w:ascii="Times New Roman" w:hAnsi="Times New Roman" w:cs="Times New Roman"/>
          <w:sz w:val="24"/>
          <w:szCs w:val="24"/>
          <w:lang w:val="en-IN"/>
        </w:rPr>
      </w:pPr>
      <w:ins w:id="2739" w:author="JAGADEESHWAR REDDY" w:date="2026-08-23T17:41:00Z">
        <w:r w:rsidRPr="00932D24">
          <w:rPr>
            <w:rFonts w:ascii="Times New Roman" w:hAnsi="Times New Roman" w:cs="Times New Roman"/>
            <w:sz w:val="24"/>
            <w:szCs w:val="24"/>
            <w:lang w:val="en-IN"/>
          </w:rPr>
          <w:t>The findings also provide a theoretical implication for the proposed relationship between working capital efficiency and firm performance. The non-significant result for H3 indicates that working capital efficiency, measured through Quick Ratio, did not have a statistically significant relationship with Tobin's Q in the sample. This suggests that the relationship between short-term financial efficiency and firm performance may depend on factors beyond the liquidity measure used in this study.</w:t>
        </w:r>
      </w:ins>
    </w:p>
    <w:p w14:paraId="622B1329" w14:textId="77777777" w:rsidR="00932D24" w:rsidRDefault="00932D24" w:rsidP="00932D24">
      <w:pPr>
        <w:spacing w:line="360" w:lineRule="auto"/>
        <w:rPr>
          <w:ins w:id="2740" w:author="JAGADEESHWAR REDDY" w:date="2026-08-23T17:44:00Z" w16du:dateUtc="2026-08-23T12:14:00Z"/>
          <w:rFonts w:ascii="Times New Roman" w:hAnsi="Times New Roman" w:cs="Times New Roman"/>
          <w:sz w:val="24"/>
          <w:szCs w:val="24"/>
          <w:lang w:val="en-IN"/>
        </w:rPr>
      </w:pPr>
      <w:ins w:id="2741" w:author="JAGADEESHWAR REDDY" w:date="2026-08-23T17:41:00Z">
        <w:r w:rsidRPr="00932D24">
          <w:rPr>
            <w:rFonts w:ascii="Times New Roman" w:hAnsi="Times New Roman" w:cs="Times New Roman"/>
            <w:sz w:val="24"/>
            <w:szCs w:val="24"/>
            <w:lang w:val="en-IN"/>
          </w:rPr>
          <w:t>Finally, the mediation analysis did not provide evidence that working capital efficiency acts as a significant mechanism linking inventory management efficiency to firm performance. This means that the proposed pathway from inventory management capability through working capital efficiency to firm performance was not supported in the present study. Therefore, the findings do not reject the broader relevance of the RBV, but they indicate that the specific relationships proposed in this study were not statistically established for the selected firms, period and measures.</w:t>
        </w:r>
      </w:ins>
    </w:p>
    <w:p w14:paraId="5389D1C8" w14:textId="31D94D88" w:rsidR="00E31CD3" w:rsidRPr="00E31CD3" w:rsidRDefault="00F17DF7">
      <w:pPr>
        <w:pStyle w:val="Heading2"/>
        <w:rPr>
          <w:ins w:id="2742" w:author="JAGADEESHWAR REDDY" w:date="2026-08-23T17:44:00Z"/>
          <w:rFonts w:ascii="Times New Roman" w:hAnsi="Times New Roman" w:cs="Times New Roman"/>
          <w:b/>
          <w:bCs/>
          <w:color w:val="000000" w:themeColor="text1"/>
          <w:sz w:val="28"/>
          <w:szCs w:val="28"/>
          <w:rPrChange w:id="2743" w:author="JAGADEESHWAR REDDY" w:date="2026-08-23T17:44:00Z" w16du:dateUtc="2026-08-23T12:14:00Z">
            <w:rPr>
              <w:ins w:id="2744" w:author="JAGADEESHWAR REDDY" w:date="2026-08-23T17:44:00Z"/>
            </w:rPr>
          </w:rPrChange>
        </w:rPr>
        <w:pPrChange w:id="2745" w:author="JAGADEESHWAR REDDY" w:date="2026-08-23T17:44:00Z" w16du:dateUtc="2026-08-23T12:14:00Z">
          <w:pPr>
            <w:spacing w:line="360" w:lineRule="auto"/>
          </w:pPr>
        </w:pPrChange>
      </w:pPr>
      <w:bookmarkStart w:id="2746" w:name="_Toc239204340"/>
      <w:ins w:id="2747" w:author="JAGADEESHWAR REDDY" w:date="2026-08-26T00:50:00Z" w16du:dateUtc="2026-08-25T19:20:00Z">
        <w:r>
          <w:rPr>
            <w:rFonts w:ascii="Times New Roman" w:hAnsi="Times New Roman" w:cs="Times New Roman"/>
            <w:b/>
            <w:bCs/>
            <w:color w:val="000000" w:themeColor="text1"/>
            <w:sz w:val="28"/>
            <w:szCs w:val="28"/>
          </w:rPr>
          <w:t>7</w:t>
        </w:r>
      </w:ins>
      <w:ins w:id="2748" w:author="JAGADEESHWAR REDDY" w:date="2026-08-23T17:44:00Z">
        <w:r w:rsidR="00E31CD3" w:rsidRPr="00E31CD3">
          <w:rPr>
            <w:rFonts w:ascii="Times New Roman" w:hAnsi="Times New Roman" w:cs="Times New Roman"/>
            <w:b/>
            <w:bCs/>
            <w:color w:val="000000" w:themeColor="text1"/>
            <w:sz w:val="28"/>
            <w:szCs w:val="28"/>
            <w:rPrChange w:id="2749" w:author="JAGADEESHWAR REDDY" w:date="2026-08-23T17:44:00Z" w16du:dateUtc="2026-08-23T12:14:00Z">
              <w:rPr/>
            </w:rPrChange>
          </w:rPr>
          <w:t>.3 Practical Implications</w:t>
        </w:r>
        <w:bookmarkEnd w:id="2746"/>
      </w:ins>
    </w:p>
    <w:p w14:paraId="5E6BFFF5" w14:textId="77777777" w:rsidR="00274F2B" w:rsidRDefault="00274F2B" w:rsidP="00E31CD3">
      <w:pPr>
        <w:spacing w:line="360" w:lineRule="auto"/>
        <w:rPr>
          <w:ins w:id="2750" w:author="JAGADEESHWAR REDDY" w:date="2026-09-02T02:11:00Z" w16du:dateUtc="2026-09-01T20:41:00Z"/>
          <w:rFonts w:ascii="Times New Roman" w:hAnsi="Times New Roman" w:cs="Times New Roman"/>
          <w:sz w:val="24"/>
          <w:szCs w:val="24"/>
        </w:rPr>
      </w:pPr>
      <w:ins w:id="2751" w:author="JAGADEESHWAR REDDY" w:date="2026-09-02T02:11:00Z">
        <w:r w:rsidRPr="00274F2B">
          <w:rPr>
            <w:rFonts w:ascii="Times New Roman" w:hAnsi="Times New Roman" w:cs="Times New Roman"/>
            <w:sz w:val="24"/>
            <w:szCs w:val="24"/>
          </w:rPr>
          <w:t>The results of this study offer some ideas for managers who work in the retail industry and in the Fast-Moving Consumer Goods sector. Even though the study did not find links, between Inventory Turnover, Quick Ratio and Tobins Q the findings show that it is important to look at inventory management, working capital and company performance all together instead of looking at just one financial measure.</w:t>
        </w:r>
      </w:ins>
    </w:p>
    <w:p w14:paraId="1D365BF6" w14:textId="68F6C838" w:rsidR="00E31CD3" w:rsidRPr="00E31CD3" w:rsidRDefault="00E31CD3" w:rsidP="00E31CD3">
      <w:pPr>
        <w:spacing w:line="360" w:lineRule="auto"/>
        <w:rPr>
          <w:ins w:id="2752" w:author="JAGADEESHWAR REDDY" w:date="2026-08-23T17:44:00Z"/>
          <w:rFonts w:ascii="Times New Roman" w:hAnsi="Times New Roman" w:cs="Times New Roman"/>
          <w:sz w:val="24"/>
          <w:szCs w:val="24"/>
          <w:lang w:val="en-IN"/>
        </w:rPr>
      </w:pPr>
      <w:ins w:id="2753" w:author="JAGADEESHWAR REDDY" w:date="2026-08-23T17:44:00Z">
        <w:r w:rsidRPr="00E31CD3">
          <w:rPr>
            <w:rFonts w:ascii="Times New Roman" w:hAnsi="Times New Roman" w:cs="Times New Roman"/>
            <w:sz w:val="24"/>
            <w:szCs w:val="24"/>
            <w:lang w:val="en-IN"/>
          </w:rPr>
          <w:t>First, managers should not rely only on Inventory Turnover when evaluating the effectiveness of inventory management. A higher inventory turnover ratio does not necessarily lead to better working capital efficiency or stronger market-based firm performance. Managers should therefore consider inventory turnover together with other working capital measures and operational factors when making inventory decisions.</w:t>
        </w:r>
      </w:ins>
    </w:p>
    <w:p w14:paraId="4972BAD1" w14:textId="77777777" w:rsidR="00E31CD3" w:rsidRPr="00E31CD3" w:rsidRDefault="00E31CD3" w:rsidP="00E31CD3">
      <w:pPr>
        <w:spacing w:line="360" w:lineRule="auto"/>
        <w:rPr>
          <w:ins w:id="2754" w:author="JAGADEESHWAR REDDY" w:date="2026-08-23T17:44:00Z"/>
          <w:rFonts w:ascii="Times New Roman" w:hAnsi="Times New Roman" w:cs="Times New Roman"/>
          <w:sz w:val="24"/>
          <w:szCs w:val="24"/>
          <w:lang w:val="en-IN"/>
        </w:rPr>
      </w:pPr>
      <w:ins w:id="2755" w:author="JAGADEESHWAR REDDY" w:date="2026-08-23T17:44:00Z">
        <w:r w:rsidRPr="00E31CD3">
          <w:rPr>
            <w:rFonts w:ascii="Times New Roman" w:hAnsi="Times New Roman" w:cs="Times New Roman"/>
            <w:sz w:val="24"/>
            <w:szCs w:val="24"/>
            <w:lang w:val="en-IN"/>
          </w:rPr>
          <w:t>Second, the results indicate that improving liquidity alone may not necessarily result in higher firm performance. Managers should maintain an appropriate level of short-term liquidity while also considering the firm's operational requirements, customer demand and financial objectives. This is particularly relevant for retail and FMCG firms, where maintaining product availability and avoiding excessive inventory are both important.</w:t>
        </w:r>
      </w:ins>
    </w:p>
    <w:p w14:paraId="5175C495" w14:textId="77777777" w:rsidR="00E31CD3" w:rsidRPr="00E31CD3" w:rsidRDefault="00E31CD3" w:rsidP="00E31CD3">
      <w:pPr>
        <w:spacing w:line="360" w:lineRule="auto"/>
        <w:rPr>
          <w:ins w:id="2756" w:author="JAGADEESHWAR REDDY" w:date="2026-08-23T17:44:00Z"/>
          <w:rFonts w:ascii="Times New Roman" w:hAnsi="Times New Roman" w:cs="Times New Roman"/>
          <w:sz w:val="24"/>
          <w:szCs w:val="24"/>
          <w:lang w:val="en-IN"/>
        </w:rPr>
      </w:pPr>
      <w:ins w:id="2757" w:author="JAGADEESHWAR REDDY" w:date="2026-08-23T17:44:00Z">
        <w:r w:rsidRPr="00E31CD3">
          <w:rPr>
            <w:rFonts w:ascii="Times New Roman" w:hAnsi="Times New Roman" w:cs="Times New Roman"/>
            <w:sz w:val="24"/>
            <w:szCs w:val="24"/>
            <w:lang w:val="en-IN"/>
          </w:rPr>
          <w:t>Third, the absence of a significant mediation effect suggests that managers should not assume that improvements in inventory turnover will automatically translate into better firm performance through working capital efficiency. Inventory decisions should instead be considered as part of the wider supply chain and financial management process.</w:t>
        </w:r>
      </w:ins>
    </w:p>
    <w:p w14:paraId="7EECD735" w14:textId="77777777" w:rsidR="00103D97" w:rsidRPr="00103D97" w:rsidRDefault="00103D97">
      <w:pPr>
        <w:spacing w:line="360" w:lineRule="auto"/>
        <w:rPr>
          <w:ins w:id="2758" w:author="JAGADEESHWAR REDDY" w:date="2026-09-02T02:12:00Z" w16du:dateUtc="2026-09-01T20:42:00Z"/>
          <w:rFonts w:ascii="Times New Roman" w:hAnsi="Times New Roman" w:cs="Times New Roman"/>
          <w:sz w:val="24"/>
          <w:szCs w:val="24"/>
          <w:rPrChange w:id="2759" w:author="JAGADEESHWAR REDDY" w:date="2026-09-02T02:12:00Z" w16du:dateUtc="2026-09-01T20:42:00Z">
            <w:rPr>
              <w:ins w:id="2760" w:author="JAGADEESHWAR REDDY" w:date="2026-09-02T02:12:00Z" w16du:dateUtc="2026-09-01T20:42:00Z"/>
            </w:rPr>
          </w:rPrChange>
        </w:rPr>
        <w:pPrChange w:id="2761" w:author="JAGADEESHWAR REDDY" w:date="2026-09-02T02:12:00Z" w16du:dateUtc="2026-09-01T20:42:00Z">
          <w:pPr>
            <w:pStyle w:val="Heading2"/>
          </w:pPr>
        </w:pPrChange>
      </w:pPr>
      <w:bookmarkStart w:id="2762" w:name="_Toc239204341"/>
      <w:ins w:id="2763" w:author="JAGADEESHWAR REDDY" w:date="2026-09-02T02:12:00Z" w16du:dateUtc="2026-09-01T20:42:00Z">
        <w:r w:rsidRPr="00103D97">
          <w:rPr>
            <w:rFonts w:ascii="Times New Roman" w:hAnsi="Times New Roman" w:cs="Times New Roman"/>
            <w:sz w:val="24"/>
            <w:szCs w:val="24"/>
            <w:rPrChange w:id="2764" w:author="JAGADEESHWAR REDDY" w:date="2026-09-02T02:12:00Z" w16du:dateUtc="2026-09-01T20:42:00Z">
              <w:rPr/>
            </w:rPrChange>
          </w:rPr>
          <w:t>Finally the results show that managers should look at things broadly when making choices, about inventory and working capital. Of looking at just one number companies might do better by thinking about inventory amounts, cash flow how they pay suppliers how customers ask for products and the whole financial situation all at the same time. This wider way of thinking could help managers make choices that balance the need to run the business well and meet financial goals.</w:t>
        </w:r>
      </w:ins>
    </w:p>
    <w:p w14:paraId="67202DA9" w14:textId="48FF22F4" w:rsidR="00BB75CA" w:rsidRPr="008D7078" w:rsidRDefault="00F17DF7">
      <w:pPr>
        <w:pStyle w:val="Heading2"/>
        <w:rPr>
          <w:ins w:id="2765" w:author="JAGADEESHWAR REDDY" w:date="2026-08-23T17:52:00Z"/>
          <w:rFonts w:ascii="Times New Roman" w:hAnsi="Times New Roman" w:cs="Times New Roman"/>
          <w:b/>
          <w:bCs/>
          <w:color w:val="000000" w:themeColor="text1"/>
          <w:sz w:val="28"/>
          <w:szCs w:val="28"/>
          <w:rPrChange w:id="2766" w:author="JAGADEESHWAR REDDY" w:date="2026-08-23T17:52:00Z" w16du:dateUtc="2026-08-23T12:22:00Z">
            <w:rPr>
              <w:ins w:id="2767" w:author="JAGADEESHWAR REDDY" w:date="2026-08-23T17:52:00Z"/>
            </w:rPr>
          </w:rPrChange>
        </w:rPr>
        <w:pPrChange w:id="2768" w:author="JAGADEESHWAR REDDY" w:date="2026-08-23T17:52:00Z" w16du:dateUtc="2026-08-23T12:22:00Z">
          <w:pPr>
            <w:spacing w:line="360" w:lineRule="auto"/>
          </w:pPr>
        </w:pPrChange>
      </w:pPr>
      <w:ins w:id="2769" w:author="JAGADEESHWAR REDDY" w:date="2026-08-26T00:51:00Z" w16du:dateUtc="2026-08-25T19:21:00Z">
        <w:r>
          <w:rPr>
            <w:rFonts w:ascii="Times New Roman" w:hAnsi="Times New Roman" w:cs="Times New Roman"/>
            <w:b/>
            <w:bCs/>
            <w:color w:val="000000" w:themeColor="text1"/>
            <w:sz w:val="28"/>
            <w:szCs w:val="28"/>
          </w:rPr>
          <w:t>7</w:t>
        </w:r>
      </w:ins>
      <w:ins w:id="2770" w:author="JAGADEESHWAR REDDY" w:date="2026-08-23T17:52:00Z">
        <w:r w:rsidR="00BB75CA" w:rsidRPr="008D7078">
          <w:rPr>
            <w:rFonts w:ascii="Times New Roman" w:hAnsi="Times New Roman" w:cs="Times New Roman"/>
            <w:b/>
            <w:bCs/>
            <w:color w:val="000000" w:themeColor="text1"/>
            <w:sz w:val="28"/>
            <w:szCs w:val="28"/>
            <w:rPrChange w:id="2771" w:author="JAGADEESHWAR REDDY" w:date="2026-08-23T17:52:00Z" w16du:dateUtc="2026-08-23T12:22:00Z">
              <w:rPr/>
            </w:rPrChange>
          </w:rPr>
          <w:t>.4 Limitations of the Study</w:t>
        </w:r>
        <w:bookmarkEnd w:id="2762"/>
      </w:ins>
    </w:p>
    <w:p w14:paraId="5884AD7F" w14:textId="77777777" w:rsidR="00BB75CA" w:rsidRPr="00BB75CA" w:rsidRDefault="00BB75CA" w:rsidP="00BB75CA">
      <w:pPr>
        <w:spacing w:line="360" w:lineRule="auto"/>
        <w:rPr>
          <w:ins w:id="2772" w:author="JAGADEESHWAR REDDY" w:date="2026-08-23T17:52:00Z"/>
          <w:rFonts w:ascii="Times New Roman" w:hAnsi="Times New Roman" w:cs="Times New Roman"/>
          <w:sz w:val="24"/>
          <w:szCs w:val="24"/>
          <w:lang w:val="en-IN"/>
        </w:rPr>
      </w:pPr>
      <w:ins w:id="2773" w:author="JAGADEESHWAR REDDY" w:date="2026-08-23T17:52:00Z">
        <w:r w:rsidRPr="00BB75CA">
          <w:rPr>
            <w:rFonts w:ascii="Times New Roman" w:hAnsi="Times New Roman" w:cs="Times New Roman"/>
            <w:sz w:val="24"/>
            <w:szCs w:val="24"/>
            <w:lang w:val="en-IN"/>
          </w:rPr>
          <w:t>This study has several limitations that should be considered when interpreting the findings. First, the study focused on a selected sample of retail and Fast-Moving Consumer Goods (FMCG) firms and covered the period from 2010 to 2025. Therefore, the findings may not be fully generalisable to firms from other industries or to different economic and market conditions.</w:t>
        </w:r>
      </w:ins>
    </w:p>
    <w:p w14:paraId="7500B9B3" w14:textId="77777777" w:rsidR="00BB75CA" w:rsidRPr="00BB75CA" w:rsidRDefault="00BB75CA" w:rsidP="00BB75CA">
      <w:pPr>
        <w:spacing w:line="360" w:lineRule="auto"/>
        <w:rPr>
          <w:ins w:id="2774" w:author="JAGADEESHWAR REDDY" w:date="2026-08-23T17:52:00Z"/>
          <w:rFonts w:ascii="Times New Roman" w:hAnsi="Times New Roman" w:cs="Times New Roman"/>
          <w:sz w:val="24"/>
          <w:szCs w:val="24"/>
          <w:lang w:val="en-IN"/>
        </w:rPr>
      </w:pPr>
      <w:ins w:id="2775" w:author="JAGADEESHWAR REDDY" w:date="2026-08-23T17:52:00Z">
        <w:r w:rsidRPr="00BB75CA">
          <w:rPr>
            <w:rFonts w:ascii="Times New Roman" w:hAnsi="Times New Roman" w:cs="Times New Roman"/>
            <w:sz w:val="24"/>
            <w:szCs w:val="24"/>
            <w:lang w:val="en-IN"/>
          </w:rPr>
          <w:t>Second, the study relied on secondary financial data obtained from publicly available company reports and financial databases. The analysis was therefore dependent on the availability and consistency of the reported financial information. Differences in reporting practices between firms may have affected the comparability of some variables.</w:t>
        </w:r>
      </w:ins>
    </w:p>
    <w:p w14:paraId="37E0FCB1" w14:textId="77777777" w:rsidR="00BB75CA" w:rsidRPr="00BB75CA" w:rsidRDefault="00BB75CA" w:rsidP="00BB75CA">
      <w:pPr>
        <w:spacing w:line="360" w:lineRule="auto"/>
        <w:rPr>
          <w:ins w:id="2776" w:author="JAGADEESHWAR REDDY" w:date="2026-08-23T17:52:00Z"/>
          <w:rFonts w:ascii="Times New Roman" w:hAnsi="Times New Roman" w:cs="Times New Roman"/>
          <w:sz w:val="24"/>
          <w:szCs w:val="24"/>
          <w:lang w:val="en-IN"/>
        </w:rPr>
      </w:pPr>
      <w:ins w:id="2777" w:author="JAGADEESHWAR REDDY" w:date="2026-08-23T17:52:00Z">
        <w:r w:rsidRPr="00BB75CA">
          <w:rPr>
            <w:rFonts w:ascii="Times New Roman" w:hAnsi="Times New Roman" w:cs="Times New Roman"/>
            <w:sz w:val="24"/>
            <w:szCs w:val="24"/>
            <w:lang w:val="en-IN"/>
          </w:rPr>
          <w:t>Third, inventory management efficiency, working capital efficiency and firm performance were represented using specific financial measures. Inventory Turnover was used to measure inventory management efficiency, Quick Ratio was used as the operational measure of working capital efficiency, and Tobin's Q was used to measure firm performance. Other measures could capture different aspects of these concepts and may produce different results.</w:t>
        </w:r>
      </w:ins>
    </w:p>
    <w:p w14:paraId="4D4AE519" w14:textId="77777777" w:rsidR="00BB75CA" w:rsidRPr="00BB75CA" w:rsidRDefault="00BB75CA" w:rsidP="00BB75CA">
      <w:pPr>
        <w:spacing w:line="360" w:lineRule="auto"/>
        <w:rPr>
          <w:ins w:id="2778" w:author="JAGADEESHWAR REDDY" w:date="2026-08-23T17:52:00Z"/>
          <w:rFonts w:ascii="Times New Roman" w:hAnsi="Times New Roman" w:cs="Times New Roman"/>
          <w:sz w:val="24"/>
          <w:szCs w:val="24"/>
          <w:lang w:val="en-IN"/>
        </w:rPr>
      </w:pPr>
      <w:ins w:id="2779" w:author="JAGADEESHWAR REDDY" w:date="2026-08-23T17:52:00Z">
        <w:r w:rsidRPr="00BB75CA">
          <w:rPr>
            <w:rFonts w:ascii="Times New Roman" w:hAnsi="Times New Roman" w:cs="Times New Roman"/>
            <w:sz w:val="24"/>
            <w:szCs w:val="24"/>
            <w:lang w:val="en-IN"/>
          </w:rPr>
          <w:t>Fourth, the analysis included Debt-to-Equity Ratio, Ln(Total Assets) and Firm Age as control variables. However, firm performance and working capital decisions can also be influenced by other factors that were not included in the models. The absence of these variables means that the models may not capture all factors that influence the relationships examined in this study.</w:t>
        </w:r>
      </w:ins>
    </w:p>
    <w:p w14:paraId="4D43BEE8" w14:textId="77777777" w:rsidR="00BB75CA" w:rsidRDefault="00BB75CA" w:rsidP="00BB75CA">
      <w:pPr>
        <w:spacing w:line="360" w:lineRule="auto"/>
        <w:rPr>
          <w:ins w:id="2780" w:author="JAGADEESHWAR REDDY" w:date="2026-08-23T17:54:00Z" w16du:dateUtc="2026-08-23T12:24:00Z"/>
          <w:rFonts w:ascii="Times New Roman" w:hAnsi="Times New Roman" w:cs="Times New Roman"/>
          <w:sz w:val="24"/>
          <w:szCs w:val="24"/>
          <w:lang w:val="en-IN"/>
        </w:rPr>
      </w:pPr>
      <w:ins w:id="2781" w:author="JAGADEESHWAR REDDY" w:date="2026-08-23T17:52:00Z">
        <w:r w:rsidRPr="00BB75CA">
          <w:rPr>
            <w:rFonts w:ascii="Times New Roman" w:hAnsi="Times New Roman" w:cs="Times New Roman"/>
            <w:sz w:val="24"/>
            <w:szCs w:val="24"/>
            <w:lang w:val="en-IN"/>
          </w:rPr>
          <w:t>Finally, the study examined the relationships between inventory management efficiency, working capital efficiency and firm performance using the statistical methods described in the methodology. Since the proposed relationships were not statistically significant, the findings should be interpreted within the context of the selected sample, measurement choices and study period rather than being generalised to all retail and FMCG firms.</w:t>
        </w:r>
      </w:ins>
    </w:p>
    <w:p w14:paraId="07D9A614" w14:textId="2C2A0B0D" w:rsidR="00B27D85" w:rsidRPr="00B27D85" w:rsidRDefault="00F17DF7">
      <w:pPr>
        <w:pStyle w:val="Heading2"/>
        <w:rPr>
          <w:ins w:id="2782" w:author="JAGADEESHWAR REDDY" w:date="2026-08-23T17:54:00Z"/>
          <w:rFonts w:ascii="Times New Roman" w:hAnsi="Times New Roman" w:cs="Times New Roman"/>
          <w:b/>
          <w:bCs/>
          <w:color w:val="000000" w:themeColor="text1"/>
          <w:sz w:val="28"/>
          <w:szCs w:val="28"/>
          <w:rPrChange w:id="2783" w:author="JAGADEESHWAR REDDY" w:date="2026-08-23T17:55:00Z" w16du:dateUtc="2026-08-23T12:25:00Z">
            <w:rPr>
              <w:ins w:id="2784" w:author="JAGADEESHWAR REDDY" w:date="2026-08-23T17:54:00Z"/>
            </w:rPr>
          </w:rPrChange>
        </w:rPr>
        <w:pPrChange w:id="2785" w:author="JAGADEESHWAR REDDY" w:date="2026-08-23T17:55:00Z" w16du:dateUtc="2026-08-23T12:25:00Z">
          <w:pPr>
            <w:spacing w:line="360" w:lineRule="auto"/>
          </w:pPr>
        </w:pPrChange>
      </w:pPr>
      <w:bookmarkStart w:id="2786" w:name="_Toc239204342"/>
      <w:ins w:id="2787" w:author="JAGADEESHWAR REDDY" w:date="2026-08-26T00:51:00Z" w16du:dateUtc="2026-08-25T19:21:00Z">
        <w:r>
          <w:rPr>
            <w:rFonts w:ascii="Times New Roman" w:hAnsi="Times New Roman" w:cs="Times New Roman"/>
            <w:b/>
            <w:bCs/>
            <w:color w:val="000000" w:themeColor="text1"/>
            <w:sz w:val="28"/>
            <w:szCs w:val="28"/>
          </w:rPr>
          <w:t>7</w:t>
        </w:r>
      </w:ins>
      <w:ins w:id="2788" w:author="JAGADEESHWAR REDDY" w:date="2026-08-23T17:54:00Z">
        <w:r w:rsidR="00B27D85" w:rsidRPr="00B27D85">
          <w:rPr>
            <w:rFonts w:ascii="Times New Roman" w:hAnsi="Times New Roman" w:cs="Times New Roman"/>
            <w:b/>
            <w:bCs/>
            <w:color w:val="000000" w:themeColor="text1"/>
            <w:sz w:val="28"/>
            <w:szCs w:val="28"/>
            <w:rPrChange w:id="2789" w:author="JAGADEESHWAR REDDY" w:date="2026-08-23T17:55:00Z" w16du:dateUtc="2026-08-23T12:25:00Z">
              <w:rPr/>
            </w:rPrChange>
          </w:rPr>
          <w:t>.5 Recommendations for Future Research</w:t>
        </w:r>
        <w:bookmarkEnd w:id="2786"/>
      </w:ins>
    </w:p>
    <w:p w14:paraId="43C4F49A" w14:textId="77777777" w:rsidR="00B27D85" w:rsidRPr="00B27D85" w:rsidRDefault="00B27D85" w:rsidP="00B27D85">
      <w:pPr>
        <w:spacing w:line="360" w:lineRule="auto"/>
        <w:rPr>
          <w:ins w:id="2790" w:author="JAGADEESHWAR REDDY" w:date="2026-08-23T17:54:00Z"/>
          <w:rFonts w:ascii="Times New Roman" w:hAnsi="Times New Roman" w:cs="Times New Roman"/>
          <w:sz w:val="24"/>
          <w:szCs w:val="24"/>
          <w:lang w:val="en-IN"/>
        </w:rPr>
      </w:pPr>
      <w:ins w:id="2791" w:author="JAGADEESHWAR REDDY" w:date="2026-08-23T17:54:00Z">
        <w:r w:rsidRPr="00B27D85">
          <w:rPr>
            <w:rFonts w:ascii="Times New Roman" w:hAnsi="Times New Roman" w:cs="Times New Roman"/>
            <w:sz w:val="24"/>
            <w:szCs w:val="24"/>
            <w:lang w:val="en-IN"/>
          </w:rPr>
          <w:t>Based on the findings and limitations of this study, several directions can be considered for future research. First, future studies could extend the analysis to a larger number of firms and include companies from other industries in addition to retail and FMCG. This would help determine whether the relationships between inventory management efficiency, working capital efficiency and firm performance differ across industries.</w:t>
        </w:r>
      </w:ins>
    </w:p>
    <w:p w14:paraId="75E89FA5" w14:textId="77777777" w:rsidR="00B27D85" w:rsidRPr="00B27D85" w:rsidRDefault="00B27D85" w:rsidP="00B27D85">
      <w:pPr>
        <w:spacing w:line="360" w:lineRule="auto"/>
        <w:rPr>
          <w:ins w:id="2792" w:author="JAGADEESHWAR REDDY" w:date="2026-08-23T17:54:00Z"/>
          <w:rFonts w:ascii="Times New Roman" w:hAnsi="Times New Roman" w:cs="Times New Roman"/>
          <w:sz w:val="24"/>
          <w:szCs w:val="24"/>
          <w:lang w:val="en-IN"/>
        </w:rPr>
      </w:pPr>
      <w:ins w:id="2793" w:author="JAGADEESHWAR REDDY" w:date="2026-08-23T17:54:00Z">
        <w:r w:rsidRPr="00B27D85">
          <w:rPr>
            <w:rFonts w:ascii="Times New Roman" w:hAnsi="Times New Roman" w:cs="Times New Roman"/>
            <w:sz w:val="24"/>
            <w:szCs w:val="24"/>
            <w:lang w:val="en-IN"/>
          </w:rPr>
          <w:t>Second, future research could examine a wider range of measures for inventory management, working capital efficiency and firm performance. This study used Inventory Turnover, Quick Ratio and Tobin's Q as the main measures. Using additional measures could provide a broader understanding of how different aspects of inventory and working capital management are related to firm performance.</w:t>
        </w:r>
      </w:ins>
    </w:p>
    <w:p w14:paraId="784165C3" w14:textId="77777777" w:rsidR="00B27D85" w:rsidRPr="00B27D85" w:rsidRDefault="00B27D85" w:rsidP="00B27D85">
      <w:pPr>
        <w:spacing w:line="360" w:lineRule="auto"/>
        <w:rPr>
          <w:ins w:id="2794" w:author="JAGADEESHWAR REDDY" w:date="2026-08-23T17:54:00Z"/>
          <w:rFonts w:ascii="Times New Roman" w:hAnsi="Times New Roman" w:cs="Times New Roman"/>
          <w:sz w:val="24"/>
          <w:szCs w:val="24"/>
          <w:lang w:val="en-IN"/>
        </w:rPr>
      </w:pPr>
      <w:ins w:id="2795" w:author="JAGADEESHWAR REDDY" w:date="2026-08-23T17:54:00Z">
        <w:r w:rsidRPr="00B27D85">
          <w:rPr>
            <w:rFonts w:ascii="Times New Roman" w:hAnsi="Times New Roman" w:cs="Times New Roman"/>
            <w:sz w:val="24"/>
            <w:szCs w:val="24"/>
            <w:lang w:val="en-IN"/>
          </w:rPr>
          <w:t>Third, future studies could include additional firm-specific and external factors that may influence working capital and firm performance. Factors such as sales growth, profitability, firm size, leverage, demand conditions and broader economic conditions could be considered to provide a more comprehensive analysis of the relationships examined in this study.</w:t>
        </w:r>
      </w:ins>
    </w:p>
    <w:p w14:paraId="7FE9EE89" w14:textId="77777777" w:rsidR="00B27D85" w:rsidRPr="00B27D85" w:rsidRDefault="00B27D85" w:rsidP="00B27D85">
      <w:pPr>
        <w:spacing w:line="360" w:lineRule="auto"/>
        <w:rPr>
          <w:ins w:id="2796" w:author="JAGADEESHWAR REDDY" w:date="2026-08-23T17:54:00Z"/>
          <w:rFonts w:ascii="Times New Roman" w:hAnsi="Times New Roman" w:cs="Times New Roman"/>
          <w:sz w:val="24"/>
          <w:szCs w:val="24"/>
          <w:lang w:val="en-IN"/>
        </w:rPr>
      </w:pPr>
      <w:ins w:id="2797" w:author="JAGADEESHWAR REDDY" w:date="2026-08-23T17:54:00Z">
        <w:r w:rsidRPr="00B27D85">
          <w:rPr>
            <w:rFonts w:ascii="Times New Roman" w:hAnsi="Times New Roman" w:cs="Times New Roman"/>
            <w:sz w:val="24"/>
            <w:szCs w:val="24"/>
            <w:lang w:val="en-IN"/>
          </w:rPr>
          <w:t>Fourth, future research could examine whether the relationships between inventory management efficiency and firm performance differ across economic periods or business conditions. This may be particularly relevant for retail and FMCG firms, where demand patterns and supply chain conditions can change over time.</w:t>
        </w:r>
      </w:ins>
    </w:p>
    <w:p w14:paraId="4C70F1FC" w14:textId="77777777" w:rsidR="00B27D85" w:rsidRPr="00B27D85" w:rsidRDefault="00B27D85" w:rsidP="00B27D85">
      <w:pPr>
        <w:spacing w:line="360" w:lineRule="auto"/>
        <w:rPr>
          <w:ins w:id="2798" w:author="JAGADEESHWAR REDDY" w:date="2026-08-23T17:54:00Z"/>
          <w:rFonts w:ascii="Times New Roman" w:hAnsi="Times New Roman" w:cs="Times New Roman"/>
          <w:sz w:val="24"/>
          <w:szCs w:val="24"/>
          <w:lang w:val="en-IN"/>
        </w:rPr>
      </w:pPr>
      <w:ins w:id="2799" w:author="JAGADEESHWAR REDDY" w:date="2026-08-23T17:54:00Z">
        <w:r w:rsidRPr="00B27D85">
          <w:rPr>
            <w:rFonts w:ascii="Times New Roman" w:hAnsi="Times New Roman" w:cs="Times New Roman"/>
            <w:sz w:val="24"/>
            <w:szCs w:val="24"/>
            <w:lang w:val="en-IN"/>
          </w:rPr>
          <w:t>Finally, future studies could explore other possible mechanisms through which inventory management efficiency may influence firm performance. Since the mediation analysis in this study did not find a significant indirect effect through Quick Ratio, future research could consider other working capital or operational variables as potential mediators or moderators. This could provide further insight into the factors that connect inventory management decisions with firm performance.</w:t>
        </w:r>
      </w:ins>
    </w:p>
    <w:p w14:paraId="67FA58A3" w14:textId="77777777" w:rsidR="00B27D85" w:rsidRPr="00BB75CA" w:rsidRDefault="00B27D85" w:rsidP="00BB75CA">
      <w:pPr>
        <w:spacing w:line="360" w:lineRule="auto"/>
        <w:rPr>
          <w:ins w:id="2800" w:author="JAGADEESHWAR REDDY" w:date="2026-08-23T17:52:00Z"/>
          <w:rFonts w:ascii="Times New Roman" w:hAnsi="Times New Roman" w:cs="Times New Roman"/>
          <w:sz w:val="24"/>
          <w:szCs w:val="24"/>
          <w:lang w:val="en-IN"/>
        </w:rPr>
      </w:pPr>
    </w:p>
    <w:p w14:paraId="11222443" w14:textId="77777777" w:rsidR="00BB75CA" w:rsidRPr="00E31CD3" w:rsidRDefault="00BB75CA" w:rsidP="00E31CD3">
      <w:pPr>
        <w:spacing w:line="360" w:lineRule="auto"/>
        <w:rPr>
          <w:ins w:id="2801" w:author="JAGADEESHWAR REDDY" w:date="2026-08-23T17:44:00Z"/>
          <w:rFonts w:ascii="Times New Roman" w:hAnsi="Times New Roman" w:cs="Times New Roman"/>
          <w:sz w:val="24"/>
          <w:szCs w:val="24"/>
          <w:lang w:val="en-IN"/>
        </w:rPr>
      </w:pPr>
    </w:p>
    <w:p w14:paraId="108A54EE" w14:textId="77777777" w:rsidR="00E31CD3" w:rsidRPr="00932D24" w:rsidRDefault="00E31CD3" w:rsidP="00932D24">
      <w:pPr>
        <w:spacing w:line="360" w:lineRule="auto"/>
        <w:rPr>
          <w:ins w:id="2802" w:author="JAGADEESHWAR REDDY" w:date="2026-08-23T17:41:00Z"/>
          <w:rFonts w:ascii="Times New Roman" w:hAnsi="Times New Roman" w:cs="Times New Roman"/>
          <w:sz w:val="24"/>
          <w:szCs w:val="24"/>
          <w:lang w:val="en-IN"/>
        </w:rPr>
      </w:pPr>
    </w:p>
    <w:p w14:paraId="1AC62B72" w14:textId="77777777" w:rsidR="00932D24" w:rsidRPr="00611931" w:rsidRDefault="00932D24">
      <w:pPr>
        <w:spacing w:line="360" w:lineRule="auto"/>
        <w:rPr>
          <w:ins w:id="2803" w:author="JAGADEESHWAR REDDY" w:date="2026-08-23T17:34:00Z"/>
          <w:rFonts w:ascii="Times New Roman" w:hAnsi="Times New Roman" w:cs="Times New Roman"/>
          <w:sz w:val="24"/>
          <w:szCs w:val="24"/>
        </w:rPr>
        <w:pPrChange w:id="2804" w:author="JAGADEESHWAR REDDY" w:date="2026-08-23T17:35:00Z" w16du:dateUtc="2026-08-23T12:05:00Z">
          <w:pPr>
            <w:pStyle w:val="Heading2"/>
          </w:pPr>
        </w:pPrChange>
      </w:pPr>
    </w:p>
    <w:p w14:paraId="4B69DA33" w14:textId="5510B77E" w:rsidR="00A56B7A" w:rsidDel="00F17DF7" w:rsidRDefault="00A56B7A" w:rsidP="00611931">
      <w:pPr>
        <w:spacing w:line="360" w:lineRule="auto"/>
        <w:rPr>
          <w:del w:id="2805" w:author="JAGADEESHWAR REDDY" w:date="2026-08-23T17:34:00Z" w16du:dateUtc="2026-08-23T12:04:00Z"/>
          <w:rFonts w:ascii="Times New Roman" w:hAnsi="Times New Roman" w:cs="Times New Roman"/>
          <w:b/>
          <w:bCs/>
          <w:sz w:val="32"/>
          <w:szCs w:val="32"/>
        </w:rPr>
      </w:pPr>
    </w:p>
    <w:p w14:paraId="4F5802E2" w14:textId="77777777" w:rsidR="00F17DF7" w:rsidRDefault="00F17DF7">
      <w:pPr>
        <w:spacing w:line="360" w:lineRule="auto"/>
        <w:rPr>
          <w:ins w:id="2806" w:author="JAGADEESHWAR REDDY" w:date="2026-08-26T00:51:00Z" w16du:dateUtc="2026-08-25T19:21:00Z"/>
          <w:rFonts w:ascii="Times New Roman" w:hAnsi="Times New Roman" w:cs="Times New Roman"/>
          <w:b/>
          <w:bCs/>
          <w:sz w:val="32"/>
          <w:szCs w:val="32"/>
        </w:rPr>
      </w:pPr>
    </w:p>
    <w:p w14:paraId="22BE0FBB" w14:textId="77777777" w:rsidR="00F17DF7" w:rsidRPr="00611931" w:rsidRDefault="00F17DF7">
      <w:pPr>
        <w:spacing w:line="360" w:lineRule="auto"/>
        <w:rPr>
          <w:ins w:id="2807" w:author="JAGADEESHWAR REDDY" w:date="2026-08-26T00:51:00Z" w16du:dateUtc="2026-08-25T19:21:00Z"/>
          <w:rFonts w:ascii="Times New Roman" w:hAnsi="Times New Roman" w:cs="Times New Roman"/>
          <w:b/>
          <w:bCs/>
          <w:sz w:val="32"/>
          <w:szCs w:val="32"/>
        </w:rPr>
      </w:pPr>
    </w:p>
    <w:p w14:paraId="5E44A6A8" w14:textId="7D5C47C5" w:rsidR="00B52042" w:rsidDel="006D0510" w:rsidRDefault="00B52042" w:rsidP="00611931">
      <w:pPr>
        <w:spacing w:line="360" w:lineRule="auto"/>
        <w:rPr>
          <w:del w:id="2808" w:author="JAGADEESHWAR REDDY" w:date="2026-08-23T17:34:00Z" w16du:dateUtc="2026-08-23T12:04:00Z"/>
          <w:rFonts w:ascii="Times New Roman" w:hAnsi="Times New Roman" w:cs="Times New Roman"/>
          <w:b/>
          <w:bCs/>
          <w:sz w:val="32"/>
          <w:szCs w:val="32"/>
        </w:rPr>
      </w:pPr>
    </w:p>
    <w:p w14:paraId="5A0EE328" w14:textId="77777777" w:rsidR="006D0510" w:rsidRDefault="006D0510" w:rsidP="00611931">
      <w:pPr>
        <w:spacing w:line="360" w:lineRule="auto"/>
        <w:rPr>
          <w:ins w:id="2809" w:author="JAGADEESHWAR REDDY" w:date="2026-09-02T02:06:00Z" w16du:dateUtc="2026-09-01T20:36:00Z"/>
          <w:rFonts w:ascii="Times New Roman" w:hAnsi="Times New Roman" w:cs="Times New Roman"/>
          <w:b/>
          <w:bCs/>
          <w:sz w:val="32"/>
          <w:szCs w:val="32"/>
        </w:rPr>
      </w:pPr>
    </w:p>
    <w:p w14:paraId="0099DAF5" w14:textId="77777777" w:rsidR="006D0510" w:rsidRDefault="006D0510" w:rsidP="00611931">
      <w:pPr>
        <w:spacing w:line="360" w:lineRule="auto"/>
        <w:rPr>
          <w:ins w:id="2810" w:author="JAGADEESHWAR REDDY" w:date="2026-09-02T02:06:00Z" w16du:dateUtc="2026-09-01T20:36:00Z"/>
          <w:rFonts w:ascii="Times New Roman" w:hAnsi="Times New Roman" w:cs="Times New Roman"/>
          <w:b/>
          <w:bCs/>
          <w:sz w:val="32"/>
          <w:szCs w:val="32"/>
        </w:rPr>
      </w:pPr>
    </w:p>
    <w:p w14:paraId="622BA4AC" w14:textId="77777777" w:rsidR="00A56B7A" w:rsidRPr="00611931" w:rsidRDefault="00A56B7A" w:rsidP="00611931">
      <w:pPr>
        <w:spacing w:line="360" w:lineRule="auto"/>
        <w:rPr>
          <w:rFonts w:ascii="Times New Roman" w:hAnsi="Times New Roman" w:cs="Times New Roman"/>
          <w:b/>
          <w:bCs/>
          <w:sz w:val="32"/>
          <w:szCs w:val="32"/>
        </w:rPr>
      </w:pPr>
    </w:p>
    <w:p w14:paraId="67F3809F" w14:textId="0553EFAF" w:rsidR="00374948" w:rsidRDefault="001F7C30" w:rsidP="00374948">
      <w:pPr>
        <w:pStyle w:val="Heading1"/>
        <w:rPr>
          <w:ins w:id="2811" w:author="JAGADEESHWAR REDDY" w:date="2026-08-26T01:29:00Z" w16du:dateUtc="2026-08-25T19:59:00Z"/>
          <w:rFonts w:ascii="Times New Roman" w:hAnsi="Times New Roman" w:cs="Times New Roman"/>
          <w:b/>
          <w:bCs/>
          <w:color w:val="000000" w:themeColor="text1"/>
          <w:sz w:val="32"/>
          <w:szCs w:val="32"/>
        </w:rPr>
      </w:pPr>
      <w:bookmarkStart w:id="2812" w:name="_Toc239204343"/>
      <w:r w:rsidRPr="00B52042">
        <w:rPr>
          <w:rFonts w:ascii="Times New Roman" w:hAnsi="Times New Roman" w:cs="Times New Roman"/>
          <w:b/>
          <w:bCs/>
          <w:color w:val="000000" w:themeColor="text1"/>
          <w:sz w:val="32"/>
          <w:szCs w:val="32"/>
        </w:rPr>
        <w:t>References</w:t>
      </w:r>
      <w:r w:rsidR="007D41C7" w:rsidRPr="00B52042">
        <w:rPr>
          <w:rFonts w:ascii="Times New Roman" w:hAnsi="Times New Roman" w:cs="Times New Roman"/>
          <w:b/>
          <w:bCs/>
          <w:color w:val="000000" w:themeColor="text1"/>
          <w:sz w:val="32"/>
          <w:szCs w:val="32"/>
        </w:rPr>
        <w:t xml:space="preserve"> </w:t>
      </w:r>
      <w:del w:id="2813" w:author="JAGADEESHWAR REDDY" w:date="2026-09-02T01:34:00Z" w16du:dateUtc="2026-09-01T20:04:00Z">
        <w:r w:rsidR="007D41C7" w:rsidRPr="00B52042" w:rsidDel="008706BE">
          <w:rPr>
            <w:rFonts w:ascii="Times New Roman" w:hAnsi="Times New Roman" w:cs="Times New Roman"/>
            <w:b/>
            <w:bCs/>
            <w:color w:val="000000" w:themeColor="text1"/>
            <w:sz w:val="32"/>
            <w:szCs w:val="32"/>
          </w:rPr>
          <w:delText>:</w:delText>
        </w:r>
      </w:del>
      <w:bookmarkEnd w:id="2812"/>
    </w:p>
    <w:p w14:paraId="65BF841C" w14:textId="77777777" w:rsidR="00770D19" w:rsidRPr="00770D19" w:rsidRDefault="00770D19">
      <w:pPr>
        <w:rPr>
          <w:rPrChange w:id="2814" w:author="JAGADEESHWAR REDDY" w:date="2026-08-26T01:29:00Z" w16du:dateUtc="2026-08-25T19:59:00Z">
            <w:rPr>
              <w:rFonts w:ascii="Times New Roman" w:hAnsi="Times New Roman" w:cs="Times New Roman"/>
              <w:b/>
              <w:bCs/>
              <w:color w:val="000000" w:themeColor="text1"/>
              <w:sz w:val="32"/>
              <w:szCs w:val="32"/>
            </w:rPr>
          </w:rPrChange>
        </w:rPr>
        <w:pPrChange w:id="2815" w:author="JAGADEESHWAR REDDY" w:date="2026-08-26T01:29:00Z" w16du:dateUtc="2026-08-25T19:59:00Z">
          <w:pPr>
            <w:pStyle w:val="Heading1"/>
          </w:pPr>
        </w:pPrChange>
      </w:pPr>
    </w:p>
    <w:p w14:paraId="6ECFFA34" w14:textId="77777777" w:rsidR="006159CA" w:rsidRPr="006159CA" w:rsidRDefault="006159CA">
      <w:pPr>
        <w:spacing w:line="360" w:lineRule="auto"/>
        <w:ind w:left="720" w:hanging="720"/>
        <w:rPr>
          <w:rFonts w:ascii="Times New Roman" w:hAnsi="Times New Roman" w:cs="Times New Roman"/>
          <w:sz w:val="24"/>
          <w:szCs w:val="24"/>
          <w:lang w:val="en-IN"/>
        </w:rPr>
        <w:pPrChange w:id="2816"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Barney, J. (1991). Firm resources and sustained competitive advantage. </w:t>
      </w:r>
      <w:r w:rsidRPr="006159CA">
        <w:rPr>
          <w:rFonts w:ascii="Times New Roman" w:hAnsi="Times New Roman" w:cs="Times New Roman"/>
          <w:i/>
          <w:iCs/>
          <w:sz w:val="24"/>
          <w:szCs w:val="24"/>
          <w:lang w:val="en-IN"/>
        </w:rPr>
        <w:t>Journal of Management, 17</w:t>
      </w:r>
      <w:r w:rsidRPr="006159CA">
        <w:rPr>
          <w:rFonts w:ascii="Times New Roman" w:hAnsi="Times New Roman" w:cs="Times New Roman"/>
          <w:sz w:val="24"/>
          <w:szCs w:val="24"/>
          <w:lang w:val="en-IN"/>
        </w:rPr>
        <w:t>(1), 99–120.</w:t>
      </w:r>
    </w:p>
    <w:p w14:paraId="3BBE92C1" w14:textId="77777777" w:rsidR="006159CA" w:rsidRPr="006159CA" w:rsidRDefault="006159CA">
      <w:pPr>
        <w:spacing w:line="360" w:lineRule="auto"/>
        <w:ind w:left="720" w:hanging="720"/>
        <w:rPr>
          <w:rFonts w:ascii="Times New Roman" w:hAnsi="Times New Roman" w:cs="Times New Roman"/>
          <w:sz w:val="24"/>
          <w:szCs w:val="24"/>
          <w:lang w:val="en-IN"/>
        </w:rPr>
        <w:pPrChange w:id="2817"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Capkun, V., Hameri, A.-P., &amp; Weiss, L. A. (2009). On the relationship between inventory and financial performance in manufacturing companies. </w:t>
      </w:r>
      <w:r w:rsidRPr="006159CA">
        <w:rPr>
          <w:rFonts w:ascii="Times New Roman" w:hAnsi="Times New Roman" w:cs="Times New Roman"/>
          <w:i/>
          <w:iCs/>
          <w:sz w:val="24"/>
          <w:szCs w:val="24"/>
          <w:lang w:val="en-IN"/>
        </w:rPr>
        <w:t>International Journal of Operations &amp; Production Management, 29</w:t>
      </w:r>
      <w:r w:rsidRPr="006159CA">
        <w:rPr>
          <w:rFonts w:ascii="Times New Roman" w:hAnsi="Times New Roman" w:cs="Times New Roman"/>
          <w:sz w:val="24"/>
          <w:szCs w:val="24"/>
          <w:lang w:val="en-IN"/>
        </w:rPr>
        <w:t>(8), 789–806.</w:t>
      </w:r>
    </w:p>
    <w:p w14:paraId="1910C551" w14:textId="77777777" w:rsidR="006159CA" w:rsidRPr="006159CA" w:rsidRDefault="006159CA">
      <w:pPr>
        <w:spacing w:line="360" w:lineRule="auto"/>
        <w:ind w:left="720" w:hanging="720"/>
        <w:rPr>
          <w:rFonts w:ascii="Times New Roman" w:hAnsi="Times New Roman" w:cs="Times New Roman"/>
          <w:sz w:val="24"/>
          <w:szCs w:val="24"/>
          <w:lang w:val="en-IN"/>
        </w:rPr>
        <w:pPrChange w:id="2818"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Christopher, M. (2016). </w:t>
      </w:r>
      <w:r w:rsidRPr="006159CA">
        <w:rPr>
          <w:rFonts w:ascii="Times New Roman" w:hAnsi="Times New Roman" w:cs="Times New Roman"/>
          <w:i/>
          <w:iCs/>
          <w:sz w:val="24"/>
          <w:szCs w:val="24"/>
          <w:lang w:val="en-IN"/>
        </w:rPr>
        <w:t>Logistics and supply chain management</w:t>
      </w:r>
      <w:r w:rsidRPr="006159CA">
        <w:rPr>
          <w:rFonts w:ascii="Times New Roman" w:hAnsi="Times New Roman" w:cs="Times New Roman"/>
          <w:sz w:val="24"/>
          <w:szCs w:val="24"/>
          <w:lang w:val="en-IN"/>
        </w:rPr>
        <w:t xml:space="preserve"> (5th ed.). Pearson Education.</w:t>
      </w:r>
    </w:p>
    <w:p w14:paraId="336E67AE" w14:textId="77777777" w:rsidR="006159CA" w:rsidRPr="006159CA" w:rsidRDefault="006159CA">
      <w:pPr>
        <w:spacing w:line="360" w:lineRule="auto"/>
        <w:ind w:left="720" w:hanging="720"/>
        <w:rPr>
          <w:rFonts w:ascii="Times New Roman" w:hAnsi="Times New Roman" w:cs="Times New Roman"/>
          <w:sz w:val="24"/>
          <w:szCs w:val="24"/>
          <w:lang w:val="en-IN"/>
        </w:rPr>
        <w:pPrChange w:id="2819"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Deloof, M. (2003). Does working capital management affect profitability of Belgian firms? </w:t>
      </w:r>
      <w:r w:rsidRPr="006159CA">
        <w:rPr>
          <w:rFonts w:ascii="Times New Roman" w:hAnsi="Times New Roman" w:cs="Times New Roman"/>
          <w:i/>
          <w:iCs/>
          <w:sz w:val="24"/>
          <w:szCs w:val="24"/>
          <w:lang w:val="en-IN"/>
        </w:rPr>
        <w:t>Journal of Business Finance &amp; Accounting, 30</w:t>
      </w:r>
      <w:r w:rsidRPr="006159CA">
        <w:rPr>
          <w:rFonts w:ascii="Times New Roman" w:hAnsi="Times New Roman" w:cs="Times New Roman"/>
          <w:sz w:val="24"/>
          <w:szCs w:val="24"/>
          <w:lang w:val="en-IN"/>
        </w:rPr>
        <w:t>(3–4), 573–588.</w:t>
      </w:r>
    </w:p>
    <w:p w14:paraId="2D8C3AFB" w14:textId="77777777" w:rsidR="006159CA" w:rsidRPr="006159CA" w:rsidRDefault="006159CA">
      <w:pPr>
        <w:spacing w:line="360" w:lineRule="auto"/>
        <w:ind w:left="720" w:hanging="720"/>
        <w:rPr>
          <w:rFonts w:ascii="Times New Roman" w:hAnsi="Times New Roman" w:cs="Times New Roman"/>
          <w:sz w:val="24"/>
          <w:szCs w:val="24"/>
          <w:lang w:val="en-IN"/>
        </w:rPr>
        <w:pPrChange w:id="2820"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Eroglu, C., &amp; Hofer, C. (2011). Inventory types and firm performance: Vector autoregressive analysis. </w:t>
      </w:r>
      <w:r w:rsidRPr="006159CA">
        <w:rPr>
          <w:rFonts w:ascii="Times New Roman" w:hAnsi="Times New Roman" w:cs="Times New Roman"/>
          <w:i/>
          <w:iCs/>
          <w:sz w:val="24"/>
          <w:szCs w:val="24"/>
          <w:lang w:val="en-IN"/>
        </w:rPr>
        <w:t>International Journal of Production Economics, 133</w:t>
      </w:r>
      <w:r w:rsidRPr="006159CA">
        <w:rPr>
          <w:rFonts w:ascii="Times New Roman" w:hAnsi="Times New Roman" w:cs="Times New Roman"/>
          <w:sz w:val="24"/>
          <w:szCs w:val="24"/>
          <w:lang w:val="en-IN"/>
        </w:rPr>
        <w:t>(1), 84–94.</w:t>
      </w:r>
    </w:p>
    <w:p w14:paraId="77BF6E92" w14:textId="77777777" w:rsidR="006159CA" w:rsidRPr="006159CA" w:rsidRDefault="006159CA">
      <w:pPr>
        <w:spacing w:line="360" w:lineRule="auto"/>
        <w:ind w:left="720" w:hanging="720"/>
        <w:rPr>
          <w:rFonts w:ascii="Times New Roman" w:hAnsi="Times New Roman" w:cs="Times New Roman"/>
          <w:sz w:val="24"/>
          <w:szCs w:val="24"/>
          <w:lang w:val="en-IN"/>
        </w:rPr>
        <w:pPrChange w:id="2821"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Gaur, V., Fisher, M. L., &amp; Raman, A. (2005). An econometric analysis of inventory turnover performance in retail services. </w:t>
      </w:r>
      <w:r w:rsidRPr="006159CA">
        <w:rPr>
          <w:rFonts w:ascii="Times New Roman" w:hAnsi="Times New Roman" w:cs="Times New Roman"/>
          <w:i/>
          <w:iCs/>
          <w:sz w:val="24"/>
          <w:szCs w:val="24"/>
          <w:lang w:val="en-IN"/>
        </w:rPr>
        <w:t>Management Science, 51</w:t>
      </w:r>
      <w:r w:rsidRPr="006159CA">
        <w:rPr>
          <w:rFonts w:ascii="Times New Roman" w:hAnsi="Times New Roman" w:cs="Times New Roman"/>
          <w:sz w:val="24"/>
          <w:szCs w:val="24"/>
          <w:lang w:val="en-IN"/>
        </w:rPr>
        <w:t>(2), 181–194.</w:t>
      </w:r>
    </w:p>
    <w:p w14:paraId="0601CA82" w14:textId="77777777" w:rsidR="006159CA" w:rsidRPr="006159CA" w:rsidRDefault="006159CA">
      <w:pPr>
        <w:spacing w:line="360" w:lineRule="auto"/>
        <w:ind w:left="720" w:hanging="720"/>
        <w:rPr>
          <w:rFonts w:ascii="Times New Roman" w:hAnsi="Times New Roman" w:cs="Times New Roman"/>
          <w:sz w:val="24"/>
          <w:szCs w:val="24"/>
          <w:lang w:val="en-IN"/>
        </w:rPr>
        <w:pPrChange w:id="2822"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Gitman, L. J. (1974). Estimating corporate liquidity requirements: A simplified approach. </w:t>
      </w:r>
      <w:r w:rsidRPr="006159CA">
        <w:rPr>
          <w:rFonts w:ascii="Times New Roman" w:hAnsi="Times New Roman" w:cs="Times New Roman"/>
          <w:i/>
          <w:iCs/>
          <w:sz w:val="24"/>
          <w:szCs w:val="24"/>
          <w:lang w:val="en-IN"/>
        </w:rPr>
        <w:t>The Financial Review, 9</w:t>
      </w:r>
      <w:r w:rsidRPr="006159CA">
        <w:rPr>
          <w:rFonts w:ascii="Times New Roman" w:hAnsi="Times New Roman" w:cs="Times New Roman"/>
          <w:sz w:val="24"/>
          <w:szCs w:val="24"/>
          <w:lang w:val="en-IN"/>
        </w:rPr>
        <w:t>(1), 79–88.</w:t>
      </w:r>
    </w:p>
    <w:p w14:paraId="0DC28D42" w14:textId="77777777" w:rsidR="006159CA" w:rsidRPr="006159CA" w:rsidRDefault="006159CA">
      <w:pPr>
        <w:spacing w:line="360" w:lineRule="auto"/>
        <w:ind w:left="720" w:hanging="720"/>
        <w:rPr>
          <w:rFonts w:ascii="Times New Roman" w:hAnsi="Times New Roman" w:cs="Times New Roman"/>
          <w:sz w:val="24"/>
          <w:szCs w:val="24"/>
          <w:lang w:val="en-IN"/>
        </w:rPr>
        <w:pPrChange w:id="2823"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Hayes, R. H., &amp; Wheelwright, S. C. (1984). </w:t>
      </w:r>
      <w:r w:rsidRPr="006159CA">
        <w:rPr>
          <w:rFonts w:ascii="Times New Roman" w:hAnsi="Times New Roman" w:cs="Times New Roman"/>
          <w:i/>
          <w:iCs/>
          <w:sz w:val="24"/>
          <w:szCs w:val="24"/>
          <w:lang w:val="en-IN"/>
        </w:rPr>
        <w:t>Restoring our competitive edge: Competing through manufacturing.</w:t>
      </w:r>
      <w:r w:rsidRPr="006159CA">
        <w:rPr>
          <w:rFonts w:ascii="Times New Roman" w:hAnsi="Times New Roman" w:cs="Times New Roman"/>
          <w:sz w:val="24"/>
          <w:szCs w:val="24"/>
          <w:lang w:val="en-IN"/>
        </w:rPr>
        <w:t xml:space="preserve"> Wiley.</w:t>
      </w:r>
    </w:p>
    <w:p w14:paraId="7BB1E102" w14:textId="77777777" w:rsidR="006159CA" w:rsidRPr="006159CA" w:rsidRDefault="006159CA">
      <w:pPr>
        <w:spacing w:line="360" w:lineRule="auto"/>
        <w:ind w:left="720" w:hanging="720"/>
        <w:rPr>
          <w:rFonts w:ascii="Times New Roman" w:hAnsi="Times New Roman" w:cs="Times New Roman"/>
          <w:sz w:val="24"/>
          <w:szCs w:val="24"/>
          <w:lang w:val="en-IN"/>
        </w:rPr>
        <w:pPrChange w:id="2824"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Shin, H.-H., &amp; Soenen, L. (1998). Efficiency of working capital management and corporate profitability. </w:t>
      </w:r>
      <w:r w:rsidRPr="006159CA">
        <w:rPr>
          <w:rFonts w:ascii="Times New Roman" w:hAnsi="Times New Roman" w:cs="Times New Roman"/>
          <w:i/>
          <w:iCs/>
          <w:sz w:val="24"/>
          <w:szCs w:val="24"/>
          <w:lang w:val="en-IN"/>
        </w:rPr>
        <w:t>Financial Practice and Education, 8</w:t>
      </w:r>
      <w:r w:rsidRPr="006159CA">
        <w:rPr>
          <w:rFonts w:ascii="Times New Roman" w:hAnsi="Times New Roman" w:cs="Times New Roman"/>
          <w:sz w:val="24"/>
          <w:szCs w:val="24"/>
          <w:lang w:val="en-IN"/>
        </w:rPr>
        <w:t>(2), 37–45.</w:t>
      </w:r>
    </w:p>
    <w:p w14:paraId="7212073B" w14:textId="77777777" w:rsidR="006159CA" w:rsidRPr="006159CA" w:rsidRDefault="006159CA">
      <w:pPr>
        <w:spacing w:line="360" w:lineRule="auto"/>
        <w:ind w:left="720" w:hanging="720"/>
        <w:rPr>
          <w:rFonts w:ascii="Times New Roman" w:hAnsi="Times New Roman" w:cs="Times New Roman"/>
          <w:sz w:val="24"/>
          <w:szCs w:val="24"/>
          <w:lang w:val="en-IN"/>
        </w:rPr>
        <w:pPrChange w:id="2825"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Pellegrino, R., Costantino, N., &amp; Tauro, D. (2018). Supply chain finance: A supply chain-oriented perspective to mitigate commodity price risk. </w:t>
      </w:r>
      <w:r w:rsidRPr="006159CA">
        <w:rPr>
          <w:rFonts w:ascii="Times New Roman" w:hAnsi="Times New Roman" w:cs="Times New Roman"/>
          <w:i/>
          <w:iCs/>
          <w:sz w:val="24"/>
          <w:szCs w:val="24"/>
          <w:lang w:val="en-IN"/>
        </w:rPr>
        <w:t>Journal of Purchasing and Supply Management, 24</w:t>
      </w:r>
      <w:r w:rsidRPr="006159CA">
        <w:rPr>
          <w:rFonts w:ascii="Times New Roman" w:hAnsi="Times New Roman" w:cs="Times New Roman"/>
          <w:sz w:val="24"/>
          <w:szCs w:val="24"/>
          <w:lang w:val="en-IN"/>
        </w:rPr>
        <w:t>(2), 118–133.</w:t>
      </w:r>
    </w:p>
    <w:p w14:paraId="38AC45DD" w14:textId="77777777" w:rsidR="006159CA" w:rsidRPr="006159CA" w:rsidRDefault="006159CA">
      <w:pPr>
        <w:spacing w:line="360" w:lineRule="auto"/>
        <w:ind w:left="720" w:hanging="720"/>
        <w:rPr>
          <w:rFonts w:ascii="Times New Roman" w:hAnsi="Times New Roman" w:cs="Times New Roman"/>
          <w:sz w:val="24"/>
          <w:szCs w:val="24"/>
          <w:lang w:val="en-IN"/>
        </w:rPr>
        <w:pPrChange w:id="2826"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Qiao, X., &amp; Zhao, X. (2023). Supply chain risk management capability and supply chain financing performance: Evidence from SMEs. </w:t>
      </w:r>
      <w:r w:rsidRPr="006159CA">
        <w:rPr>
          <w:rFonts w:ascii="Times New Roman" w:hAnsi="Times New Roman" w:cs="Times New Roman"/>
          <w:i/>
          <w:iCs/>
          <w:sz w:val="24"/>
          <w:szCs w:val="24"/>
          <w:lang w:val="en-IN"/>
        </w:rPr>
        <w:t>International Journal of Production Economics.</w:t>
      </w:r>
    </w:p>
    <w:p w14:paraId="44010A9F" w14:textId="77777777" w:rsidR="006159CA" w:rsidRPr="006159CA" w:rsidRDefault="006159CA">
      <w:pPr>
        <w:spacing w:line="360" w:lineRule="auto"/>
        <w:ind w:left="720" w:hanging="720"/>
        <w:rPr>
          <w:rFonts w:ascii="Times New Roman" w:hAnsi="Times New Roman" w:cs="Times New Roman"/>
          <w:sz w:val="24"/>
          <w:szCs w:val="24"/>
          <w:lang w:val="en-IN"/>
        </w:rPr>
        <w:pPrChange w:id="2827"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Yi, Y., Liang, L., Xie, N., &amp; Li, L. (2023). Financial risk prediction in supply chain finance based on transaction behavior. </w:t>
      </w:r>
      <w:r w:rsidRPr="006159CA">
        <w:rPr>
          <w:rFonts w:ascii="Times New Roman" w:hAnsi="Times New Roman" w:cs="Times New Roman"/>
          <w:i/>
          <w:iCs/>
          <w:sz w:val="24"/>
          <w:szCs w:val="24"/>
          <w:lang w:val="en-IN"/>
        </w:rPr>
        <w:t>Computers &amp; Industrial Engineering.</w:t>
      </w:r>
    </w:p>
    <w:p w14:paraId="77015FB5" w14:textId="77777777" w:rsidR="006159CA" w:rsidRPr="006159CA" w:rsidRDefault="006159CA">
      <w:pPr>
        <w:spacing w:line="360" w:lineRule="auto"/>
        <w:ind w:left="720" w:hanging="720"/>
        <w:rPr>
          <w:rFonts w:ascii="Times New Roman" w:hAnsi="Times New Roman" w:cs="Times New Roman"/>
          <w:sz w:val="24"/>
          <w:szCs w:val="24"/>
          <w:lang w:val="en-IN"/>
        </w:rPr>
        <w:pPrChange w:id="2828"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Zhu, S., Zhou, G., Xie, N., Wang, F., &amp; Nguyen, T. (2019). Credit risk forecasting for supply chain finance with hybrid machine learning techniques. </w:t>
      </w:r>
      <w:r w:rsidRPr="006159CA">
        <w:rPr>
          <w:rFonts w:ascii="Times New Roman" w:hAnsi="Times New Roman" w:cs="Times New Roman"/>
          <w:i/>
          <w:iCs/>
          <w:sz w:val="24"/>
          <w:szCs w:val="24"/>
          <w:lang w:val="en-IN"/>
        </w:rPr>
        <w:t>Technological Forecasting and Social Change, 145</w:t>
      </w:r>
      <w:r w:rsidRPr="006159CA">
        <w:rPr>
          <w:rFonts w:ascii="Times New Roman" w:hAnsi="Times New Roman" w:cs="Times New Roman"/>
          <w:sz w:val="24"/>
          <w:szCs w:val="24"/>
          <w:lang w:val="en-IN"/>
        </w:rPr>
        <w:t>, 338–350.</w:t>
      </w:r>
    </w:p>
    <w:p w14:paraId="0AC19CD1" w14:textId="77777777" w:rsidR="006159CA" w:rsidRDefault="006159CA">
      <w:pPr>
        <w:spacing w:line="360" w:lineRule="auto"/>
        <w:ind w:left="720" w:hanging="720"/>
        <w:rPr>
          <w:rFonts w:ascii="Times New Roman" w:hAnsi="Times New Roman" w:cs="Times New Roman"/>
          <w:i/>
          <w:iCs/>
          <w:sz w:val="24"/>
          <w:szCs w:val="24"/>
          <w:lang w:val="en-IN"/>
        </w:rPr>
        <w:pPrChange w:id="2829" w:author="JAGADEESHWAR REDDY" w:date="2026-09-02T01:33:00Z" w16du:dateUtc="2026-09-01T20:03:00Z">
          <w:pPr>
            <w:spacing w:line="360" w:lineRule="auto"/>
          </w:pPr>
        </w:pPrChange>
      </w:pPr>
      <w:r w:rsidRPr="006159CA">
        <w:rPr>
          <w:rFonts w:ascii="Times New Roman" w:hAnsi="Times New Roman" w:cs="Times New Roman"/>
          <w:sz w:val="24"/>
          <w:szCs w:val="24"/>
          <w:lang w:val="en-IN"/>
        </w:rPr>
        <w:t xml:space="preserve">Lei, X., Qiaoming, L., &amp; Tong, Z. (2023). Artificial intelligence-driven financial risk prevention in supply chain finance. </w:t>
      </w:r>
      <w:r w:rsidRPr="006159CA">
        <w:rPr>
          <w:rFonts w:ascii="Times New Roman" w:hAnsi="Times New Roman" w:cs="Times New Roman"/>
          <w:i/>
          <w:iCs/>
          <w:sz w:val="24"/>
          <w:szCs w:val="24"/>
          <w:lang w:val="en-IN"/>
        </w:rPr>
        <w:t>Sustainability.</w:t>
      </w:r>
    </w:p>
    <w:p w14:paraId="241ACD23" w14:textId="0F3A036E" w:rsidR="00864A15" w:rsidRDefault="00864A15">
      <w:pPr>
        <w:spacing w:line="360" w:lineRule="auto"/>
        <w:ind w:left="720" w:hanging="720"/>
        <w:rPr>
          <w:rFonts w:ascii="Times New Roman" w:hAnsi="Times New Roman" w:cs="Times New Roman"/>
          <w:sz w:val="24"/>
          <w:szCs w:val="24"/>
          <w:lang w:val="en-IN"/>
        </w:rPr>
        <w:pPrChange w:id="2830" w:author="JAGADEESHWAR REDDY" w:date="2026-09-02T01:33:00Z" w16du:dateUtc="2026-09-01T20:03:00Z">
          <w:pPr>
            <w:spacing w:line="360" w:lineRule="auto"/>
          </w:pPr>
        </w:pPrChange>
      </w:pPr>
      <w:r w:rsidRPr="00864A15">
        <w:rPr>
          <w:rFonts w:ascii="Times New Roman" w:hAnsi="Times New Roman" w:cs="Times New Roman"/>
          <w:sz w:val="24"/>
          <w:szCs w:val="24"/>
          <w:lang w:val="en-IN"/>
        </w:rPr>
        <w:t>Saunders, M. N. K., Lewis, P., Thornhill, A. (2019). Research Methods for Business Students. United Kingdom: Pearson Education.</w:t>
      </w:r>
    </w:p>
    <w:p w14:paraId="16077082" w14:textId="7411DD4B" w:rsidR="00105877" w:rsidRDefault="00105877">
      <w:pPr>
        <w:spacing w:line="360" w:lineRule="auto"/>
        <w:ind w:left="720" w:hanging="720"/>
        <w:rPr>
          <w:rFonts w:ascii="Times New Roman" w:hAnsi="Times New Roman" w:cs="Times New Roman"/>
          <w:sz w:val="24"/>
          <w:szCs w:val="24"/>
          <w:lang w:val="en-IN"/>
        </w:rPr>
        <w:pPrChange w:id="2831" w:author="JAGADEESHWAR REDDY" w:date="2026-09-02T01:33:00Z" w16du:dateUtc="2026-09-01T20:03:00Z">
          <w:pPr>
            <w:spacing w:line="360" w:lineRule="auto"/>
          </w:pPr>
        </w:pPrChange>
      </w:pPr>
      <w:r w:rsidRPr="00105877">
        <w:rPr>
          <w:rFonts w:ascii="Times New Roman" w:hAnsi="Times New Roman" w:cs="Times New Roman"/>
          <w:sz w:val="24"/>
          <w:szCs w:val="24"/>
          <w:lang w:val="en-IN"/>
        </w:rPr>
        <w:t>Creswell, J. W., Creswell, J. D. (2017). Research Design: Qualitative, Quantitative, and Mixed Methods Approaches. United Kingdom: SAGE Publications.</w:t>
      </w:r>
    </w:p>
    <w:p w14:paraId="4CE6590A" w14:textId="50A7C867" w:rsidR="00832D9B" w:rsidRDefault="00832D9B">
      <w:pPr>
        <w:spacing w:line="360" w:lineRule="auto"/>
        <w:ind w:left="720" w:hanging="720"/>
        <w:rPr>
          <w:rFonts w:ascii="Times New Roman" w:hAnsi="Times New Roman" w:cs="Times New Roman"/>
          <w:sz w:val="24"/>
          <w:szCs w:val="24"/>
          <w:lang w:val="en-IN"/>
        </w:rPr>
        <w:pPrChange w:id="2832" w:author="JAGADEESHWAR REDDY" w:date="2026-09-02T01:33:00Z" w16du:dateUtc="2026-09-01T20:03:00Z">
          <w:pPr>
            <w:spacing w:line="360" w:lineRule="auto"/>
          </w:pPr>
        </w:pPrChange>
      </w:pPr>
      <w:r w:rsidRPr="00832D9B">
        <w:rPr>
          <w:rFonts w:ascii="Times New Roman" w:hAnsi="Times New Roman" w:cs="Times New Roman"/>
          <w:sz w:val="24"/>
          <w:szCs w:val="24"/>
          <w:lang w:val="en-IN"/>
        </w:rPr>
        <w:t>Bryman, A. (2016). Social Research Methods. United Kingdom: Oxford University Press.</w:t>
      </w:r>
    </w:p>
    <w:p w14:paraId="0A03F97E" w14:textId="4CED1D3F" w:rsidR="0029320B" w:rsidRDefault="0029320B">
      <w:pPr>
        <w:spacing w:line="360" w:lineRule="auto"/>
        <w:ind w:left="720" w:hanging="720"/>
        <w:rPr>
          <w:rFonts w:ascii="Times New Roman" w:hAnsi="Times New Roman" w:cs="Times New Roman"/>
          <w:sz w:val="24"/>
          <w:szCs w:val="24"/>
        </w:rPr>
        <w:pPrChange w:id="2833" w:author="JAGADEESHWAR REDDY" w:date="2026-09-02T01:33:00Z" w16du:dateUtc="2026-09-01T20:03:00Z">
          <w:pPr>
            <w:spacing w:line="360" w:lineRule="auto"/>
          </w:pPr>
        </w:pPrChange>
      </w:pPr>
      <w:r w:rsidRPr="00E1229B">
        <w:rPr>
          <w:rFonts w:ascii="Times New Roman" w:hAnsi="Times New Roman" w:cs="Times New Roman"/>
          <w:sz w:val="24"/>
          <w:szCs w:val="24"/>
        </w:rPr>
        <w:t>Baltagi, B. H. (2021).</w:t>
      </w:r>
      <w:r w:rsidRPr="0029320B">
        <w:rPr>
          <w:rFonts w:ascii="Times New Roman" w:hAnsi="Times New Roman" w:cs="Times New Roman"/>
          <w:sz w:val="24"/>
          <w:szCs w:val="24"/>
        </w:rPr>
        <w:br/>
      </w:r>
      <w:r w:rsidRPr="0029320B">
        <w:rPr>
          <w:rFonts w:ascii="Times New Roman" w:hAnsi="Times New Roman" w:cs="Times New Roman"/>
          <w:i/>
          <w:iCs/>
          <w:sz w:val="24"/>
          <w:szCs w:val="24"/>
        </w:rPr>
        <w:t>Econometric analysis of panel data</w:t>
      </w:r>
      <w:r w:rsidRPr="0029320B">
        <w:rPr>
          <w:rFonts w:ascii="Times New Roman" w:hAnsi="Times New Roman" w:cs="Times New Roman"/>
          <w:sz w:val="24"/>
          <w:szCs w:val="24"/>
        </w:rPr>
        <w:t xml:space="preserve"> (6th ed.). Springer.</w:t>
      </w:r>
    </w:p>
    <w:p w14:paraId="1AA05ADD" w14:textId="392A764E" w:rsidR="00847732" w:rsidRDefault="00847732">
      <w:pPr>
        <w:spacing w:line="360" w:lineRule="auto"/>
        <w:ind w:left="720" w:hanging="720"/>
        <w:rPr>
          <w:rFonts w:ascii="Times New Roman" w:hAnsi="Times New Roman" w:cs="Times New Roman"/>
          <w:sz w:val="24"/>
          <w:szCs w:val="24"/>
        </w:rPr>
        <w:pPrChange w:id="2834" w:author="JAGADEESHWAR REDDY" w:date="2026-09-02T01:33:00Z" w16du:dateUtc="2026-09-01T20:03:00Z">
          <w:pPr>
            <w:spacing w:line="360" w:lineRule="auto"/>
          </w:pPr>
        </w:pPrChange>
      </w:pPr>
      <w:r w:rsidRPr="00847732">
        <w:rPr>
          <w:rFonts w:ascii="Times New Roman" w:hAnsi="Times New Roman" w:cs="Times New Roman"/>
          <w:sz w:val="24"/>
          <w:szCs w:val="24"/>
        </w:rPr>
        <w:t xml:space="preserve">Chung, K. H., &amp; Pruitt, S. W. (1994). </w:t>
      </w:r>
      <w:r w:rsidRPr="00847732">
        <w:rPr>
          <w:rFonts w:ascii="Times New Roman" w:hAnsi="Times New Roman" w:cs="Times New Roman"/>
          <w:i/>
          <w:iCs/>
          <w:sz w:val="24"/>
          <w:szCs w:val="24"/>
        </w:rPr>
        <w:t>A simple approximation of Tobin's Q</w:t>
      </w:r>
      <w:r w:rsidRPr="00847732">
        <w:rPr>
          <w:rFonts w:ascii="Times New Roman" w:hAnsi="Times New Roman" w:cs="Times New Roman"/>
          <w:sz w:val="24"/>
          <w:szCs w:val="24"/>
        </w:rPr>
        <w:t>. Financial Management, 23(3), 70–74.</w:t>
      </w:r>
    </w:p>
    <w:p w14:paraId="13705D2D" w14:textId="5399A167" w:rsidR="00847732" w:rsidRDefault="00847732">
      <w:pPr>
        <w:spacing w:line="360" w:lineRule="auto"/>
        <w:ind w:left="720" w:hanging="720"/>
        <w:rPr>
          <w:rFonts w:ascii="Times New Roman" w:hAnsi="Times New Roman" w:cs="Times New Roman"/>
          <w:sz w:val="24"/>
          <w:szCs w:val="24"/>
        </w:rPr>
        <w:pPrChange w:id="2835" w:author="JAGADEESHWAR REDDY" w:date="2026-09-02T01:33:00Z" w16du:dateUtc="2026-09-01T20:03:00Z">
          <w:pPr>
            <w:spacing w:line="360" w:lineRule="auto"/>
          </w:pPr>
        </w:pPrChange>
      </w:pPr>
      <w:r w:rsidRPr="00847732">
        <w:rPr>
          <w:rFonts w:ascii="Times New Roman" w:hAnsi="Times New Roman" w:cs="Times New Roman"/>
          <w:sz w:val="24"/>
          <w:szCs w:val="24"/>
        </w:rPr>
        <w:t xml:space="preserve">Titman, S., &amp; Wessels, R. (1988). </w:t>
      </w:r>
      <w:r w:rsidRPr="00847732">
        <w:rPr>
          <w:rFonts w:ascii="Times New Roman" w:hAnsi="Times New Roman" w:cs="Times New Roman"/>
          <w:i/>
          <w:iCs/>
          <w:sz w:val="24"/>
          <w:szCs w:val="24"/>
        </w:rPr>
        <w:t>The determinants of capital structure choice</w:t>
      </w:r>
      <w:r w:rsidRPr="00847732">
        <w:rPr>
          <w:rFonts w:ascii="Times New Roman" w:hAnsi="Times New Roman" w:cs="Times New Roman"/>
          <w:sz w:val="24"/>
          <w:szCs w:val="24"/>
        </w:rPr>
        <w:t>. Journal of Finance, 43(1), 1–19.</w:t>
      </w:r>
    </w:p>
    <w:p w14:paraId="69F1A910" w14:textId="77777777" w:rsidR="00C87F66" w:rsidRPr="00C87F66" w:rsidRDefault="00C87F66">
      <w:pPr>
        <w:spacing w:line="360" w:lineRule="auto"/>
        <w:ind w:left="720" w:hanging="720"/>
        <w:rPr>
          <w:rFonts w:ascii="Times New Roman" w:hAnsi="Times New Roman" w:cs="Times New Roman"/>
          <w:sz w:val="24"/>
          <w:szCs w:val="24"/>
          <w:lang w:val="en-IN"/>
        </w:rPr>
        <w:pPrChange w:id="2836" w:author="JAGADEESHWAR REDDY" w:date="2026-09-02T01:33:00Z" w16du:dateUtc="2026-09-01T20:03:00Z">
          <w:pPr>
            <w:spacing w:line="360" w:lineRule="auto"/>
          </w:pPr>
        </w:pPrChange>
      </w:pPr>
      <w:r w:rsidRPr="00C87F66">
        <w:rPr>
          <w:rFonts w:ascii="Times New Roman" w:hAnsi="Times New Roman" w:cs="Times New Roman"/>
          <w:sz w:val="24"/>
          <w:szCs w:val="24"/>
          <w:lang w:val="en-IN"/>
        </w:rPr>
        <w:t xml:space="preserve">Coad, A., Segarra, A., &amp; Teruel, M. (2013). </w:t>
      </w:r>
      <w:r w:rsidRPr="00C87F66">
        <w:rPr>
          <w:rFonts w:ascii="Times New Roman" w:hAnsi="Times New Roman" w:cs="Times New Roman"/>
          <w:i/>
          <w:iCs/>
          <w:sz w:val="24"/>
          <w:szCs w:val="24"/>
          <w:lang w:val="en-IN"/>
        </w:rPr>
        <w:t>Like milk or wine: Does firm performance improve with age?</w:t>
      </w:r>
      <w:r w:rsidRPr="00C87F66">
        <w:rPr>
          <w:rFonts w:ascii="Times New Roman" w:hAnsi="Times New Roman" w:cs="Times New Roman"/>
          <w:sz w:val="24"/>
          <w:szCs w:val="24"/>
          <w:lang w:val="en-IN"/>
        </w:rPr>
        <w:t xml:space="preserve"> Structural Change and Economic Dynamics, 24, 173–189.</w:t>
      </w:r>
    </w:p>
    <w:p w14:paraId="08EC9EEC" w14:textId="38511338" w:rsidR="00C87F66" w:rsidRDefault="00C87F66">
      <w:pPr>
        <w:spacing w:line="360" w:lineRule="auto"/>
        <w:ind w:left="720" w:hanging="720"/>
        <w:rPr>
          <w:rFonts w:ascii="Times New Roman" w:hAnsi="Times New Roman" w:cs="Times New Roman"/>
          <w:sz w:val="24"/>
          <w:szCs w:val="24"/>
        </w:rPr>
        <w:pPrChange w:id="2837" w:author="JAGADEESHWAR REDDY" w:date="2026-09-02T01:33:00Z" w16du:dateUtc="2026-09-01T20:03:00Z">
          <w:pPr>
            <w:spacing w:line="360" w:lineRule="auto"/>
          </w:pPr>
        </w:pPrChange>
      </w:pPr>
      <w:r w:rsidRPr="00C87F66">
        <w:rPr>
          <w:rFonts w:ascii="Times New Roman" w:hAnsi="Times New Roman" w:cs="Times New Roman"/>
          <w:sz w:val="24"/>
          <w:szCs w:val="24"/>
        </w:rPr>
        <w:t xml:space="preserve">Carter, D. A., Simkins, B. J., &amp; Simpson, W. G. (2003). </w:t>
      </w:r>
      <w:r w:rsidRPr="00C87F66">
        <w:rPr>
          <w:rFonts w:ascii="Times New Roman" w:hAnsi="Times New Roman" w:cs="Times New Roman"/>
          <w:i/>
          <w:iCs/>
          <w:sz w:val="24"/>
          <w:szCs w:val="24"/>
        </w:rPr>
        <w:t>Corporate governance, board diversity, and firm value</w:t>
      </w:r>
      <w:r w:rsidRPr="00C87F66">
        <w:rPr>
          <w:rFonts w:ascii="Times New Roman" w:hAnsi="Times New Roman" w:cs="Times New Roman"/>
          <w:sz w:val="24"/>
          <w:szCs w:val="24"/>
        </w:rPr>
        <w:t>. Financial Review, 38(1), 33–53.</w:t>
      </w:r>
    </w:p>
    <w:p w14:paraId="3AFCA259" w14:textId="6BC56B79" w:rsidR="00C87F66" w:rsidRPr="006159CA" w:rsidRDefault="00C87F66">
      <w:pPr>
        <w:spacing w:line="360" w:lineRule="auto"/>
        <w:ind w:left="720" w:hanging="720"/>
        <w:rPr>
          <w:rFonts w:ascii="Times New Roman" w:hAnsi="Times New Roman" w:cs="Times New Roman"/>
          <w:sz w:val="24"/>
          <w:szCs w:val="24"/>
          <w:lang w:val="en-IN"/>
        </w:rPr>
        <w:pPrChange w:id="2838" w:author="JAGADEESHWAR REDDY" w:date="2026-09-02T01:33:00Z" w16du:dateUtc="2026-09-01T20:03:00Z">
          <w:pPr>
            <w:spacing w:line="360" w:lineRule="auto"/>
          </w:pPr>
        </w:pPrChange>
      </w:pPr>
      <w:r w:rsidRPr="00C87F66">
        <w:rPr>
          <w:rFonts w:ascii="Times New Roman" w:hAnsi="Times New Roman" w:cs="Times New Roman"/>
          <w:sz w:val="24"/>
          <w:szCs w:val="24"/>
        </w:rPr>
        <w:t xml:space="preserve">Boyd, B. K. (1995). </w:t>
      </w:r>
      <w:r w:rsidRPr="00C87F66">
        <w:rPr>
          <w:rFonts w:ascii="Times New Roman" w:hAnsi="Times New Roman" w:cs="Times New Roman"/>
          <w:i/>
          <w:iCs/>
          <w:sz w:val="24"/>
          <w:szCs w:val="24"/>
        </w:rPr>
        <w:t>CEO duality and firm performance: A contingency model</w:t>
      </w:r>
      <w:r w:rsidRPr="00C87F66">
        <w:rPr>
          <w:rFonts w:ascii="Times New Roman" w:hAnsi="Times New Roman" w:cs="Times New Roman"/>
          <w:sz w:val="24"/>
          <w:szCs w:val="24"/>
        </w:rPr>
        <w:t>. Strategic Management Journal, 16(4), 301–312.</w:t>
      </w:r>
    </w:p>
    <w:p w14:paraId="530AF687" w14:textId="77777777" w:rsidR="006159CA" w:rsidRDefault="006159CA">
      <w:pPr>
        <w:spacing w:line="360" w:lineRule="auto"/>
        <w:ind w:left="720" w:hanging="720"/>
        <w:rPr>
          <w:rFonts w:ascii="Times New Roman" w:hAnsi="Times New Roman" w:cs="Times New Roman"/>
          <w:b/>
          <w:bCs/>
          <w:sz w:val="32"/>
          <w:szCs w:val="32"/>
        </w:rPr>
        <w:pPrChange w:id="2839" w:author="JAGADEESHWAR REDDY" w:date="2026-09-02T01:33:00Z" w16du:dateUtc="2026-09-01T20:03:00Z">
          <w:pPr>
            <w:spacing w:line="360" w:lineRule="auto"/>
          </w:pPr>
        </w:pPrChange>
      </w:pPr>
    </w:p>
    <w:p w14:paraId="0F7A5981" w14:textId="77777777" w:rsidR="00335923" w:rsidRDefault="00335923" w:rsidP="002A7A88">
      <w:pPr>
        <w:spacing w:line="360" w:lineRule="auto"/>
        <w:rPr>
          <w:ins w:id="2840" w:author="JAGADEESHWAR REDDY" w:date="2026-09-02T00:22:00Z" w16du:dateUtc="2026-09-01T18:52:00Z"/>
          <w:rFonts w:ascii="Times New Roman" w:hAnsi="Times New Roman" w:cs="Times New Roman"/>
          <w:sz w:val="24"/>
          <w:szCs w:val="24"/>
        </w:rPr>
      </w:pPr>
    </w:p>
    <w:p w14:paraId="32CCAC71" w14:textId="77777777" w:rsidR="00C40CCA" w:rsidRDefault="00C40CCA" w:rsidP="002A7A88">
      <w:pPr>
        <w:spacing w:line="360" w:lineRule="auto"/>
        <w:rPr>
          <w:ins w:id="2841" w:author="JAGADEESHWAR REDDY" w:date="2026-09-02T00:22:00Z" w16du:dateUtc="2026-09-01T18:52:00Z"/>
          <w:rFonts w:ascii="Times New Roman" w:hAnsi="Times New Roman" w:cs="Times New Roman"/>
          <w:sz w:val="24"/>
          <w:szCs w:val="24"/>
        </w:rPr>
      </w:pPr>
    </w:p>
    <w:p w14:paraId="1981F1F0" w14:textId="77777777" w:rsidR="00C40CCA" w:rsidRDefault="00C40CCA" w:rsidP="002A7A88">
      <w:pPr>
        <w:spacing w:line="360" w:lineRule="auto"/>
        <w:rPr>
          <w:ins w:id="2842" w:author="JAGADEESHWAR REDDY" w:date="2026-09-02T00:23:00Z" w16du:dateUtc="2026-09-01T18:53:00Z"/>
          <w:rFonts w:ascii="Times New Roman" w:hAnsi="Times New Roman" w:cs="Times New Roman"/>
          <w:sz w:val="24"/>
          <w:szCs w:val="24"/>
        </w:rPr>
      </w:pPr>
    </w:p>
    <w:p w14:paraId="14F0E4C7" w14:textId="77777777" w:rsidR="00C40CCA" w:rsidRDefault="00C40CCA" w:rsidP="002A7A88">
      <w:pPr>
        <w:spacing w:line="360" w:lineRule="auto"/>
        <w:rPr>
          <w:ins w:id="2843" w:author="JAGADEESHWAR REDDY" w:date="2026-09-02T00:23:00Z" w16du:dateUtc="2026-09-01T18:53:00Z"/>
          <w:rFonts w:ascii="Times New Roman" w:hAnsi="Times New Roman" w:cs="Times New Roman"/>
          <w:sz w:val="24"/>
          <w:szCs w:val="24"/>
        </w:rPr>
      </w:pPr>
    </w:p>
    <w:p w14:paraId="581D708A" w14:textId="3A8ABDE3" w:rsidR="00C40CCA" w:rsidRDefault="00576814" w:rsidP="00576814">
      <w:pPr>
        <w:pStyle w:val="Heading1"/>
        <w:rPr>
          <w:ins w:id="2844" w:author="JAGADEESHWAR REDDY" w:date="2026-09-02T00:24:00Z" w16du:dateUtc="2026-09-01T18:54:00Z"/>
          <w:rFonts w:ascii="Times New Roman" w:hAnsi="Times New Roman" w:cs="Times New Roman"/>
          <w:b/>
          <w:bCs/>
          <w:color w:val="auto"/>
          <w:sz w:val="32"/>
          <w:szCs w:val="32"/>
        </w:rPr>
      </w:pPr>
      <w:bookmarkStart w:id="2845" w:name="_Toc239204344"/>
      <w:ins w:id="2846" w:author="JAGADEESHWAR REDDY" w:date="2026-09-02T00:23:00Z" w16du:dateUtc="2026-09-01T18:53:00Z">
        <w:r w:rsidRPr="00576814">
          <w:rPr>
            <w:rFonts w:ascii="Times New Roman" w:hAnsi="Times New Roman" w:cs="Times New Roman"/>
            <w:b/>
            <w:bCs/>
            <w:color w:val="auto"/>
            <w:sz w:val="32"/>
            <w:szCs w:val="32"/>
            <w:rPrChange w:id="2847" w:author="JAGADEESHWAR REDDY" w:date="2026-09-02T00:23:00Z" w16du:dateUtc="2026-09-01T18:53:00Z">
              <w:rPr/>
            </w:rPrChange>
          </w:rPr>
          <w:t>Appendices</w:t>
        </w:r>
        <w:r>
          <w:rPr>
            <w:rFonts w:ascii="Times New Roman" w:hAnsi="Times New Roman" w:cs="Times New Roman"/>
            <w:b/>
            <w:bCs/>
            <w:color w:val="auto"/>
            <w:sz w:val="32"/>
            <w:szCs w:val="32"/>
          </w:rPr>
          <w:t>:</w:t>
        </w:r>
      </w:ins>
      <w:bookmarkEnd w:id="2845"/>
    </w:p>
    <w:p w14:paraId="6E87BB8C" w14:textId="11FE552D" w:rsidR="00992520" w:rsidRPr="00992520" w:rsidRDefault="00992520">
      <w:pPr>
        <w:pStyle w:val="Heading2"/>
        <w:rPr>
          <w:ins w:id="2848" w:author="JAGADEESHWAR REDDY" w:date="2026-09-02T00:23:00Z" w16du:dateUtc="2026-09-01T18:53:00Z"/>
          <w:rFonts w:ascii="Times New Roman" w:hAnsi="Times New Roman" w:cs="Times New Roman"/>
          <w:b/>
          <w:bCs/>
          <w:sz w:val="28"/>
          <w:szCs w:val="28"/>
          <w:rPrChange w:id="2849" w:author="JAGADEESHWAR REDDY" w:date="2026-09-02T00:24:00Z" w16du:dateUtc="2026-09-01T18:54:00Z">
            <w:rPr>
              <w:ins w:id="2850" w:author="JAGADEESHWAR REDDY" w:date="2026-09-02T00:23:00Z" w16du:dateUtc="2026-09-01T18:53:00Z"/>
              <w:lang w:val="en-IN"/>
            </w:rPr>
          </w:rPrChange>
        </w:rPr>
        <w:pPrChange w:id="2851" w:author="JAGADEESHWAR REDDY" w:date="2026-09-02T00:24:00Z" w16du:dateUtc="2026-09-01T18:54:00Z">
          <w:pPr>
            <w:spacing w:line="360" w:lineRule="auto"/>
          </w:pPr>
        </w:pPrChange>
      </w:pPr>
      <w:bookmarkStart w:id="2852" w:name="_Toc239204345"/>
      <w:ins w:id="2853" w:author="JAGADEESHWAR REDDY" w:date="2026-09-02T00:24:00Z">
        <w:r w:rsidRPr="00992520">
          <w:rPr>
            <w:rFonts w:ascii="Times New Roman" w:hAnsi="Times New Roman" w:cs="Times New Roman"/>
            <w:b/>
            <w:bCs/>
            <w:color w:val="auto"/>
            <w:sz w:val="28"/>
            <w:szCs w:val="28"/>
            <w:rPrChange w:id="2854" w:author="JAGADEESHWAR REDDY" w:date="2026-09-02T00:24:00Z" w16du:dateUtc="2026-09-01T18:54:00Z">
              <w:rPr/>
            </w:rPrChange>
          </w:rPr>
          <w:t>Appendix A: Company Sample and Data Sources</w:t>
        </w:r>
      </w:ins>
      <w:bookmarkEnd w:id="2852"/>
    </w:p>
    <w:p w14:paraId="6F5A1FF3" w14:textId="798B173F" w:rsidR="00576814" w:rsidRDefault="00ED0C1B" w:rsidP="002A7A88">
      <w:pPr>
        <w:spacing w:line="360" w:lineRule="auto"/>
        <w:rPr>
          <w:ins w:id="2855" w:author="JAGADEESHWAR REDDY" w:date="2026-09-02T00:23:00Z" w16du:dateUtc="2026-09-01T18:53:00Z"/>
          <w:rFonts w:ascii="Times New Roman" w:hAnsi="Times New Roman" w:cs="Times New Roman"/>
          <w:sz w:val="24"/>
          <w:szCs w:val="24"/>
        </w:rPr>
      </w:pPr>
      <w:ins w:id="2856" w:author="JAGADEESHWAR REDDY" w:date="2026-09-02T00:25:00Z">
        <w:r w:rsidRPr="00ED0C1B">
          <w:rPr>
            <w:rFonts w:ascii="Times New Roman" w:hAnsi="Times New Roman" w:cs="Times New Roman"/>
            <w:sz w:val="24"/>
            <w:szCs w:val="24"/>
          </w:rPr>
          <w:t>This appendix provides an overview of the 15 companies selected for the study. The analysis is based on secondary financial data covering the period from 2010 to 2025. The required financial information was collected from publicly available company reports and financial statements.</w:t>
        </w:r>
      </w:ins>
    </w:p>
    <w:p w14:paraId="69CD357E" w14:textId="77777777" w:rsidR="00576814" w:rsidRDefault="00576814" w:rsidP="002A7A88">
      <w:pPr>
        <w:spacing w:line="360" w:lineRule="auto"/>
        <w:rPr>
          <w:ins w:id="2857" w:author="JAGADEESHWAR REDDY" w:date="2026-09-02T00:23:00Z" w16du:dateUtc="2026-09-01T18:53:00Z"/>
          <w:rFonts w:ascii="Times New Roman" w:hAnsi="Times New Roman" w:cs="Times New Roman"/>
          <w:sz w:val="24"/>
          <w:szCs w:val="24"/>
        </w:rPr>
      </w:pPr>
    </w:p>
    <w:tbl>
      <w:tblPr>
        <w:tblStyle w:val="PlainTable1"/>
        <w:tblW w:w="9351" w:type="dxa"/>
        <w:tblLook w:val="04A0" w:firstRow="1" w:lastRow="0" w:firstColumn="1" w:lastColumn="0" w:noHBand="0" w:noVBand="1"/>
        <w:tblPrChange w:id="2858" w:author="JAGADEESHWAR REDDY" w:date="2026-09-02T00:27:00Z" w16du:dateUtc="2026-09-01T18:57: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570"/>
        <w:gridCol w:w="1649"/>
        <w:gridCol w:w="7132"/>
        <w:tblGridChange w:id="2859">
          <w:tblGrid>
            <w:gridCol w:w="5"/>
            <w:gridCol w:w="424"/>
            <w:gridCol w:w="146"/>
            <w:gridCol w:w="1347"/>
            <w:gridCol w:w="302"/>
            <w:gridCol w:w="2166"/>
            <w:gridCol w:w="4966"/>
          </w:tblGrid>
        </w:tblGridChange>
      </w:tblGrid>
      <w:tr w:rsidR="00F970AB" w:rsidRPr="00F970AB" w14:paraId="48F75FC5" w14:textId="77777777" w:rsidTr="00F970AB">
        <w:trPr>
          <w:cnfStyle w:val="100000000000" w:firstRow="1" w:lastRow="0" w:firstColumn="0" w:lastColumn="0" w:oddVBand="0" w:evenVBand="0" w:oddHBand="0" w:evenHBand="0" w:firstRowFirstColumn="0" w:firstRowLastColumn="0" w:lastRowFirstColumn="0" w:lastRowLastColumn="0"/>
          <w:ins w:id="2860" w:author="JAGADEESHWAR REDDY" w:date="2026-09-02T00:26:00Z"/>
          <w:trPrChange w:id="2861" w:author="JAGADEESHWAR REDDY" w:date="2026-09-02T00:27:00Z" w16du:dateUtc="2026-09-01T18:57: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862" w:author="JAGADEESHWAR REDDY" w:date="2026-09-02T00:27:00Z" w16du:dateUtc="2026-09-01T18:57:00Z">
              <w:tcPr>
                <w:tcW w:w="0" w:type="auto"/>
                <w:gridSpan w:val="2"/>
                <w:vAlign w:val="center"/>
                <w:hideMark/>
              </w:tcPr>
            </w:tcPrChange>
          </w:tcPr>
          <w:p w14:paraId="1E680F60" w14:textId="77777777" w:rsidR="00F970AB" w:rsidRPr="00F970AB" w:rsidRDefault="00F970AB">
            <w:pPr>
              <w:spacing w:after="160" w:line="360" w:lineRule="auto"/>
              <w:jc w:val="center"/>
              <w:cnfStyle w:val="101000000000" w:firstRow="1" w:lastRow="0" w:firstColumn="1" w:lastColumn="0" w:oddVBand="0" w:evenVBand="0" w:oddHBand="0" w:evenHBand="0" w:firstRowFirstColumn="0" w:firstRowLastColumn="0" w:lastRowFirstColumn="0" w:lastRowLastColumn="0"/>
              <w:rPr>
                <w:ins w:id="2863" w:author="JAGADEESHWAR REDDY" w:date="2026-09-02T00:26:00Z"/>
                <w:rFonts w:ascii="Times New Roman" w:hAnsi="Times New Roman" w:cs="Times New Roman"/>
                <w:sz w:val="24"/>
                <w:szCs w:val="24"/>
                <w:lang w:val="en-IN"/>
              </w:rPr>
              <w:pPrChange w:id="2864" w:author="JAGADEESHWAR REDDY" w:date="2026-09-02T00:29:00Z" w16du:dateUtc="2026-09-01T18:59:00Z">
                <w:pPr>
                  <w:spacing w:after="160" w:line="360" w:lineRule="auto"/>
                  <w:cnfStyle w:val="101000000000" w:firstRow="1" w:lastRow="0" w:firstColumn="1" w:lastColumn="0" w:oddVBand="0" w:evenVBand="0" w:oddHBand="0" w:evenHBand="0" w:firstRowFirstColumn="0" w:firstRowLastColumn="0" w:lastRowFirstColumn="0" w:lastRowLastColumn="0"/>
                </w:pPr>
              </w:pPrChange>
            </w:pPr>
            <w:ins w:id="2865" w:author="JAGADEESHWAR REDDY" w:date="2026-09-02T00:26:00Z">
              <w:r w:rsidRPr="00F970AB">
                <w:rPr>
                  <w:rFonts w:ascii="Times New Roman" w:hAnsi="Times New Roman" w:cs="Times New Roman"/>
                  <w:sz w:val="24"/>
                  <w:szCs w:val="24"/>
                  <w:lang w:val="en-IN"/>
                </w:rPr>
                <w:t>No.</w:t>
              </w:r>
            </w:ins>
          </w:p>
        </w:tc>
        <w:tc>
          <w:tcPr>
            <w:tcW w:w="0" w:type="auto"/>
            <w:hideMark/>
            <w:tcPrChange w:id="2866" w:author="JAGADEESHWAR REDDY" w:date="2026-09-02T00:27:00Z" w16du:dateUtc="2026-09-01T18:57:00Z">
              <w:tcPr>
                <w:tcW w:w="0" w:type="auto"/>
                <w:gridSpan w:val="2"/>
                <w:vAlign w:val="center"/>
                <w:hideMark/>
              </w:tcPr>
            </w:tcPrChange>
          </w:tcPr>
          <w:p w14:paraId="1922A12E" w14:textId="77777777" w:rsidR="00F970AB" w:rsidRPr="00F970AB" w:rsidRDefault="00F970AB">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2867" w:author="JAGADEESHWAR REDDY" w:date="2026-09-02T00:26:00Z"/>
                <w:rFonts w:ascii="Times New Roman" w:hAnsi="Times New Roman" w:cs="Times New Roman"/>
                <w:sz w:val="24"/>
                <w:szCs w:val="24"/>
                <w:lang w:val="en-IN"/>
              </w:rPr>
              <w:pPrChange w:id="2868" w:author="JAGADEESHWAR REDDY" w:date="2026-09-02T00:29:00Z" w16du:dateUtc="2026-09-01T18:59: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2869" w:author="JAGADEESHWAR REDDY" w:date="2026-09-02T00:26:00Z">
              <w:r w:rsidRPr="00F970AB">
                <w:rPr>
                  <w:rFonts w:ascii="Times New Roman" w:hAnsi="Times New Roman" w:cs="Times New Roman"/>
                  <w:sz w:val="24"/>
                  <w:szCs w:val="24"/>
                  <w:lang w:val="en-IN"/>
                </w:rPr>
                <w:t>Company</w:t>
              </w:r>
            </w:ins>
          </w:p>
        </w:tc>
        <w:tc>
          <w:tcPr>
            <w:tcW w:w="7132" w:type="dxa"/>
            <w:hideMark/>
            <w:tcPrChange w:id="2870" w:author="JAGADEESHWAR REDDY" w:date="2026-09-02T00:27:00Z" w16du:dateUtc="2026-09-01T18:57:00Z">
              <w:tcPr>
                <w:tcW w:w="0" w:type="auto"/>
                <w:gridSpan w:val="2"/>
                <w:vAlign w:val="center"/>
                <w:hideMark/>
              </w:tcPr>
            </w:tcPrChange>
          </w:tcPr>
          <w:p w14:paraId="608E2A3D" w14:textId="77777777" w:rsidR="00F970AB" w:rsidRPr="00F970AB" w:rsidRDefault="00F970AB">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2871" w:author="JAGADEESHWAR REDDY" w:date="2026-09-02T00:26:00Z"/>
                <w:rFonts w:ascii="Times New Roman" w:hAnsi="Times New Roman" w:cs="Times New Roman"/>
                <w:sz w:val="24"/>
                <w:szCs w:val="24"/>
                <w:lang w:val="en-IN"/>
              </w:rPr>
              <w:pPrChange w:id="2872" w:author="JAGADEESHWAR REDDY" w:date="2026-09-02T00:29:00Z" w16du:dateUtc="2026-09-01T18:59: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2873" w:author="JAGADEESHWAR REDDY" w:date="2026-09-02T00:26:00Z">
              <w:r w:rsidRPr="00F970AB">
                <w:rPr>
                  <w:rFonts w:ascii="Times New Roman" w:hAnsi="Times New Roman" w:cs="Times New Roman"/>
                  <w:sz w:val="24"/>
                  <w:szCs w:val="24"/>
                  <w:lang w:val="en-IN"/>
                </w:rPr>
                <w:t>Data Source</w:t>
              </w:r>
            </w:ins>
          </w:p>
        </w:tc>
      </w:tr>
      <w:tr w:rsidR="00F970AB" w:rsidRPr="00F970AB" w14:paraId="27544327" w14:textId="77777777" w:rsidTr="00F970AB">
        <w:trPr>
          <w:cnfStyle w:val="000000100000" w:firstRow="0" w:lastRow="0" w:firstColumn="0" w:lastColumn="0" w:oddVBand="0" w:evenVBand="0" w:oddHBand="1" w:evenHBand="0" w:firstRowFirstColumn="0" w:firstRowLastColumn="0" w:lastRowFirstColumn="0" w:lastRowLastColumn="0"/>
          <w:ins w:id="2874" w:author="JAGADEESHWAR REDDY" w:date="2026-09-02T00:26:00Z"/>
          <w:trPrChange w:id="2875"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876" w:author="JAGADEESHWAR REDDY" w:date="2026-09-02T00:27:00Z" w16du:dateUtc="2026-09-01T18:57:00Z">
              <w:tcPr>
                <w:tcW w:w="0" w:type="auto"/>
                <w:gridSpan w:val="2"/>
                <w:vAlign w:val="center"/>
                <w:hideMark/>
              </w:tcPr>
            </w:tcPrChange>
          </w:tcPr>
          <w:p w14:paraId="5521DAD6"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2877" w:author="JAGADEESHWAR REDDY" w:date="2026-09-02T00:26:00Z"/>
                <w:rFonts w:ascii="Times New Roman" w:hAnsi="Times New Roman" w:cs="Times New Roman"/>
                <w:sz w:val="24"/>
                <w:szCs w:val="24"/>
                <w:lang w:val="en-IN"/>
              </w:rPr>
              <w:pPrChange w:id="2878"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2879" w:author="JAGADEESHWAR REDDY" w:date="2026-09-02T00:26:00Z">
              <w:r w:rsidRPr="00F970AB">
                <w:rPr>
                  <w:rFonts w:ascii="Times New Roman" w:hAnsi="Times New Roman" w:cs="Times New Roman"/>
                  <w:sz w:val="24"/>
                  <w:szCs w:val="24"/>
                  <w:lang w:val="en-IN"/>
                </w:rPr>
                <w:t>1</w:t>
              </w:r>
            </w:ins>
          </w:p>
        </w:tc>
        <w:tc>
          <w:tcPr>
            <w:tcW w:w="0" w:type="auto"/>
            <w:hideMark/>
            <w:tcPrChange w:id="2880" w:author="JAGADEESHWAR REDDY" w:date="2026-09-02T00:27:00Z" w16du:dateUtc="2026-09-01T18:57:00Z">
              <w:tcPr>
                <w:tcW w:w="0" w:type="auto"/>
                <w:gridSpan w:val="2"/>
                <w:vAlign w:val="center"/>
                <w:hideMark/>
              </w:tcPr>
            </w:tcPrChange>
          </w:tcPr>
          <w:p w14:paraId="0ED52E85"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881" w:author="JAGADEESHWAR REDDY" w:date="2026-09-02T00:26:00Z"/>
                <w:rFonts w:ascii="Times New Roman" w:hAnsi="Times New Roman" w:cs="Times New Roman"/>
                <w:sz w:val="24"/>
                <w:szCs w:val="24"/>
                <w:lang w:val="en-IN"/>
              </w:rPr>
              <w:pPrChange w:id="2882"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883" w:author="JAGADEESHWAR REDDY" w:date="2026-09-02T00:26:00Z">
              <w:r w:rsidRPr="00F970AB">
                <w:rPr>
                  <w:rFonts w:ascii="Times New Roman" w:hAnsi="Times New Roman" w:cs="Times New Roman"/>
                  <w:sz w:val="24"/>
                  <w:szCs w:val="24"/>
                  <w:lang w:val="en-IN"/>
                </w:rPr>
                <w:t>Walmart</w:t>
              </w:r>
            </w:ins>
          </w:p>
        </w:tc>
        <w:tc>
          <w:tcPr>
            <w:tcW w:w="7132" w:type="dxa"/>
            <w:hideMark/>
            <w:tcPrChange w:id="2884" w:author="JAGADEESHWAR REDDY" w:date="2026-09-02T00:27:00Z" w16du:dateUtc="2026-09-01T18:57:00Z">
              <w:tcPr>
                <w:tcW w:w="0" w:type="auto"/>
                <w:gridSpan w:val="2"/>
                <w:vAlign w:val="center"/>
                <w:hideMark/>
              </w:tcPr>
            </w:tcPrChange>
          </w:tcPr>
          <w:p w14:paraId="23665193" w14:textId="3BDA9EE0" w:rsidR="00F970AB" w:rsidRPr="00F970AB" w:rsidRDefault="003D313E">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885" w:author="JAGADEESHWAR REDDY" w:date="2026-09-02T00:26:00Z"/>
                <w:rFonts w:ascii="Times New Roman" w:hAnsi="Times New Roman" w:cs="Times New Roman"/>
                <w:sz w:val="24"/>
                <w:szCs w:val="24"/>
                <w:lang w:val="en-IN"/>
              </w:rPr>
              <w:pPrChange w:id="2886"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887" w:author="JAGADEESHWAR REDDY" w:date="2026-09-02T00:32:00Z" w16du:dateUtc="2026-09-01T19:02: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"https://www.sec.gov/edgar/search/#/dateRange=custom&amp;category=custom&amp;ciks=0000104169&amp;entityName=Walmart%2520Inc.%2520(WMT)%2520(CIK%25200000104169)&amp;startdt=2011-05-23&amp;enddt=2026-01-01&amp;forms=10-K"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3D313E">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09669EB5" w14:textId="77777777" w:rsidTr="00F970AB">
        <w:trPr>
          <w:ins w:id="2888" w:author="JAGADEESHWAR REDDY" w:date="2026-09-02T00:26:00Z"/>
          <w:trPrChange w:id="2889"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890" w:author="JAGADEESHWAR REDDY" w:date="2026-09-02T00:27:00Z" w16du:dateUtc="2026-09-01T18:57:00Z">
              <w:tcPr>
                <w:tcW w:w="0" w:type="auto"/>
                <w:gridSpan w:val="2"/>
                <w:vAlign w:val="center"/>
                <w:hideMark/>
              </w:tcPr>
            </w:tcPrChange>
          </w:tcPr>
          <w:p w14:paraId="66A10555" w14:textId="77777777" w:rsidR="00F970AB" w:rsidRPr="00F970AB" w:rsidRDefault="00F970AB">
            <w:pPr>
              <w:spacing w:after="160" w:line="360" w:lineRule="auto"/>
              <w:jc w:val="center"/>
              <w:rPr>
                <w:ins w:id="2891" w:author="JAGADEESHWAR REDDY" w:date="2026-09-02T00:26:00Z"/>
                <w:rFonts w:ascii="Times New Roman" w:hAnsi="Times New Roman" w:cs="Times New Roman"/>
                <w:sz w:val="24"/>
                <w:szCs w:val="24"/>
                <w:lang w:val="en-IN"/>
              </w:rPr>
              <w:pPrChange w:id="2892" w:author="JAGADEESHWAR REDDY" w:date="2026-09-02T00:29:00Z" w16du:dateUtc="2026-09-01T18:59:00Z">
                <w:pPr>
                  <w:spacing w:after="160" w:line="360" w:lineRule="auto"/>
                </w:pPr>
              </w:pPrChange>
            </w:pPr>
            <w:ins w:id="2893" w:author="JAGADEESHWAR REDDY" w:date="2026-09-02T00:26:00Z">
              <w:r w:rsidRPr="00F970AB">
                <w:rPr>
                  <w:rFonts w:ascii="Times New Roman" w:hAnsi="Times New Roman" w:cs="Times New Roman"/>
                  <w:sz w:val="24"/>
                  <w:szCs w:val="24"/>
                  <w:lang w:val="en-IN"/>
                </w:rPr>
                <w:t>2</w:t>
              </w:r>
            </w:ins>
          </w:p>
        </w:tc>
        <w:tc>
          <w:tcPr>
            <w:tcW w:w="0" w:type="auto"/>
            <w:hideMark/>
            <w:tcPrChange w:id="2894" w:author="JAGADEESHWAR REDDY" w:date="2026-09-02T00:27:00Z" w16du:dateUtc="2026-09-01T18:57:00Z">
              <w:tcPr>
                <w:tcW w:w="0" w:type="auto"/>
                <w:gridSpan w:val="2"/>
                <w:vAlign w:val="center"/>
                <w:hideMark/>
              </w:tcPr>
            </w:tcPrChange>
          </w:tcPr>
          <w:p w14:paraId="4A5689BC"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895" w:author="JAGADEESHWAR REDDY" w:date="2026-09-02T00:26:00Z"/>
                <w:rFonts w:ascii="Times New Roman" w:hAnsi="Times New Roman" w:cs="Times New Roman"/>
                <w:sz w:val="24"/>
                <w:szCs w:val="24"/>
                <w:lang w:val="en-IN"/>
              </w:rPr>
              <w:pPrChange w:id="2896"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897" w:author="JAGADEESHWAR REDDY" w:date="2026-09-02T00:26:00Z">
              <w:r w:rsidRPr="00F970AB">
                <w:rPr>
                  <w:rFonts w:ascii="Times New Roman" w:hAnsi="Times New Roman" w:cs="Times New Roman"/>
                  <w:sz w:val="24"/>
                  <w:szCs w:val="24"/>
                  <w:lang w:val="en-IN"/>
                </w:rPr>
                <w:t>Home Depot</w:t>
              </w:r>
            </w:ins>
          </w:p>
        </w:tc>
        <w:tc>
          <w:tcPr>
            <w:tcW w:w="7132" w:type="dxa"/>
            <w:hideMark/>
            <w:tcPrChange w:id="2898" w:author="JAGADEESHWAR REDDY" w:date="2026-09-02T00:27:00Z" w16du:dateUtc="2026-09-01T18:57:00Z">
              <w:tcPr>
                <w:tcW w:w="0" w:type="auto"/>
                <w:gridSpan w:val="2"/>
                <w:vAlign w:val="center"/>
                <w:hideMark/>
              </w:tcPr>
            </w:tcPrChange>
          </w:tcPr>
          <w:p w14:paraId="74EED4CC" w14:textId="316DD072" w:rsidR="00F970AB" w:rsidRPr="00F970AB" w:rsidRDefault="00AD59D8">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899" w:author="JAGADEESHWAR REDDY" w:date="2026-09-02T00:26:00Z"/>
                <w:rFonts w:ascii="Times New Roman" w:hAnsi="Times New Roman" w:cs="Times New Roman"/>
                <w:sz w:val="24"/>
                <w:szCs w:val="24"/>
                <w:lang w:val="en-IN"/>
              </w:rPr>
              <w:pPrChange w:id="2900"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01" w:author="JAGADEESHWAR REDDY" w:date="2026-09-02T00:33:00Z" w16du:dateUtc="2026-09-01T19:03: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"https://www.sec.gov/edgar/search/#/dateRange=custom&amp;category=custom&amp;ciks=0000354950&amp;entityName=HOME%2520DEPOT%252C%2520INC.%2520(HD)%2520(CIK%25200000354950)&amp;startdt=2011-01-01&amp;enddt=2026-01-01&amp;forms=10-K"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AD59D8">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6F39BF8A" w14:textId="77777777" w:rsidTr="00F970AB">
        <w:trPr>
          <w:cnfStyle w:val="000000100000" w:firstRow="0" w:lastRow="0" w:firstColumn="0" w:lastColumn="0" w:oddVBand="0" w:evenVBand="0" w:oddHBand="1" w:evenHBand="0" w:firstRowFirstColumn="0" w:firstRowLastColumn="0" w:lastRowFirstColumn="0" w:lastRowLastColumn="0"/>
          <w:ins w:id="2902" w:author="JAGADEESHWAR REDDY" w:date="2026-09-02T00:26:00Z"/>
          <w:trPrChange w:id="2903"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04" w:author="JAGADEESHWAR REDDY" w:date="2026-09-02T00:27:00Z" w16du:dateUtc="2026-09-01T18:57:00Z">
              <w:tcPr>
                <w:tcW w:w="0" w:type="auto"/>
                <w:gridSpan w:val="2"/>
                <w:vAlign w:val="center"/>
                <w:hideMark/>
              </w:tcPr>
            </w:tcPrChange>
          </w:tcPr>
          <w:p w14:paraId="40E33E53"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2905" w:author="JAGADEESHWAR REDDY" w:date="2026-09-02T00:26:00Z"/>
                <w:rFonts w:ascii="Times New Roman" w:hAnsi="Times New Roman" w:cs="Times New Roman"/>
                <w:sz w:val="24"/>
                <w:szCs w:val="24"/>
                <w:lang w:val="en-IN"/>
              </w:rPr>
              <w:pPrChange w:id="2906"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2907" w:author="JAGADEESHWAR REDDY" w:date="2026-09-02T00:26:00Z">
              <w:r w:rsidRPr="00F970AB">
                <w:rPr>
                  <w:rFonts w:ascii="Times New Roman" w:hAnsi="Times New Roman" w:cs="Times New Roman"/>
                  <w:sz w:val="24"/>
                  <w:szCs w:val="24"/>
                  <w:lang w:val="en-IN"/>
                </w:rPr>
                <w:t>3</w:t>
              </w:r>
            </w:ins>
          </w:p>
        </w:tc>
        <w:tc>
          <w:tcPr>
            <w:tcW w:w="0" w:type="auto"/>
            <w:hideMark/>
            <w:tcPrChange w:id="2908" w:author="JAGADEESHWAR REDDY" w:date="2026-09-02T00:27:00Z" w16du:dateUtc="2026-09-01T18:57:00Z">
              <w:tcPr>
                <w:tcW w:w="0" w:type="auto"/>
                <w:gridSpan w:val="2"/>
                <w:vAlign w:val="center"/>
                <w:hideMark/>
              </w:tcPr>
            </w:tcPrChange>
          </w:tcPr>
          <w:p w14:paraId="68DAD54F"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09" w:author="JAGADEESHWAR REDDY" w:date="2026-09-02T00:26:00Z"/>
                <w:rFonts w:ascii="Times New Roman" w:hAnsi="Times New Roman" w:cs="Times New Roman"/>
                <w:sz w:val="24"/>
                <w:szCs w:val="24"/>
                <w:lang w:val="en-IN"/>
              </w:rPr>
              <w:pPrChange w:id="2910"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11" w:author="JAGADEESHWAR REDDY" w:date="2026-09-02T00:26:00Z">
              <w:r w:rsidRPr="00F970AB">
                <w:rPr>
                  <w:rFonts w:ascii="Times New Roman" w:hAnsi="Times New Roman" w:cs="Times New Roman"/>
                  <w:sz w:val="24"/>
                  <w:szCs w:val="24"/>
                  <w:lang w:val="en-IN"/>
                </w:rPr>
                <w:t>Costco</w:t>
              </w:r>
            </w:ins>
          </w:p>
        </w:tc>
        <w:tc>
          <w:tcPr>
            <w:tcW w:w="7132" w:type="dxa"/>
            <w:hideMark/>
            <w:tcPrChange w:id="2912" w:author="JAGADEESHWAR REDDY" w:date="2026-09-02T00:27:00Z" w16du:dateUtc="2026-09-01T18:57:00Z">
              <w:tcPr>
                <w:tcW w:w="0" w:type="auto"/>
                <w:gridSpan w:val="2"/>
                <w:vAlign w:val="center"/>
                <w:hideMark/>
              </w:tcPr>
            </w:tcPrChange>
          </w:tcPr>
          <w:p w14:paraId="2E362BC4" w14:textId="4D036F5E" w:rsidR="00F970AB" w:rsidRPr="00F970AB" w:rsidRDefault="00AD59D8">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13" w:author="JAGADEESHWAR REDDY" w:date="2026-09-02T00:26:00Z"/>
                <w:rFonts w:ascii="Times New Roman" w:hAnsi="Times New Roman" w:cs="Times New Roman"/>
                <w:sz w:val="24"/>
                <w:szCs w:val="24"/>
                <w:lang w:val="en-IN"/>
              </w:rPr>
              <w:pPrChange w:id="2914"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15" w:author="JAGADEESHWAR REDDY" w:date="2026-09-02T00:33:00Z" w16du:dateUtc="2026-09-01T19:03: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"https://www.sec.gov/edgar/search/#/dateRange=custom&amp;category=custom&amp;ciks=0000909832&amp;entityName=COSTCO%2520WHOLESALE%2520CORP%2520%252FNEW%2520(COST)%2520(CIK%25200000909832)&amp;startdt=2011-05-23&amp;enddt=2026-01-01&amp;forms=10-K"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AD59D8">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3A2D6CE8" w14:textId="77777777" w:rsidTr="00F970AB">
        <w:trPr>
          <w:ins w:id="2916" w:author="JAGADEESHWAR REDDY" w:date="2026-09-02T00:26:00Z"/>
          <w:trPrChange w:id="2917"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18" w:author="JAGADEESHWAR REDDY" w:date="2026-09-02T00:27:00Z" w16du:dateUtc="2026-09-01T18:57:00Z">
              <w:tcPr>
                <w:tcW w:w="0" w:type="auto"/>
                <w:gridSpan w:val="2"/>
                <w:vAlign w:val="center"/>
                <w:hideMark/>
              </w:tcPr>
            </w:tcPrChange>
          </w:tcPr>
          <w:p w14:paraId="1575F9F6" w14:textId="77777777" w:rsidR="00F970AB" w:rsidRPr="00F970AB" w:rsidRDefault="00F970AB">
            <w:pPr>
              <w:spacing w:after="160" w:line="360" w:lineRule="auto"/>
              <w:jc w:val="center"/>
              <w:rPr>
                <w:ins w:id="2919" w:author="JAGADEESHWAR REDDY" w:date="2026-09-02T00:26:00Z"/>
                <w:rFonts w:ascii="Times New Roman" w:hAnsi="Times New Roman" w:cs="Times New Roman"/>
                <w:sz w:val="24"/>
                <w:szCs w:val="24"/>
                <w:lang w:val="en-IN"/>
              </w:rPr>
              <w:pPrChange w:id="2920" w:author="JAGADEESHWAR REDDY" w:date="2026-09-02T00:29:00Z" w16du:dateUtc="2026-09-01T18:59:00Z">
                <w:pPr>
                  <w:spacing w:after="160" w:line="360" w:lineRule="auto"/>
                </w:pPr>
              </w:pPrChange>
            </w:pPr>
            <w:ins w:id="2921" w:author="JAGADEESHWAR REDDY" w:date="2026-09-02T00:26:00Z">
              <w:r w:rsidRPr="00F970AB">
                <w:rPr>
                  <w:rFonts w:ascii="Times New Roman" w:hAnsi="Times New Roman" w:cs="Times New Roman"/>
                  <w:sz w:val="24"/>
                  <w:szCs w:val="24"/>
                  <w:lang w:val="en-IN"/>
                </w:rPr>
                <w:t>4</w:t>
              </w:r>
            </w:ins>
          </w:p>
        </w:tc>
        <w:tc>
          <w:tcPr>
            <w:tcW w:w="0" w:type="auto"/>
            <w:hideMark/>
            <w:tcPrChange w:id="2922" w:author="JAGADEESHWAR REDDY" w:date="2026-09-02T00:27:00Z" w16du:dateUtc="2026-09-01T18:57:00Z">
              <w:tcPr>
                <w:tcW w:w="0" w:type="auto"/>
                <w:gridSpan w:val="2"/>
                <w:vAlign w:val="center"/>
                <w:hideMark/>
              </w:tcPr>
            </w:tcPrChange>
          </w:tcPr>
          <w:p w14:paraId="6A030A56"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23" w:author="JAGADEESHWAR REDDY" w:date="2026-09-02T00:26:00Z"/>
                <w:rFonts w:ascii="Times New Roman" w:hAnsi="Times New Roman" w:cs="Times New Roman"/>
                <w:sz w:val="24"/>
                <w:szCs w:val="24"/>
                <w:lang w:val="en-IN"/>
              </w:rPr>
              <w:pPrChange w:id="2924"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25" w:author="JAGADEESHWAR REDDY" w:date="2026-09-02T00:26:00Z">
              <w:r w:rsidRPr="00F970AB">
                <w:rPr>
                  <w:rFonts w:ascii="Times New Roman" w:hAnsi="Times New Roman" w:cs="Times New Roman"/>
                  <w:sz w:val="24"/>
                  <w:szCs w:val="24"/>
                  <w:lang w:val="en-IN"/>
                </w:rPr>
                <w:t>Target</w:t>
              </w:r>
            </w:ins>
          </w:p>
        </w:tc>
        <w:tc>
          <w:tcPr>
            <w:tcW w:w="7132" w:type="dxa"/>
            <w:hideMark/>
            <w:tcPrChange w:id="2926" w:author="JAGADEESHWAR REDDY" w:date="2026-09-02T00:27:00Z" w16du:dateUtc="2026-09-01T18:57:00Z">
              <w:tcPr>
                <w:tcW w:w="0" w:type="auto"/>
                <w:gridSpan w:val="2"/>
                <w:vAlign w:val="center"/>
                <w:hideMark/>
              </w:tcPr>
            </w:tcPrChange>
          </w:tcPr>
          <w:p w14:paraId="11B07962" w14:textId="62FD6E20" w:rsidR="00F970AB" w:rsidRPr="00F970AB" w:rsidRDefault="005F2541">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27" w:author="JAGADEESHWAR REDDY" w:date="2026-09-02T00:26:00Z"/>
                <w:rFonts w:ascii="Times New Roman" w:hAnsi="Times New Roman" w:cs="Times New Roman"/>
                <w:sz w:val="24"/>
                <w:szCs w:val="24"/>
                <w:lang w:val="en-IN"/>
              </w:rPr>
              <w:pPrChange w:id="2928"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29" w:author="JAGADEESHWAR REDDY" w:date="2026-09-02T00:33:00Z" w16du:dateUtc="2026-09-01T19:03: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"https://www.sec.gov/edgar/search/#/dateRange=custom&amp;category=custom&amp;ciks=0000027419&amp;entityName=TARGET%2520CORP%2520(TGT)%2520(CIK%25200000027419)&amp;startdt=2011-05-23&amp;enddt=2026-01-01&amp;forms=10-K"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5F2541">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7CF60379" w14:textId="77777777" w:rsidTr="00F970AB">
        <w:trPr>
          <w:cnfStyle w:val="000000100000" w:firstRow="0" w:lastRow="0" w:firstColumn="0" w:lastColumn="0" w:oddVBand="0" w:evenVBand="0" w:oddHBand="1" w:evenHBand="0" w:firstRowFirstColumn="0" w:firstRowLastColumn="0" w:lastRowFirstColumn="0" w:lastRowLastColumn="0"/>
          <w:ins w:id="2930" w:author="JAGADEESHWAR REDDY" w:date="2026-09-02T00:26:00Z"/>
          <w:trPrChange w:id="2931"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32" w:author="JAGADEESHWAR REDDY" w:date="2026-09-02T00:27:00Z" w16du:dateUtc="2026-09-01T18:57:00Z">
              <w:tcPr>
                <w:tcW w:w="0" w:type="auto"/>
                <w:gridSpan w:val="2"/>
                <w:vAlign w:val="center"/>
                <w:hideMark/>
              </w:tcPr>
            </w:tcPrChange>
          </w:tcPr>
          <w:p w14:paraId="7BB7E4FB"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2933" w:author="JAGADEESHWAR REDDY" w:date="2026-09-02T00:26:00Z"/>
                <w:rFonts w:ascii="Times New Roman" w:hAnsi="Times New Roman" w:cs="Times New Roman"/>
                <w:sz w:val="24"/>
                <w:szCs w:val="24"/>
                <w:lang w:val="en-IN"/>
              </w:rPr>
              <w:pPrChange w:id="2934"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2935" w:author="JAGADEESHWAR REDDY" w:date="2026-09-02T00:26:00Z">
              <w:r w:rsidRPr="00F970AB">
                <w:rPr>
                  <w:rFonts w:ascii="Times New Roman" w:hAnsi="Times New Roman" w:cs="Times New Roman"/>
                  <w:sz w:val="24"/>
                  <w:szCs w:val="24"/>
                  <w:lang w:val="en-IN"/>
                </w:rPr>
                <w:t>5</w:t>
              </w:r>
            </w:ins>
          </w:p>
        </w:tc>
        <w:tc>
          <w:tcPr>
            <w:tcW w:w="0" w:type="auto"/>
            <w:hideMark/>
            <w:tcPrChange w:id="2936" w:author="JAGADEESHWAR REDDY" w:date="2026-09-02T00:27:00Z" w16du:dateUtc="2026-09-01T18:57:00Z">
              <w:tcPr>
                <w:tcW w:w="0" w:type="auto"/>
                <w:gridSpan w:val="2"/>
                <w:vAlign w:val="center"/>
                <w:hideMark/>
              </w:tcPr>
            </w:tcPrChange>
          </w:tcPr>
          <w:p w14:paraId="58D8762E"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37" w:author="JAGADEESHWAR REDDY" w:date="2026-09-02T00:26:00Z"/>
                <w:rFonts w:ascii="Times New Roman" w:hAnsi="Times New Roman" w:cs="Times New Roman"/>
                <w:sz w:val="24"/>
                <w:szCs w:val="24"/>
                <w:lang w:val="en-IN"/>
              </w:rPr>
              <w:pPrChange w:id="2938"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39" w:author="JAGADEESHWAR REDDY" w:date="2026-09-02T00:26:00Z">
              <w:r w:rsidRPr="00F970AB">
                <w:rPr>
                  <w:rFonts w:ascii="Times New Roman" w:hAnsi="Times New Roman" w:cs="Times New Roman"/>
                  <w:sz w:val="24"/>
                  <w:szCs w:val="24"/>
                  <w:lang w:val="en-IN"/>
                </w:rPr>
                <w:t>Kroger</w:t>
              </w:r>
            </w:ins>
          </w:p>
        </w:tc>
        <w:tc>
          <w:tcPr>
            <w:tcW w:w="7132" w:type="dxa"/>
            <w:hideMark/>
            <w:tcPrChange w:id="2940" w:author="JAGADEESHWAR REDDY" w:date="2026-09-02T00:27:00Z" w16du:dateUtc="2026-09-01T18:57:00Z">
              <w:tcPr>
                <w:tcW w:w="0" w:type="auto"/>
                <w:gridSpan w:val="2"/>
                <w:vAlign w:val="center"/>
                <w:hideMark/>
              </w:tcPr>
            </w:tcPrChange>
          </w:tcPr>
          <w:p w14:paraId="033AAC70" w14:textId="3E47E8D1" w:rsidR="00F970AB" w:rsidRPr="00F970AB" w:rsidRDefault="005F2541">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41" w:author="JAGADEESHWAR REDDY" w:date="2026-09-02T00:26:00Z"/>
                <w:rFonts w:ascii="Times New Roman" w:hAnsi="Times New Roman" w:cs="Times New Roman"/>
                <w:sz w:val="24"/>
                <w:szCs w:val="24"/>
                <w:lang w:val="en-IN"/>
              </w:rPr>
              <w:pPrChange w:id="2942"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43" w:author="JAGADEESHWAR REDDY" w:date="2026-09-02T00:34:00Z" w16du:dateUtc="2026-09-01T19:04: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"https://www.sec.gov/edgar/search/#/dateRange=custom&amp;category=custom&amp;ciks=0000056873&amp;entityName=KROGER%2520CO%2520(KR)%2520(CIK%25200000056873)&amp;startdt=2011-05-24&amp;enddt=2026-01-01&amp;forms=10-K"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5F2541">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4D8CD423" w14:textId="77777777" w:rsidTr="00F970AB">
        <w:trPr>
          <w:ins w:id="2944" w:author="JAGADEESHWAR REDDY" w:date="2026-09-02T00:26:00Z"/>
          <w:trPrChange w:id="2945"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46" w:author="JAGADEESHWAR REDDY" w:date="2026-09-02T00:27:00Z" w16du:dateUtc="2026-09-01T18:57:00Z">
              <w:tcPr>
                <w:tcW w:w="0" w:type="auto"/>
                <w:gridSpan w:val="2"/>
                <w:vAlign w:val="center"/>
                <w:hideMark/>
              </w:tcPr>
            </w:tcPrChange>
          </w:tcPr>
          <w:p w14:paraId="04F04168" w14:textId="77777777" w:rsidR="00F970AB" w:rsidRPr="00F970AB" w:rsidRDefault="00F970AB">
            <w:pPr>
              <w:spacing w:after="160" w:line="360" w:lineRule="auto"/>
              <w:jc w:val="center"/>
              <w:rPr>
                <w:ins w:id="2947" w:author="JAGADEESHWAR REDDY" w:date="2026-09-02T00:26:00Z"/>
                <w:rFonts w:ascii="Times New Roman" w:hAnsi="Times New Roman" w:cs="Times New Roman"/>
                <w:sz w:val="24"/>
                <w:szCs w:val="24"/>
                <w:lang w:val="en-IN"/>
              </w:rPr>
              <w:pPrChange w:id="2948" w:author="JAGADEESHWAR REDDY" w:date="2026-09-02T00:29:00Z" w16du:dateUtc="2026-09-01T18:59:00Z">
                <w:pPr>
                  <w:spacing w:after="160" w:line="360" w:lineRule="auto"/>
                </w:pPr>
              </w:pPrChange>
            </w:pPr>
            <w:ins w:id="2949" w:author="JAGADEESHWAR REDDY" w:date="2026-09-02T00:26:00Z">
              <w:r w:rsidRPr="00F970AB">
                <w:rPr>
                  <w:rFonts w:ascii="Times New Roman" w:hAnsi="Times New Roman" w:cs="Times New Roman"/>
                  <w:sz w:val="24"/>
                  <w:szCs w:val="24"/>
                  <w:lang w:val="en-IN"/>
                </w:rPr>
                <w:t>6</w:t>
              </w:r>
            </w:ins>
          </w:p>
        </w:tc>
        <w:tc>
          <w:tcPr>
            <w:tcW w:w="0" w:type="auto"/>
            <w:hideMark/>
            <w:tcPrChange w:id="2950" w:author="JAGADEESHWAR REDDY" w:date="2026-09-02T00:27:00Z" w16du:dateUtc="2026-09-01T18:57:00Z">
              <w:tcPr>
                <w:tcW w:w="0" w:type="auto"/>
                <w:gridSpan w:val="2"/>
                <w:vAlign w:val="center"/>
                <w:hideMark/>
              </w:tcPr>
            </w:tcPrChange>
          </w:tcPr>
          <w:p w14:paraId="1009F459"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51" w:author="JAGADEESHWAR REDDY" w:date="2026-09-02T00:26:00Z"/>
                <w:rFonts w:ascii="Times New Roman" w:hAnsi="Times New Roman" w:cs="Times New Roman"/>
                <w:sz w:val="24"/>
                <w:szCs w:val="24"/>
                <w:lang w:val="en-IN"/>
              </w:rPr>
              <w:pPrChange w:id="2952"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53" w:author="JAGADEESHWAR REDDY" w:date="2026-09-02T00:26:00Z">
              <w:r w:rsidRPr="00F970AB">
                <w:rPr>
                  <w:rFonts w:ascii="Times New Roman" w:hAnsi="Times New Roman" w:cs="Times New Roman"/>
                  <w:sz w:val="24"/>
                  <w:szCs w:val="24"/>
                  <w:lang w:val="en-IN"/>
                </w:rPr>
                <w:t>Best Buy</w:t>
              </w:r>
            </w:ins>
          </w:p>
        </w:tc>
        <w:tc>
          <w:tcPr>
            <w:tcW w:w="7132" w:type="dxa"/>
            <w:hideMark/>
            <w:tcPrChange w:id="2954" w:author="JAGADEESHWAR REDDY" w:date="2026-09-02T00:27:00Z" w16du:dateUtc="2026-09-01T18:57:00Z">
              <w:tcPr>
                <w:tcW w:w="0" w:type="auto"/>
                <w:gridSpan w:val="2"/>
                <w:vAlign w:val="center"/>
                <w:hideMark/>
              </w:tcPr>
            </w:tcPrChange>
          </w:tcPr>
          <w:p w14:paraId="68EFAB55" w14:textId="3131C009" w:rsidR="00F970AB" w:rsidRPr="00F970AB" w:rsidRDefault="007E5E2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55" w:author="JAGADEESHWAR REDDY" w:date="2026-09-02T00:26:00Z"/>
                <w:rFonts w:ascii="Times New Roman" w:hAnsi="Times New Roman" w:cs="Times New Roman"/>
                <w:sz w:val="24"/>
                <w:szCs w:val="24"/>
                <w:lang w:val="en-IN"/>
              </w:rPr>
              <w:pPrChange w:id="2956"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57" w:author="JAGADEESHWAR REDDY" w:date="2026-09-02T00:34:00Z" w16du:dateUtc="2026-09-01T19:04: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"https://www.sec.gov/edgar/search/#/dateRange=custom&amp;category=custom&amp;ciks=0000764478&amp;entityName=BEST%2520BUY%2520CO%2520INC%2520(BBY)%2520(CIK%25200000764478)&amp;startdt=2011-01-01&amp;enddt=2026-01-01&amp;forms=10-K"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7E5E2B">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636741BA" w14:textId="77777777" w:rsidTr="00F970AB">
        <w:trPr>
          <w:cnfStyle w:val="000000100000" w:firstRow="0" w:lastRow="0" w:firstColumn="0" w:lastColumn="0" w:oddVBand="0" w:evenVBand="0" w:oddHBand="1" w:evenHBand="0" w:firstRowFirstColumn="0" w:firstRowLastColumn="0" w:lastRowFirstColumn="0" w:lastRowLastColumn="0"/>
          <w:ins w:id="2958" w:author="JAGADEESHWAR REDDY" w:date="2026-09-02T00:26:00Z"/>
          <w:trPrChange w:id="2959"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60" w:author="JAGADEESHWAR REDDY" w:date="2026-09-02T00:27:00Z" w16du:dateUtc="2026-09-01T18:57:00Z">
              <w:tcPr>
                <w:tcW w:w="0" w:type="auto"/>
                <w:gridSpan w:val="2"/>
                <w:vAlign w:val="center"/>
                <w:hideMark/>
              </w:tcPr>
            </w:tcPrChange>
          </w:tcPr>
          <w:p w14:paraId="2EB33103"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2961" w:author="JAGADEESHWAR REDDY" w:date="2026-09-02T00:26:00Z"/>
                <w:rFonts w:ascii="Times New Roman" w:hAnsi="Times New Roman" w:cs="Times New Roman"/>
                <w:sz w:val="24"/>
                <w:szCs w:val="24"/>
                <w:lang w:val="en-IN"/>
              </w:rPr>
              <w:pPrChange w:id="2962"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2963" w:author="JAGADEESHWAR REDDY" w:date="2026-09-02T00:26:00Z">
              <w:r w:rsidRPr="00F970AB">
                <w:rPr>
                  <w:rFonts w:ascii="Times New Roman" w:hAnsi="Times New Roman" w:cs="Times New Roman"/>
                  <w:sz w:val="24"/>
                  <w:szCs w:val="24"/>
                  <w:lang w:val="en-IN"/>
                </w:rPr>
                <w:t>7</w:t>
              </w:r>
            </w:ins>
          </w:p>
        </w:tc>
        <w:tc>
          <w:tcPr>
            <w:tcW w:w="0" w:type="auto"/>
            <w:hideMark/>
            <w:tcPrChange w:id="2964" w:author="JAGADEESHWAR REDDY" w:date="2026-09-02T00:27:00Z" w16du:dateUtc="2026-09-01T18:57:00Z">
              <w:tcPr>
                <w:tcW w:w="0" w:type="auto"/>
                <w:gridSpan w:val="2"/>
                <w:vAlign w:val="center"/>
                <w:hideMark/>
              </w:tcPr>
            </w:tcPrChange>
          </w:tcPr>
          <w:p w14:paraId="2B6C01F4"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65" w:author="JAGADEESHWAR REDDY" w:date="2026-09-02T00:26:00Z"/>
                <w:rFonts w:ascii="Times New Roman" w:hAnsi="Times New Roman" w:cs="Times New Roman"/>
                <w:sz w:val="24"/>
                <w:szCs w:val="24"/>
                <w:lang w:val="en-IN"/>
              </w:rPr>
              <w:pPrChange w:id="2966"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67" w:author="JAGADEESHWAR REDDY" w:date="2026-09-02T00:26:00Z">
              <w:r w:rsidRPr="00F970AB">
                <w:rPr>
                  <w:rFonts w:ascii="Times New Roman" w:hAnsi="Times New Roman" w:cs="Times New Roman"/>
                  <w:sz w:val="24"/>
                  <w:szCs w:val="24"/>
                  <w:lang w:val="en-IN"/>
                </w:rPr>
                <w:t>Dollar General</w:t>
              </w:r>
            </w:ins>
          </w:p>
        </w:tc>
        <w:tc>
          <w:tcPr>
            <w:tcW w:w="7132" w:type="dxa"/>
            <w:hideMark/>
            <w:tcPrChange w:id="2968" w:author="JAGADEESHWAR REDDY" w:date="2026-09-02T00:27:00Z" w16du:dateUtc="2026-09-01T18:57:00Z">
              <w:tcPr>
                <w:tcW w:w="0" w:type="auto"/>
                <w:gridSpan w:val="2"/>
                <w:vAlign w:val="center"/>
                <w:hideMark/>
              </w:tcPr>
            </w:tcPrChange>
          </w:tcPr>
          <w:p w14:paraId="6993BA84" w14:textId="5ECEF801" w:rsidR="00F970AB" w:rsidRPr="00F970AB" w:rsidRDefault="004A3C49">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69" w:author="JAGADEESHWAR REDDY" w:date="2026-09-02T00:26:00Z"/>
                <w:rFonts w:ascii="Times New Roman" w:hAnsi="Times New Roman" w:cs="Times New Roman"/>
                <w:sz w:val="24"/>
                <w:szCs w:val="24"/>
                <w:lang w:val="en-IN"/>
              </w:rPr>
              <w:pPrChange w:id="2970"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71" w:author="JAGADEESHWAR REDDY" w:date="2026-09-02T00:34:00Z" w16du:dateUtc="2026-09-01T19:04: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"https://www.sec.gov/edgar/search/#/dateRange=custom&amp;category=custom&amp;ciks=0000029534&amp;entityName=DOLLAR%2520GENERAL%2520CORP%2520(DG)%2520(CIK%25200000029534)&amp;startdt=2011-01-01&amp;enddt=2026-01-01&amp;forms=10-K"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4A3C49">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0528BF11" w14:textId="77777777" w:rsidTr="00F970AB">
        <w:trPr>
          <w:ins w:id="2972" w:author="JAGADEESHWAR REDDY" w:date="2026-09-02T00:26:00Z"/>
          <w:trPrChange w:id="2973"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74" w:author="JAGADEESHWAR REDDY" w:date="2026-09-02T00:27:00Z" w16du:dateUtc="2026-09-01T18:57:00Z">
              <w:tcPr>
                <w:tcW w:w="0" w:type="auto"/>
                <w:gridSpan w:val="2"/>
                <w:vAlign w:val="center"/>
                <w:hideMark/>
              </w:tcPr>
            </w:tcPrChange>
          </w:tcPr>
          <w:p w14:paraId="0B516C5E" w14:textId="77777777" w:rsidR="00F970AB" w:rsidRPr="00F970AB" w:rsidRDefault="00F970AB">
            <w:pPr>
              <w:spacing w:after="160" w:line="360" w:lineRule="auto"/>
              <w:jc w:val="center"/>
              <w:rPr>
                <w:ins w:id="2975" w:author="JAGADEESHWAR REDDY" w:date="2026-09-02T00:26:00Z"/>
                <w:rFonts w:ascii="Times New Roman" w:hAnsi="Times New Roman" w:cs="Times New Roman"/>
                <w:sz w:val="24"/>
                <w:szCs w:val="24"/>
                <w:lang w:val="en-IN"/>
              </w:rPr>
              <w:pPrChange w:id="2976" w:author="JAGADEESHWAR REDDY" w:date="2026-09-02T00:29:00Z" w16du:dateUtc="2026-09-01T18:59:00Z">
                <w:pPr>
                  <w:spacing w:after="160" w:line="360" w:lineRule="auto"/>
                </w:pPr>
              </w:pPrChange>
            </w:pPr>
            <w:ins w:id="2977" w:author="JAGADEESHWAR REDDY" w:date="2026-09-02T00:26:00Z">
              <w:r w:rsidRPr="00F970AB">
                <w:rPr>
                  <w:rFonts w:ascii="Times New Roman" w:hAnsi="Times New Roman" w:cs="Times New Roman"/>
                  <w:sz w:val="24"/>
                  <w:szCs w:val="24"/>
                  <w:lang w:val="en-IN"/>
                </w:rPr>
                <w:t>8</w:t>
              </w:r>
            </w:ins>
          </w:p>
        </w:tc>
        <w:tc>
          <w:tcPr>
            <w:tcW w:w="0" w:type="auto"/>
            <w:hideMark/>
            <w:tcPrChange w:id="2978" w:author="JAGADEESHWAR REDDY" w:date="2026-09-02T00:27:00Z" w16du:dateUtc="2026-09-01T18:57:00Z">
              <w:tcPr>
                <w:tcW w:w="0" w:type="auto"/>
                <w:gridSpan w:val="2"/>
                <w:vAlign w:val="center"/>
                <w:hideMark/>
              </w:tcPr>
            </w:tcPrChange>
          </w:tcPr>
          <w:p w14:paraId="4DB705EC"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79" w:author="JAGADEESHWAR REDDY" w:date="2026-09-02T00:26:00Z"/>
                <w:rFonts w:ascii="Times New Roman" w:hAnsi="Times New Roman" w:cs="Times New Roman"/>
                <w:sz w:val="24"/>
                <w:szCs w:val="24"/>
                <w:lang w:val="en-IN"/>
              </w:rPr>
              <w:pPrChange w:id="2980"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81" w:author="JAGADEESHWAR REDDY" w:date="2026-09-02T00:26:00Z">
              <w:r w:rsidRPr="00F970AB">
                <w:rPr>
                  <w:rFonts w:ascii="Times New Roman" w:hAnsi="Times New Roman" w:cs="Times New Roman"/>
                  <w:sz w:val="24"/>
                  <w:szCs w:val="24"/>
                  <w:lang w:val="en-IN"/>
                </w:rPr>
                <w:t>Lowe's</w:t>
              </w:r>
            </w:ins>
          </w:p>
        </w:tc>
        <w:tc>
          <w:tcPr>
            <w:tcW w:w="7132" w:type="dxa"/>
            <w:hideMark/>
            <w:tcPrChange w:id="2982" w:author="JAGADEESHWAR REDDY" w:date="2026-09-02T00:27:00Z" w16du:dateUtc="2026-09-01T18:57:00Z">
              <w:tcPr>
                <w:tcW w:w="0" w:type="auto"/>
                <w:gridSpan w:val="2"/>
                <w:vAlign w:val="center"/>
                <w:hideMark/>
              </w:tcPr>
            </w:tcPrChange>
          </w:tcPr>
          <w:p w14:paraId="016B1C49" w14:textId="5F3015C8" w:rsidR="00F970AB" w:rsidRPr="00F970AB" w:rsidRDefault="004A3C49">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2983" w:author="JAGADEESHWAR REDDY" w:date="2026-09-02T00:26:00Z"/>
                <w:rFonts w:ascii="Times New Roman" w:hAnsi="Times New Roman" w:cs="Times New Roman"/>
                <w:sz w:val="24"/>
                <w:szCs w:val="24"/>
                <w:lang w:val="en-IN"/>
              </w:rPr>
              <w:pPrChange w:id="2984"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2985" w:author="JAGADEESHWAR REDDY" w:date="2026-09-02T00:35:00Z" w16du:dateUtc="2026-09-01T19:05: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"https://www.sec.gov/edgar/search/#/dateRange=custom&amp;category=custom&amp;ciks=0000060667&amp;entityName=LOWES%2520COMPANIES%2520INC%2520(LOW)%2520(CIK%25200000060667)&amp;startdt=2011-01-01&amp;enddt=2026-01-01&amp;forms=10-K"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4A3C49">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680BDB18" w14:textId="77777777" w:rsidTr="00F970AB">
        <w:trPr>
          <w:cnfStyle w:val="000000100000" w:firstRow="0" w:lastRow="0" w:firstColumn="0" w:lastColumn="0" w:oddVBand="0" w:evenVBand="0" w:oddHBand="1" w:evenHBand="0" w:firstRowFirstColumn="0" w:firstRowLastColumn="0" w:lastRowFirstColumn="0" w:lastRowLastColumn="0"/>
          <w:ins w:id="2986" w:author="JAGADEESHWAR REDDY" w:date="2026-09-02T00:26:00Z"/>
          <w:trPrChange w:id="2987"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88" w:author="JAGADEESHWAR REDDY" w:date="2026-09-02T00:27:00Z" w16du:dateUtc="2026-09-01T18:57:00Z">
              <w:tcPr>
                <w:tcW w:w="0" w:type="auto"/>
                <w:gridSpan w:val="2"/>
                <w:vAlign w:val="center"/>
                <w:hideMark/>
              </w:tcPr>
            </w:tcPrChange>
          </w:tcPr>
          <w:p w14:paraId="0736988B"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2989" w:author="JAGADEESHWAR REDDY" w:date="2026-09-02T00:26:00Z"/>
                <w:rFonts w:ascii="Times New Roman" w:hAnsi="Times New Roman" w:cs="Times New Roman"/>
                <w:sz w:val="24"/>
                <w:szCs w:val="24"/>
                <w:lang w:val="en-IN"/>
              </w:rPr>
              <w:pPrChange w:id="2990"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2991" w:author="JAGADEESHWAR REDDY" w:date="2026-09-02T00:26:00Z">
              <w:r w:rsidRPr="00F970AB">
                <w:rPr>
                  <w:rFonts w:ascii="Times New Roman" w:hAnsi="Times New Roman" w:cs="Times New Roman"/>
                  <w:sz w:val="24"/>
                  <w:szCs w:val="24"/>
                  <w:lang w:val="en-IN"/>
                </w:rPr>
                <w:t>9</w:t>
              </w:r>
            </w:ins>
          </w:p>
        </w:tc>
        <w:tc>
          <w:tcPr>
            <w:tcW w:w="0" w:type="auto"/>
            <w:hideMark/>
            <w:tcPrChange w:id="2992" w:author="JAGADEESHWAR REDDY" w:date="2026-09-02T00:27:00Z" w16du:dateUtc="2026-09-01T18:57:00Z">
              <w:tcPr>
                <w:tcW w:w="0" w:type="auto"/>
                <w:gridSpan w:val="2"/>
                <w:vAlign w:val="center"/>
                <w:hideMark/>
              </w:tcPr>
            </w:tcPrChange>
          </w:tcPr>
          <w:p w14:paraId="5486AF4B"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93" w:author="JAGADEESHWAR REDDY" w:date="2026-09-02T00:26:00Z"/>
                <w:rFonts w:ascii="Times New Roman" w:hAnsi="Times New Roman" w:cs="Times New Roman"/>
                <w:sz w:val="24"/>
                <w:szCs w:val="24"/>
                <w:lang w:val="en-IN"/>
              </w:rPr>
              <w:pPrChange w:id="2994"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95" w:author="JAGADEESHWAR REDDY" w:date="2026-09-02T00:26:00Z">
              <w:r w:rsidRPr="00F970AB">
                <w:rPr>
                  <w:rFonts w:ascii="Times New Roman" w:hAnsi="Times New Roman" w:cs="Times New Roman"/>
                  <w:sz w:val="24"/>
                  <w:szCs w:val="24"/>
                  <w:lang w:val="en-IN"/>
                </w:rPr>
                <w:t>Dollar Tree</w:t>
              </w:r>
            </w:ins>
          </w:p>
        </w:tc>
        <w:tc>
          <w:tcPr>
            <w:tcW w:w="7132" w:type="dxa"/>
            <w:hideMark/>
            <w:tcPrChange w:id="2996" w:author="JAGADEESHWAR REDDY" w:date="2026-09-02T00:27:00Z" w16du:dateUtc="2026-09-01T18:57:00Z">
              <w:tcPr>
                <w:tcW w:w="0" w:type="auto"/>
                <w:gridSpan w:val="2"/>
                <w:vAlign w:val="center"/>
                <w:hideMark/>
              </w:tcPr>
            </w:tcPrChange>
          </w:tcPr>
          <w:p w14:paraId="4DFFC3EB" w14:textId="5E9E57C4" w:rsidR="00F970AB" w:rsidRPr="00F970AB" w:rsidRDefault="007834D9">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2997" w:author="JAGADEESHWAR REDDY" w:date="2026-09-02T00:26:00Z"/>
                <w:rFonts w:ascii="Times New Roman" w:hAnsi="Times New Roman" w:cs="Times New Roman"/>
                <w:sz w:val="24"/>
                <w:szCs w:val="24"/>
                <w:lang w:val="en-IN"/>
              </w:rPr>
              <w:pPrChange w:id="2998"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2999" w:author="JAGADEESHWAR REDDY" w:date="2026-09-02T00:35:00Z" w16du:dateUtc="2026-09-01T19:05: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"https://www.sec.gov/edgar/search/#/dateRange=custom&amp;category=custom&amp;ciks=0000935703&amp;entityName=DOLLAR%2520TREE%252C%2520INC.%2520(DLTR)%2520(CIK%25200000935703)&amp;startdt=2011-01-01&amp;enddt=2026-01-01&amp;forms=10-K"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7834D9">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06476337" w14:textId="77777777" w:rsidTr="00F970AB">
        <w:trPr>
          <w:ins w:id="3000" w:author="JAGADEESHWAR REDDY" w:date="2026-09-02T00:26:00Z"/>
          <w:trPrChange w:id="3001"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02" w:author="JAGADEESHWAR REDDY" w:date="2026-09-02T00:27:00Z" w16du:dateUtc="2026-09-01T18:57:00Z">
              <w:tcPr>
                <w:tcW w:w="0" w:type="auto"/>
                <w:gridSpan w:val="2"/>
                <w:vAlign w:val="center"/>
                <w:hideMark/>
              </w:tcPr>
            </w:tcPrChange>
          </w:tcPr>
          <w:p w14:paraId="29E127EC" w14:textId="77777777" w:rsidR="00F970AB" w:rsidRPr="00F970AB" w:rsidRDefault="00F970AB">
            <w:pPr>
              <w:spacing w:after="160" w:line="360" w:lineRule="auto"/>
              <w:jc w:val="center"/>
              <w:rPr>
                <w:ins w:id="3003" w:author="JAGADEESHWAR REDDY" w:date="2026-09-02T00:26:00Z"/>
                <w:rFonts w:ascii="Times New Roman" w:hAnsi="Times New Roman" w:cs="Times New Roman"/>
                <w:sz w:val="24"/>
                <w:szCs w:val="24"/>
                <w:lang w:val="en-IN"/>
              </w:rPr>
              <w:pPrChange w:id="3004" w:author="JAGADEESHWAR REDDY" w:date="2026-09-02T00:29:00Z" w16du:dateUtc="2026-09-01T18:59:00Z">
                <w:pPr>
                  <w:spacing w:after="160" w:line="360" w:lineRule="auto"/>
                </w:pPr>
              </w:pPrChange>
            </w:pPr>
            <w:ins w:id="3005" w:author="JAGADEESHWAR REDDY" w:date="2026-09-02T00:26:00Z">
              <w:r w:rsidRPr="00F970AB">
                <w:rPr>
                  <w:rFonts w:ascii="Times New Roman" w:hAnsi="Times New Roman" w:cs="Times New Roman"/>
                  <w:sz w:val="24"/>
                  <w:szCs w:val="24"/>
                  <w:lang w:val="en-IN"/>
                </w:rPr>
                <w:t>10</w:t>
              </w:r>
            </w:ins>
          </w:p>
        </w:tc>
        <w:tc>
          <w:tcPr>
            <w:tcW w:w="0" w:type="auto"/>
            <w:hideMark/>
            <w:tcPrChange w:id="3006" w:author="JAGADEESHWAR REDDY" w:date="2026-09-02T00:27:00Z" w16du:dateUtc="2026-09-01T18:57:00Z">
              <w:tcPr>
                <w:tcW w:w="0" w:type="auto"/>
                <w:gridSpan w:val="2"/>
                <w:vAlign w:val="center"/>
                <w:hideMark/>
              </w:tcPr>
            </w:tcPrChange>
          </w:tcPr>
          <w:p w14:paraId="3DC55A68"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07" w:author="JAGADEESHWAR REDDY" w:date="2026-09-02T00:26:00Z"/>
                <w:rFonts w:ascii="Times New Roman" w:hAnsi="Times New Roman" w:cs="Times New Roman"/>
                <w:sz w:val="24"/>
                <w:szCs w:val="24"/>
                <w:lang w:val="en-IN"/>
              </w:rPr>
              <w:pPrChange w:id="3008"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09" w:author="JAGADEESHWAR REDDY" w:date="2026-09-02T00:26:00Z">
              <w:r w:rsidRPr="00F970AB">
                <w:rPr>
                  <w:rFonts w:ascii="Times New Roman" w:hAnsi="Times New Roman" w:cs="Times New Roman"/>
                  <w:sz w:val="24"/>
                  <w:szCs w:val="24"/>
                  <w:lang w:val="en-IN"/>
                </w:rPr>
                <w:t>Amazon</w:t>
              </w:r>
            </w:ins>
          </w:p>
        </w:tc>
        <w:tc>
          <w:tcPr>
            <w:tcW w:w="7132" w:type="dxa"/>
            <w:hideMark/>
            <w:tcPrChange w:id="3010" w:author="JAGADEESHWAR REDDY" w:date="2026-09-02T00:27:00Z" w16du:dateUtc="2026-09-01T18:57:00Z">
              <w:tcPr>
                <w:tcW w:w="0" w:type="auto"/>
                <w:gridSpan w:val="2"/>
                <w:vAlign w:val="center"/>
                <w:hideMark/>
              </w:tcPr>
            </w:tcPrChange>
          </w:tcPr>
          <w:p w14:paraId="572A212B" w14:textId="1F5E13D3" w:rsidR="00F970AB" w:rsidRPr="00F970AB" w:rsidRDefault="007834D9">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11" w:author="JAGADEESHWAR REDDY" w:date="2026-09-02T00:26:00Z"/>
                <w:rFonts w:ascii="Times New Roman" w:hAnsi="Times New Roman" w:cs="Times New Roman"/>
                <w:sz w:val="24"/>
                <w:szCs w:val="24"/>
                <w:lang w:val="en-IN"/>
              </w:rPr>
              <w:pPrChange w:id="3012"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13" w:author="JAGADEESHWAR REDDY" w:date="2026-09-02T00:35:00Z" w16du:dateUtc="2026-09-01T19:05: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"https://www.sec.gov/edgar/search/#/dateRange=custom&amp;category=custom&amp;ciks=0001018724&amp;entityName=AMAZON%2520COM%2520INC%2520(AMZN)%2520(CIK%25200001018724)&amp;startdt=2011-01-01&amp;enddt=2026-01-01&amp;forms=10-K"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7834D9">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06C00783" w14:textId="77777777" w:rsidTr="00F970AB">
        <w:trPr>
          <w:cnfStyle w:val="000000100000" w:firstRow="0" w:lastRow="0" w:firstColumn="0" w:lastColumn="0" w:oddVBand="0" w:evenVBand="0" w:oddHBand="1" w:evenHBand="0" w:firstRowFirstColumn="0" w:firstRowLastColumn="0" w:lastRowFirstColumn="0" w:lastRowLastColumn="0"/>
          <w:ins w:id="3014" w:author="JAGADEESHWAR REDDY" w:date="2026-09-02T00:26:00Z"/>
          <w:trPrChange w:id="3015"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16" w:author="JAGADEESHWAR REDDY" w:date="2026-09-02T00:27:00Z" w16du:dateUtc="2026-09-01T18:57:00Z">
              <w:tcPr>
                <w:tcW w:w="0" w:type="auto"/>
                <w:gridSpan w:val="2"/>
                <w:vAlign w:val="center"/>
                <w:hideMark/>
              </w:tcPr>
            </w:tcPrChange>
          </w:tcPr>
          <w:p w14:paraId="7BB5DA5E"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017" w:author="JAGADEESHWAR REDDY" w:date="2026-09-02T00:26:00Z"/>
                <w:rFonts w:ascii="Times New Roman" w:hAnsi="Times New Roman" w:cs="Times New Roman"/>
                <w:sz w:val="24"/>
                <w:szCs w:val="24"/>
                <w:lang w:val="en-IN"/>
              </w:rPr>
              <w:pPrChange w:id="3018"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019" w:author="JAGADEESHWAR REDDY" w:date="2026-09-02T00:26:00Z">
              <w:r w:rsidRPr="00F970AB">
                <w:rPr>
                  <w:rFonts w:ascii="Times New Roman" w:hAnsi="Times New Roman" w:cs="Times New Roman"/>
                  <w:sz w:val="24"/>
                  <w:szCs w:val="24"/>
                  <w:lang w:val="en-IN"/>
                </w:rPr>
                <w:t>11</w:t>
              </w:r>
            </w:ins>
          </w:p>
        </w:tc>
        <w:tc>
          <w:tcPr>
            <w:tcW w:w="0" w:type="auto"/>
            <w:hideMark/>
            <w:tcPrChange w:id="3020" w:author="JAGADEESHWAR REDDY" w:date="2026-09-02T00:27:00Z" w16du:dateUtc="2026-09-01T18:57:00Z">
              <w:tcPr>
                <w:tcW w:w="0" w:type="auto"/>
                <w:gridSpan w:val="2"/>
                <w:vAlign w:val="center"/>
                <w:hideMark/>
              </w:tcPr>
            </w:tcPrChange>
          </w:tcPr>
          <w:p w14:paraId="0A873A7E"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21" w:author="JAGADEESHWAR REDDY" w:date="2026-09-02T00:26:00Z"/>
                <w:rFonts w:ascii="Times New Roman" w:hAnsi="Times New Roman" w:cs="Times New Roman"/>
                <w:sz w:val="24"/>
                <w:szCs w:val="24"/>
                <w:lang w:val="en-IN"/>
              </w:rPr>
              <w:pPrChange w:id="3022"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23" w:author="JAGADEESHWAR REDDY" w:date="2026-09-02T00:26:00Z">
              <w:r w:rsidRPr="00F970AB">
                <w:rPr>
                  <w:rFonts w:ascii="Times New Roman" w:hAnsi="Times New Roman" w:cs="Times New Roman"/>
                  <w:sz w:val="24"/>
                  <w:szCs w:val="24"/>
                  <w:lang w:val="en-IN"/>
                </w:rPr>
                <w:t>Gap</w:t>
              </w:r>
            </w:ins>
          </w:p>
        </w:tc>
        <w:tc>
          <w:tcPr>
            <w:tcW w:w="7132" w:type="dxa"/>
            <w:hideMark/>
            <w:tcPrChange w:id="3024" w:author="JAGADEESHWAR REDDY" w:date="2026-09-02T00:27:00Z" w16du:dateUtc="2026-09-01T18:57:00Z">
              <w:tcPr>
                <w:tcW w:w="0" w:type="auto"/>
                <w:gridSpan w:val="2"/>
                <w:vAlign w:val="center"/>
                <w:hideMark/>
              </w:tcPr>
            </w:tcPrChange>
          </w:tcPr>
          <w:p w14:paraId="00DBAE72" w14:textId="1764A98F" w:rsidR="00F970AB" w:rsidRPr="00F970AB" w:rsidRDefault="00344798">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25" w:author="JAGADEESHWAR REDDY" w:date="2026-09-02T00:26:00Z"/>
                <w:rFonts w:ascii="Times New Roman" w:hAnsi="Times New Roman" w:cs="Times New Roman"/>
                <w:sz w:val="24"/>
                <w:szCs w:val="24"/>
                <w:lang w:val="en-IN"/>
              </w:rPr>
              <w:pPrChange w:id="3026"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27" w:author="JAGADEESHWAR REDDY" w:date="2026-09-02T00:36:00Z" w16du:dateUtc="2026-09-01T19:06: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"https://www.sec.gov/edgar/search/#/dateRange=custom&amp;category=custom&amp;ciks=0000039911&amp;entityName=GAP%2520INC%2520(GAP)%2520(CIK%25200000039911)&amp;startdt=2011-01-01&amp;enddt=2026-01-01&amp;forms=10-K"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344798">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2A9A607E" w14:textId="77777777" w:rsidTr="00F970AB">
        <w:trPr>
          <w:ins w:id="3028" w:author="JAGADEESHWAR REDDY" w:date="2026-09-02T00:26:00Z"/>
          <w:trPrChange w:id="3029"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30" w:author="JAGADEESHWAR REDDY" w:date="2026-09-02T00:27:00Z" w16du:dateUtc="2026-09-01T18:57:00Z">
              <w:tcPr>
                <w:tcW w:w="0" w:type="auto"/>
                <w:gridSpan w:val="2"/>
                <w:vAlign w:val="center"/>
                <w:hideMark/>
              </w:tcPr>
            </w:tcPrChange>
          </w:tcPr>
          <w:p w14:paraId="0FECD3A2" w14:textId="77777777" w:rsidR="00F970AB" w:rsidRPr="00F970AB" w:rsidRDefault="00F970AB">
            <w:pPr>
              <w:spacing w:after="160" w:line="360" w:lineRule="auto"/>
              <w:jc w:val="center"/>
              <w:rPr>
                <w:ins w:id="3031" w:author="JAGADEESHWAR REDDY" w:date="2026-09-02T00:26:00Z"/>
                <w:rFonts w:ascii="Times New Roman" w:hAnsi="Times New Roman" w:cs="Times New Roman"/>
                <w:sz w:val="24"/>
                <w:szCs w:val="24"/>
                <w:lang w:val="en-IN"/>
              </w:rPr>
              <w:pPrChange w:id="3032" w:author="JAGADEESHWAR REDDY" w:date="2026-09-02T00:29:00Z" w16du:dateUtc="2026-09-01T18:59:00Z">
                <w:pPr>
                  <w:spacing w:after="160" w:line="360" w:lineRule="auto"/>
                </w:pPr>
              </w:pPrChange>
            </w:pPr>
            <w:ins w:id="3033" w:author="JAGADEESHWAR REDDY" w:date="2026-09-02T00:26:00Z">
              <w:r w:rsidRPr="00F970AB">
                <w:rPr>
                  <w:rFonts w:ascii="Times New Roman" w:hAnsi="Times New Roman" w:cs="Times New Roman"/>
                  <w:sz w:val="24"/>
                  <w:szCs w:val="24"/>
                  <w:lang w:val="en-IN"/>
                </w:rPr>
                <w:t>12</w:t>
              </w:r>
            </w:ins>
          </w:p>
        </w:tc>
        <w:tc>
          <w:tcPr>
            <w:tcW w:w="0" w:type="auto"/>
            <w:hideMark/>
            <w:tcPrChange w:id="3034" w:author="JAGADEESHWAR REDDY" w:date="2026-09-02T00:27:00Z" w16du:dateUtc="2026-09-01T18:57:00Z">
              <w:tcPr>
                <w:tcW w:w="0" w:type="auto"/>
                <w:gridSpan w:val="2"/>
                <w:vAlign w:val="center"/>
                <w:hideMark/>
              </w:tcPr>
            </w:tcPrChange>
          </w:tcPr>
          <w:p w14:paraId="0B7F9ED2"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35" w:author="JAGADEESHWAR REDDY" w:date="2026-09-02T00:26:00Z"/>
                <w:rFonts w:ascii="Times New Roman" w:hAnsi="Times New Roman" w:cs="Times New Roman"/>
                <w:sz w:val="24"/>
                <w:szCs w:val="24"/>
                <w:lang w:val="en-IN"/>
              </w:rPr>
              <w:pPrChange w:id="3036"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37" w:author="JAGADEESHWAR REDDY" w:date="2026-09-02T00:26:00Z">
              <w:r w:rsidRPr="00F970AB">
                <w:rPr>
                  <w:rFonts w:ascii="Times New Roman" w:hAnsi="Times New Roman" w:cs="Times New Roman"/>
                  <w:sz w:val="24"/>
                  <w:szCs w:val="24"/>
                  <w:lang w:val="en-IN"/>
                </w:rPr>
                <w:t>Ross Stores</w:t>
              </w:r>
            </w:ins>
          </w:p>
        </w:tc>
        <w:tc>
          <w:tcPr>
            <w:tcW w:w="7132" w:type="dxa"/>
            <w:hideMark/>
            <w:tcPrChange w:id="3038" w:author="JAGADEESHWAR REDDY" w:date="2026-09-02T00:27:00Z" w16du:dateUtc="2026-09-01T18:57:00Z">
              <w:tcPr>
                <w:tcW w:w="0" w:type="auto"/>
                <w:gridSpan w:val="2"/>
                <w:vAlign w:val="center"/>
                <w:hideMark/>
              </w:tcPr>
            </w:tcPrChange>
          </w:tcPr>
          <w:p w14:paraId="39FC9985" w14:textId="321D3F6E" w:rsidR="00F970AB" w:rsidRPr="00F970AB" w:rsidRDefault="00344798">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39" w:author="JAGADEESHWAR REDDY" w:date="2026-09-02T00:26:00Z"/>
                <w:rFonts w:ascii="Times New Roman" w:hAnsi="Times New Roman" w:cs="Times New Roman"/>
                <w:sz w:val="24"/>
                <w:szCs w:val="24"/>
                <w:lang w:val="en-IN"/>
              </w:rPr>
              <w:pPrChange w:id="3040"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41" w:author="JAGADEESHWAR REDDY" w:date="2026-09-02T00:36:00Z" w16du:dateUtc="2026-09-01T19:06: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"https://www.sec.gov/edgar/search/#/dateRange=custom&amp;category=custom&amp;ciks=0000745732&amp;entityName=ROSS%2520STORES%252C%2520INC.%2520(ROST)%2520(CIK%25200000745732)&amp;startdt=2011-01-01&amp;enddt=2026-01-01&amp;forms=10-K"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344798">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62279C0B" w14:textId="77777777" w:rsidTr="00F970AB">
        <w:trPr>
          <w:cnfStyle w:val="000000100000" w:firstRow="0" w:lastRow="0" w:firstColumn="0" w:lastColumn="0" w:oddVBand="0" w:evenVBand="0" w:oddHBand="1" w:evenHBand="0" w:firstRowFirstColumn="0" w:firstRowLastColumn="0" w:lastRowFirstColumn="0" w:lastRowLastColumn="0"/>
          <w:ins w:id="3042" w:author="JAGADEESHWAR REDDY" w:date="2026-09-02T00:26:00Z"/>
          <w:trPrChange w:id="3043"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44" w:author="JAGADEESHWAR REDDY" w:date="2026-09-02T00:27:00Z" w16du:dateUtc="2026-09-01T18:57:00Z">
              <w:tcPr>
                <w:tcW w:w="0" w:type="auto"/>
                <w:gridSpan w:val="2"/>
                <w:vAlign w:val="center"/>
                <w:hideMark/>
              </w:tcPr>
            </w:tcPrChange>
          </w:tcPr>
          <w:p w14:paraId="7F748368"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045" w:author="JAGADEESHWAR REDDY" w:date="2026-09-02T00:26:00Z"/>
                <w:rFonts w:ascii="Times New Roman" w:hAnsi="Times New Roman" w:cs="Times New Roman"/>
                <w:sz w:val="24"/>
                <w:szCs w:val="24"/>
                <w:lang w:val="en-IN"/>
              </w:rPr>
              <w:pPrChange w:id="3046"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047" w:author="JAGADEESHWAR REDDY" w:date="2026-09-02T00:26:00Z">
              <w:r w:rsidRPr="00F970AB">
                <w:rPr>
                  <w:rFonts w:ascii="Times New Roman" w:hAnsi="Times New Roman" w:cs="Times New Roman"/>
                  <w:sz w:val="24"/>
                  <w:szCs w:val="24"/>
                  <w:lang w:val="en-IN"/>
                </w:rPr>
                <w:t>13</w:t>
              </w:r>
            </w:ins>
          </w:p>
        </w:tc>
        <w:tc>
          <w:tcPr>
            <w:tcW w:w="0" w:type="auto"/>
            <w:hideMark/>
            <w:tcPrChange w:id="3048" w:author="JAGADEESHWAR REDDY" w:date="2026-09-02T00:27:00Z" w16du:dateUtc="2026-09-01T18:57:00Z">
              <w:tcPr>
                <w:tcW w:w="0" w:type="auto"/>
                <w:gridSpan w:val="2"/>
                <w:vAlign w:val="center"/>
                <w:hideMark/>
              </w:tcPr>
            </w:tcPrChange>
          </w:tcPr>
          <w:p w14:paraId="33E2317B"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49" w:author="JAGADEESHWAR REDDY" w:date="2026-09-02T00:26:00Z"/>
                <w:rFonts w:ascii="Times New Roman" w:hAnsi="Times New Roman" w:cs="Times New Roman"/>
                <w:sz w:val="24"/>
                <w:szCs w:val="24"/>
                <w:lang w:val="en-IN"/>
              </w:rPr>
              <w:pPrChange w:id="3050"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51" w:author="JAGADEESHWAR REDDY" w:date="2026-09-02T00:26:00Z">
              <w:r w:rsidRPr="00F970AB">
                <w:rPr>
                  <w:rFonts w:ascii="Times New Roman" w:hAnsi="Times New Roman" w:cs="Times New Roman"/>
                  <w:sz w:val="24"/>
                  <w:szCs w:val="24"/>
                  <w:lang w:val="en-IN"/>
                </w:rPr>
                <w:t>Kohl's</w:t>
              </w:r>
            </w:ins>
          </w:p>
        </w:tc>
        <w:tc>
          <w:tcPr>
            <w:tcW w:w="7132" w:type="dxa"/>
            <w:hideMark/>
            <w:tcPrChange w:id="3052" w:author="JAGADEESHWAR REDDY" w:date="2026-09-02T00:27:00Z" w16du:dateUtc="2026-09-01T18:57:00Z">
              <w:tcPr>
                <w:tcW w:w="0" w:type="auto"/>
                <w:gridSpan w:val="2"/>
                <w:vAlign w:val="center"/>
                <w:hideMark/>
              </w:tcPr>
            </w:tcPrChange>
          </w:tcPr>
          <w:p w14:paraId="0791098A" w14:textId="544E4D57" w:rsidR="00F970AB" w:rsidRPr="00F970AB" w:rsidRDefault="00B7676F">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53" w:author="JAGADEESHWAR REDDY" w:date="2026-09-02T00:26:00Z"/>
                <w:rFonts w:ascii="Times New Roman" w:hAnsi="Times New Roman" w:cs="Times New Roman"/>
                <w:sz w:val="24"/>
                <w:szCs w:val="24"/>
                <w:lang w:val="en-IN"/>
              </w:rPr>
              <w:pPrChange w:id="3054"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55" w:author="JAGADEESHWAR REDDY" w:date="2026-09-02T00:36:00Z" w16du:dateUtc="2026-09-01T19:06: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"https://www.sec.gov/edgar/search/#/dateRange=custom&amp;category=custom&amp;ciks=0000885639&amp;entityName=KOHLS%2520Corp%2520(KSS)%2520(CIK%25200000885639)&amp;startdt=2011-01-01&amp;enddt=2026-01-01&amp;forms=10-K"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B7676F">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51A57907" w14:textId="77777777" w:rsidTr="00F970AB">
        <w:trPr>
          <w:ins w:id="3056" w:author="JAGADEESHWAR REDDY" w:date="2026-09-02T00:26:00Z"/>
          <w:trPrChange w:id="3057"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58" w:author="JAGADEESHWAR REDDY" w:date="2026-09-02T00:27:00Z" w16du:dateUtc="2026-09-01T18:57:00Z">
              <w:tcPr>
                <w:tcW w:w="0" w:type="auto"/>
                <w:gridSpan w:val="2"/>
                <w:vAlign w:val="center"/>
                <w:hideMark/>
              </w:tcPr>
            </w:tcPrChange>
          </w:tcPr>
          <w:p w14:paraId="249A3295" w14:textId="77777777" w:rsidR="00F970AB" w:rsidRPr="00F970AB" w:rsidRDefault="00F970AB">
            <w:pPr>
              <w:spacing w:after="160" w:line="360" w:lineRule="auto"/>
              <w:jc w:val="center"/>
              <w:rPr>
                <w:ins w:id="3059" w:author="JAGADEESHWAR REDDY" w:date="2026-09-02T00:26:00Z"/>
                <w:rFonts w:ascii="Times New Roman" w:hAnsi="Times New Roman" w:cs="Times New Roman"/>
                <w:sz w:val="24"/>
                <w:szCs w:val="24"/>
                <w:lang w:val="en-IN"/>
              </w:rPr>
              <w:pPrChange w:id="3060" w:author="JAGADEESHWAR REDDY" w:date="2026-09-02T00:29:00Z" w16du:dateUtc="2026-09-01T18:59:00Z">
                <w:pPr>
                  <w:spacing w:after="160" w:line="360" w:lineRule="auto"/>
                </w:pPr>
              </w:pPrChange>
            </w:pPr>
            <w:ins w:id="3061" w:author="JAGADEESHWAR REDDY" w:date="2026-09-02T00:26:00Z">
              <w:r w:rsidRPr="00F970AB">
                <w:rPr>
                  <w:rFonts w:ascii="Times New Roman" w:hAnsi="Times New Roman" w:cs="Times New Roman"/>
                  <w:sz w:val="24"/>
                  <w:szCs w:val="24"/>
                  <w:lang w:val="en-IN"/>
                </w:rPr>
                <w:t>14</w:t>
              </w:r>
            </w:ins>
          </w:p>
        </w:tc>
        <w:tc>
          <w:tcPr>
            <w:tcW w:w="0" w:type="auto"/>
            <w:hideMark/>
            <w:tcPrChange w:id="3062" w:author="JAGADEESHWAR REDDY" w:date="2026-09-02T00:27:00Z" w16du:dateUtc="2026-09-01T18:57:00Z">
              <w:tcPr>
                <w:tcW w:w="0" w:type="auto"/>
                <w:gridSpan w:val="2"/>
                <w:vAlign w:val="center"/>
                <w:hideMark/>
              </w:tcPr>
            </w:tcPrChange>
          </w:tcPr>
          <w:p w14:paraId="4A9336C6" w14:textId="77777777" w:rsidR="00F970AB" w:rsidRPr="00F970AB" w:rsidRDefault="00F970AB">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63" w:author="JAGADEESHWAR REDDY" w:date="2026-09-02T00:26:00Z"/>
                <w:rFonts w:ascii="Times New Roman" w:hAnsi="Times New Roman" w:cs="Times New Roman"/>
                <w:sz w:val="24"/>
                <w:szCs w:val="24"/>
                <w:lang w:val="en-IN"/>
              </w:rPr>
              <w:pPrChange w:id="3064"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65" w:author="JAGADEESHWAR REDDY" w:date="2026-09-02T00:26:00Z">
              <w:r w:rsidRPr="00F970AB">
                <w:rPr>
                  <w:rFonts w:ascii="Times New Roman" w:hAnsi="Times New Roman" w:cs="Times New Roman"/>
                  <w:sz w:val="24"/>
                  <w:szCs w:val="24"/>
                  <w:lang w:val="en-IN"/>
                </w:rPr>
                <w:t>Nordstrom</w:t>
              </w:r>
            </w:ins>
          </w:p>
        </w:tc>
        <w:tc>
          <w:tcPr>
            <w:tcW w:w="7132" w:type="dxa"/>
            <w:hideMark/>
            <w:tcPrChange w:id="3066" w:author="JAGADEESHWAR REDDY" w:date="2026-09-02T00:27:00Z" w16du:dateUtc="2026-09-01T18:57:00Z">
              <w:tcPr>
                <w:tcW w:w="0" w:type="auto"/>
                <w:gridSpan w:val="2"/>
                <w:vAlign w:val="center"/>
                <w:hideMark/>
              </w:tcPr>
            </w:tcPrChange>
          </w:tcPr>
          <w:p w14:paraId="0CA9300F" w14:textId="010449E1" w:rsidR="00F970AB" w:rsidRPr="00F970AB" w:rsidRDefault="00B7676F">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067" w:author="JAGADEESHWAR REDDY" w:date="2026-09-02T00:26:00Z"/>
                <w:rFonts w:ascii="Times New Roman" w:hAnsi="Times New Roman" w:cs="Times New Roman"/>
                <w:sz w:val="24"/>
                <w:szCs w:val="24"/>
                <w:lang w:val="en-IN"/>
              </w:rPr>
              <w:pPrChange w:id="3068" w:author="JAGADEESHWAR REDDY" w:date="2026-09-02T00:29:00Z" w16du:dateUtc="2026-09-01T18:59: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069" w:author="JAGADEESHWAR REDDY" w:date="2026-09-02T00:37:00Z" w16du:dateUtc="2026-09-01T19:07: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"https://www.sec.gov/edgar/search/#/dateRange=custom&amp;category=custom&amp;ciks=0000072333&amp;entityName=NORDSTROM%2520INC%2520(CIK%25200000072333)&amp;startdt=2011-01-01&amp;enddt=2026-01-01&amp;forms=10-K"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B7676F">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r w:rsidR="00F970AB" w:rsidRPr="00F970AB" w14:paraId="029F9B0B" w14:textId="77777777" w:rsidTr="00F970AB">
        <w:trPr>
          <w:cnfStyle w:val="000000100000" w:firstRow="0" w:lastRow="0" w:firstColumn="0" w:lastColumn="0" w:oddVBand="0" w:evenVBand="0" w:oddHBand="1" w:evenHBand="0" w:firstRowFirstColumn="0" w:firstRowLastColumn="0" w:lastRowFirstColumn="0" w:lastRowLastColumn="0"/>
          <w:ins w:id="3070" w:author="JAGADEESHWAR REDDY" w:date="2026-09-02T00:26:00Z"/>
          <w:trPrChange w:id="3071" w:author="JAGADEESHWAR REDDY" w:date="2026-09-02T00:27:00Z" w16du:dateUtc="2026-09-01T18:57: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72" w:author="JAGADEESHWAR REDDY" w:date="2026-09-02T00:27:00Z" w16du:dateUtc="2026-09-01T18:57:00Z">
              <w:tcPr>
                <w:tcW w:w="0" w:type="auto"/>
                <w:gridSpan w:val="2"/>
                <w:vAlign w:val="center"/>
                <w:hideMark/>
              </w:tcPr>
            </w:tcPrChange>
          </w:tcPr>
          <w:p w14:paraId="5420E99E" w14:textId="77777777" w:rsidR="00F970AB" w:rsidRPr="00F970AB" w:rsidRDefault="00F970AB">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073" w:author="JAGADEESHWAR REDDY" w:date="2026-09-02T00:26:00Z"/>
                <w:rFonts w:ascii="Times New Roman" w:hAnsi="Times New Roman" w:cs="Times New Roman"/>
                <w:sz w:val="24"/>
                <w:szCs w:val="24"/>
                <w:lang w:val="en-IN"/>
              </w:rPr>
              <w:pPrChange w:id="3074" w:author="JAGADEESHWAR REDDY" w:date="2026-09-02T00:29:00Z" w16du:dateUtc="2026-09-01T18:59: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075" w:author="JAGADEESHWAR REDDY" w:date="2026-09-02T00:26:00Z">
              <w:r w:rsidRPr="00F970AB">
                <w:rPr>
                  <w:rFonts w:ascii="Times New Roman" w:hAnsi="Times New Roman" w:cs="Times New Roman"/>
                  <w:sz w:val="24"/>
                  <w:szCs w:val="24"/>
                  <w:lang w:val="en-IN"/>
                </w:rPr>
                <w:t>15</w:t>
              </w:r>
            </w:ins>
          </w:p>
        </w:tc>
        <w:tc>
          <w:tcPr>
            <w:tcW w:w="0" w:type="auto"/>
            <w:hideMark/>
            <w:tcPrChange w:id="3076" w:author="JAGADEESHWAR REDDY" w:date="2026-09-02T00:27:00Z" w16du:dateUtc="2026-09-01T18:57:00Z">
              <w:tcPr>
                <w:tcW w:w="0" w:type="auto"/>
                <w:gridSpan w:val="2"/>
                <w:vAlign w:val="center"/>
                <w:hideMark/>
              </w:tcPr>
            </w:tcPrChange>
          </w:tcPr>
          <w:p w14:paraId="0DAF37B4" w14:textId="77777777" w:rsidR="00F970AB" w:rsidRPr="00F970AB" w:rsidRDefault="00F970AB">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77" w:author="JAGADEESHWAR REDDY" w:date="2026-09-02T00:26:00Z"/>
                <w:rFonts w:ascii="Times New Roman" w:hAnsi="Times New Roman" w:cs="Times New Roman"/>
                <w:sz w:val="24"/>
                <w:szCs w:val="24"/>
                <w:lang w:val="en-IN"/>
              </w:rPr>
              <w:pPrChange w:id="3078"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79" w:author="JAGADEESHWAR REDDY" w:date="2026-09-02T00:26:00Z">
              <w:r w:rsidRPr="00F970AB">
                <w:rPr>
                  <w:rFonts w:ascii="Times New Roman" w:hAnsi="Times New Roman" w:cs="Times New Roman"/>
                  <w:sz w:val="24"/>
                  <w:szCs w:val="24"/>
                  <w:lang w:val="en-IN"/>
                </w:rPr>
                <w:t>Macy's</w:t>
              </w:r>
            </w:ins>
          </w:p>
        </w:tc>
        <w:tc>
          <w:tcPr>
            <w:tcW w:w="7132" w:type="dxa"/>
            <w:hideMark/>
            <w:tcPrChange w:id="3080" w:author="JAGADEESHWAR REDDY" w:date="2026-09-02T00:27:00Z" w16du:dateUtc="2026-09-01T18:57:00Z">
              <w:tcPr>
                <w:tcW w:w="0" w:type="auto"/>
                <w:gridSpan w:val="2"/>
                <w:vAlign w:val="center"/>
                <w:hideMark/>
              </w:tcPr>
            </w:tcPrChange>
          </w:tcPr>
          <w:p w14:paraId="15F8BE0C" w14:textId="66949343" w:rsidR="00F970AB" w:rsidRPr="00F970AB" w:rsidRDefault="005F6DE6">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081" w:author="JAGADEESHWAR REDDY" w:date="2026-09-02T00:26:00Z"/>
                <w:rFonts w:ascii="Times New Roman" w:hAnsi="Times New Roman" w:cs="Times New Roman"/>
                <w:sz w:val="24"/>
                <w:szCs w:val="24"/>
                <w:lang w:val="en-IN"/>
              </w:rPr>
              <w:pPrChange w:id="3082" w:author="JAGADEESHWAR REDDY" w:date="2026-09-02T00:29:00Z" w16du:dateUtc="2026-09-01T18:59: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083" w:author="JAGADEESHWAR REDDY" w:date="2026-09-02T00:37:00Z" w16du:dateUtc="2026-09-01T19:07:00Z">
              <w:r>
                <w:rPr>
                  <w:rFonts w:ascii="Times New Roman" w:hAnsi="Times New Roman" w:cs="Times New Roman"/>
                  <w:sz w:val="24"/>
                  <w:szCs w:val="24"/>
                </w:rPr>
                <w:fldChar w:fldCharType="begin"/>
              </w:r>
              <w:r>
                <w:rPr>
                  <w:rFonts w:ascii="Times New Roman" w:hAnsi="Times New Roman" w:cs="Times New Roman"/>
                  <w:sz w:val="24"/>
                  <w:szCs w:val="24"/>
                </w:rPr>
                <w:instrText>HYPERLINK "https://www.sec.gov/edgar/search/#/dateRange=custom&amp;category=custom&amp;ciks=0000794367&amp;entityName=Macy's%252C%2520Inc.%2520(M)%2520(CIK%25200000794367)&amp;startdt=2011-01-01&amp;enddt=2026-01-01&amp;forms=10-K"</w:instrText>
              </w:r>
              <w:r>
                <w:rPr>
                  <w:rFonts w:ascii="Times New Roman" w:hAnsi="Times New Roman" w:cs="Times New Roman"/>
                  <w:sz w:val="24"/>
                  <w:szCs w:val="24"/>
                </w:rPr>
              </w:r>
              <w:r>
                <w:rPr>
                  <w:rFonts w:ascii="Times New Roman" w:hAnsi="Times New Roman" w:cs="Times New Roman"/>
                  <w:sz w:val="24"/>
                  <w:szCs w:val="24"/>
                </w:rPr>
                <w:fldChar w:fldCharType="separate"/>
              </w:r>
              <w:r w:rsidR="009D309C" w:rsidRPr="005F6DE6">
                <w:rPr>
                  <w:rStyle w:val="Hyperlink"/>
                  <w:rFonts w:ascii="Times New Roman" w:hAnsi="Times New Roman" w:cs="Times New Roman"/>
                  <w:sz w:val="24"/>
                  <w:szCs w:val="24"/>
                </w:rPr>
                <w:t>SEC EDGAR</w:t>
              </w:r>
              <w:r>
                <w:rPr>
                  <w:rFonts w:ascii="Times New Roman" w:hAnsi="Times New Roman" w:cs="Times New Roman"/>
                  <w:sz w:val="24"/>
                  <w:szCs w:val="24"/>
                </w:rPr>
                <w:fldChar w:fldCharType="end"/>
              </w:r>
            </w:ins>
          </w:p>
        </w:tc>
      </w:tr>
    </w:tbl>
    <w:p w14:paraId="44CB66FE" w14:textId="77777777" w:rsidR="00576814" w:rsidRDefault="00576814">
      <w:pPr>
        <w:spacing w:line="360" w:lineRule="auto"/>
        <w:jc w:val="center"/>
        <w:rPr>
          <w:ins w:id="3084" w:author="JAGADEESHWAR REDDY" w:date="2026-09-02T00:23:00Z" w16du:dateUtc="2026-09-01T18:53:00Z"/>
          <w:rFonts w:ascii="Times New Roman" w:hAnsi="Times New Roman" w:cs="Times New Roman"/>
          <w:sz w:val="24"/>
          <w:szCs w:val="24"/>
        </w:rPr>
        <w:pPrChange w:id="3085" w:author="JAGADEESHWAR REDDY" w:date="2026-09-02T00:29:00Z" w16du:dateUtc="2026-09-01T18:59:00Z">
          <w:pPr>
            <w:spacing w:line="360" w:lineRule="auto"/>
          </w:pPr>
        </w:pPrChange>
      </w:pPr>
    </w:p>
    <w:p w14:paraId="2A9A5AB5" w14:textId="77777777" w:rsidR="00576814" w:rsidRDefault="00576814">
      <w:pPr>
        <w:spacing w:line="360" w:lineRule="auto"/>
        <w:jc w:val="center"/>
        <w:rPr>
          <w:ins w:id="3086" w:author="JAGADEESHWAR REDDY" w:date="2026-09-02T00:23:00Z" w16du:dateUtc="2026-09-01T18:53:00Z"/>
          <w:rFonts w:ascii="Times New Roman" w:hAnsi="Times New Roman" w:cs="Times New Roman"/>
          <w:sz w:val="24"/>
          <w:szCs w:val="24"/>
        </w:rPr>
        <w:pPrChange w:id="3087" w:author="JAGADEESHWAR REDDY" w:date="2026-09-02T00:29:00Z" w16du:dateUtc="2026-09-01T18:59:00Z">
          <w:pPr>
            <w:spacing w:line="360" w:lineRule="auto"/>
          </w:pPr>
        </w:pPrChange>
      </w:pPr>
    </w:p>
    <w:p w14:paraId="5504DAB5" w14:textId="250D924F" w:rsidR="00576814" w:rsidRPr="00E845B2" w:rsidRDefault="00E845B2">
      <w:pPr>
        <w:pStyle w:val="Heading2"/>
        <w:rPr>
          <w:ins w:id="3088" w:author="JAGADEESHWAR REDDY" w:date="2026-09-02T00:23:00Z" w16du:dateUtc="2026-09-01T18:53:00Z"/>
          <w:rFonts w:ascii="Times New Roman" w:hAnsi="Times New Roman" w:cs="Times New Roman"/>
          <w:b/>
          <w:bCs/>
          <w:sz w:val="28"/>
          <w:szCs w:val="28"/>
          <w:rPrChange w:id="3089" w:author="JAGADEESHWAR REDDY" w:date="2026-09-02T00:41:00Z" w16du:dateUtc="2026-09-01T19:11:00Z">
            <w:rPr>
              <w:ins w:id="3090" w:author="JAGADEESHWAR REDDY" w:date="2026-09-02T00:23:00Z" w16du:dateUtc="2026-09-01T18:53:00Z"/>
            </w:rPr>
          </w:rPrChange>
        </w:rPr>
        <w:pPrChange w:id="3091" w:author="JAGADEESHWAR REDDY" w:date="2026-09-02T00:41:00Z" w16du:dateUtc="2026-09-01T19:11:00Z">
          <w:pPr>
            <w:spacing w:line="360" w:lineRule="auto"/>
          </w:pPr>
        </w:pPrChange>
      </w:pPr>
      <w:bookmarkStart w:id="3092" w:name="_Toc239204346"/>
      <w:ins w:id="3093" w:author="JAGADEESHWAR REDDY" w:date="2026-09-02T00:41:00Z">
        <w:r w:rsidRPr="00E845B2">
          <w:rPr>
            <w:rFonts w:ascii="Times New Roman" w:hAnsi="Times New Roman" w:cs="Times New Roman"/>
            <w:b/>
            <w:bCs/>
            <w:color w:val="auto"/>
            <w:sz w:val="28"/>
            <w:szCs w:val="28"/>
            <w:rPrChange w:id="3094" w:author="JAGADEESHWAR REDDY" w:date="2026-09-02T00:41:00Z" w16du:dateUtc="2026-09-01T19:11:00Z">
              <w:rPr/>
            </w:rPrChange>
          </w:rPr>
          <w:t>Appendix B: Supporting Dataset and Variable Calculations</w:t>
        </w:r>
      </w:ins>
      <w:bookmarkEnd w:id="3092"/>
    </w:p>
    <w:p w14:paraId="4FFD49AC" w14:textId="2EBF696E" w:rsidR="00576814" w:rsidRDefault="00B13E1C" w:rsidP="002A7A88">
      <w:pPr>
        <w:spacing w:line="360" w:lineRule="auto"/>
        <w:rPr>
          <w:ins w:id="3095" w:author="JAGADEESHWAR REDDY" w:date="2026-09-02T00:23:00Z" w16du:dateUtc="2026-09-01T18:53:00Z"/>
          <w:rFonts w:ascii="Times New Roman" w:hAnsi="Times New Roman" w:cs="Times New Roman"/>
          <w:sz w:val="24"/>
          <w:szCs w:val="24"/>
        </w:rPr>
      </w:pPr>
      <w:ins w:id="3096" w:author="JAGADEESHWAR REDDY" w:date="2026-09-02T00:42:00Z">
        <w:r w:rsidRPr="00B13E1C">
          <w:rPr>
            <w:rFonts w:ascii="Times New Roman" w:hAnsi="Times New Roman" w:cs="Times New Roman"/>
            <w:sz w:val="24"/>
            <w:szCs w:val="24"/>
          </w:rPr>
          <w:t>This appendix provides additional information on the variables used in the statistical analysis. The study examines Inventory Turnover, Quick Ratio, Tobin’s Q, Debt-to-Equity Ratio, Firm Size and Firm Age. The financial data for the selected companies were collected for the period from 2010 to 2025 and were then used to prepare the dataset for analysis in SPSS.</w:t>
        </w:r>
      </w:ins>
    </w:p>
    <w:p w14:paraId="397B29C0" w14:textId="453E057A" w:rsidR="00795F1C" w:rsidRPr="00795F1C" w:rsidRDefault="00795F1C" w:rsidP="002A7A88">
      <w:pPr>
        <w:spacing w:line="360" w:lineRule="auto"/>
        <w:rPr>
          <w:ins w:id="3097" w:author="JAGADEESHWAR REDDY" w:date="2026-09-02T00:23:00Z" w16du:dateUtc="2026-09-01T18:53:00Z"/>
          <w:rFonts w:ascii="Times New Roman" w:hAnsi="Times New Roman" w:cs="Times New Roman"/>
          <w:b/>
          <w:bCs/>
          <w:sz w:val="24"/>
          <w:szCs w:val="24"/>
          <w:rPrChange w:id="3098" w:author="JAGADEESHWAR REDDY" w:date="2026-09-02T00:43:00Z" w16du:dateUtc="2026-09-01T19:13:00Z">
            <w:rPr>
              <w:ins w:id="3099" w:author="JAGADEESHWAR REDDY" w:date="2026-09-02T00:23:00Z" w16du:dateUtc="2026-09-01T18:53:00Z"/>
              <w:rFonts w:ascii="Times New Roman" w:hAnsi="Times New Roman" w:cs="Times New Roman"/>
              <w:sz w:val="24"/>
              <w:szCs w:val="24"/>
            </w:rPr>
          </w:rPrChange>
        </w:rPr>
      </w:pPr>
      <w:ins w:id="3100" w:author="JAGADEESHWAR REDDY" w:date="2026-09-02T00:42:00Z">
        <w:r w:rsidRPr="00795F1C">
          <w:rPr>
            <w:rFonts w:ascii="Times New Roman" w:hAnsi="Times New Roman" w:cs="Times New Roman"/>
            <w:b/>
            <w:bCs/>
            <w:sz w:val="24"/>
            <w:szCs w:val="24"/>
            <w:rPrChange w:id="3101" w:author="JAGADEESHWAR REDDY" w:date="2026-09-02T00:43:00Z" w16du:dateUtc="2026-09-01T19:13:00Z">
              <w:rPr>
                <w:rFonts w:ascii="Times New Roman" w:hAnsi="Times New Roman" w:cs="Times New Roman"/>
                <w:sz w:val="24"/>
                <w:szCs w:val="24"/>
              </w:rPr>
            </w:rPrChange>
          </w:rPr>
          <w:t>Variable Measurement</w:t>
        </w:r>
      </w:ins>
      <w:ins w:id="3102" w:author="JAGADEESHWAR REDDY" w:date="2026-09-02T00:43:00Z" w16du:dateUtc="2026-09-01T19:13:00Z">
        <w:r>
          <w:rPr>
            <w:rFonts w:ascii="Times New Roman" w:hAnsi="Times New Roman" w:cs="Times New Roman"/>
            <w:b/>
            <w:bCs/>
            <w:sz w:val="24"/>
            <w:szCs w:val="24"/>
          </w:rPr>
          <w:t xml:space="preserve"> :</w:t>
        </w:r>
      </w:ins>
    </w:p>
    <w:tbl>
      <w:tblPr>
        <w:tblStyle w:val="PlainTable1"/>
        <w:tblW w:w="0" w:type="auto"/>
        <w:tblLook w:val="04A0" w:firstRow="1" w:lastRow="0" w:firstColumn="1" w:lastColumn="0" w:noHBand="0" w:noVBand="1"/>
        <w:tblPrChange w:id="3103" w:author="JAGADEESHWAR REDDY" w:date="2026-09-02T00:43:00Z" w16du:dateUtc="2026-09-01T19:13: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383"/>
        <w:gridCol w:w="5569"/>
        <w:tblGridChange w:id="3104">
          <w:tblGrid>
            <w:gridCol w:w="5"/>
            <w:gridCol w:w="2103"/>
            <w:gridCol w:w="280"/>
            <w:gridCol w:w="5148"/>
            <w:gridCol w:w="421"/>
          </w:tblGrid>
        </w:tblGridChange>
      </w:tblGrid>
      <w:tr w:rsidR="004D4027" w:rsidRPr="004D4027" w14:paraId="0D555B6E" w14:textId="77777777" w:rsidTr="004D4027">
        <w:trPr>
          <w:cnfStyle w:val="100000000000" w:firstRow="1" w:lastRow="0" w:firstColumn="0" w:lastColumn="0" w:oddVBand="0" w:evenVBand="0" w:oddHBand="0" w:evenHBand="0" w:firstRowFirstColumn="0" w:firstRowLastColumn="0" w:lastRowFirstColumn="0" w:lastRowLastColumn="0"/>
          <w:ins w:id="3105" w:author="JAGADEESHWAR REDDY" w:date="2026-09-02T00:43:00Z"/>
          <w:trPrChange w:id="3106" w:author="JAGADEESHWAR REDDY" w:date="2026-09-02T00:43:00Z" w16du:dateUtc="2026-09-01T19:13:00Z">
            <w:trPr>
              <w:gridAfter w:val="0"/>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07" w:author="JAGADEESHWAR REDDY" w:date="2026-09-02T00:43:00Z" w16du:dateUtc="2026-09-01T19:13:00Z">
              <w:tcPr>
                <w:tcW w:w="0" w:type="auto"/>
                <w:gridSpan w:val="2"/>
                <w:vAlign w:val="center"/>
                <w:hideMark/>
              </w:tcPr>
            </w:tcPrChange>
          </w:tcPr>
          <w:p w14:paraId="61005CCE" w14:textId="77777777" w:rsidR="004D4027" w:rsidRPr="004D4027" w:rsidRDefault="004D4027">
            <w:pPr>
              <w:spacing w:after="160" w:line="360" w:lineRule="auto"/>
              <w:jc w:val="center"/>
              <w:cnfStyle w:val="101000000000" w:firstRow="1" w:lastRow="0" w:firstColumn="1" w:lastColumn="0" w:oddVBand="0" w:evenVBand="0" w:oddHBand="0" w:evenHBand="0" w:firstRowFirstColumn="0" w:firstRowLastColumn="0" w:lastRowFirstColumn="0" w:lastRowLastColumn="0"/>
              <w:rPr>
                <w:ins w:id="3108" w:author="JAGADEESHWAR REDDY" w:date="2026-09-02T00:43:00Z"/>
                <w:rFonts w:ascii="Times New Roman" w:hAnsi="Times New Roman" w:cs="Times New Roman"/>
                <w:sz w:val="24"/>
                <w:szCs w:val="24"/>
                <w:lang w:val="en-IN"/>
              </w:rPr>
              <w:pPrChange w:id="3109" w:author="JAGADEESHWAR REDDY" w:date="2026-09-02T00:43:00Z" w16du:dateUtc="2026-09-01T19:13:00Z">
                <w:pPr>
                  <w:spacing w:after="160" w:line="360" w:lineRule="auto"/>
                  <w:cnfStyle w:val="101000000000" w:firstRow="1" w:lastRow="0" w:firstColumn="1" w:lastColumn="0" w:oddVBand="0" w:evenVBand="0" w:oddHBand="0" w:evenHBand="0" w:firstRowFirstColumn="0" w:firstRowLastColumn="0" w:lastRowFirstColumn="0" w:lastRowLastColumn="0"/>
                </w:pPr>
              </w:pPrChange>
            </w:pPr>
            <w:ins w:id="3110" w:author="JAGADEESHWAR REDDY" w:date="2026-09-02T00:43:00Z">
              <w:r w:rsidRPr="004D4027">
                <w:rPr>
                  <w:rFonts w:ascii="Times New Roman" w:hAnsi="Times New Roman" w:cs="Times New Roman"/>
                  <w:sz w:val="24"/>
                  <w:szCs w:val="24"/>
                  <w:lang w:val="en-IN"/>
                </w:rPr>
                <w:t>Variable</w:t>
              </w:r>
            </w:ins>
          </w:p>
        </w:tc>
        <w:tc>
          <w:tcPr>
            <w:tcW w:w="0" w:type="auto"/>
            <w:hideMark/>
            <w:tcPrChange w:id="3111" w:author="JAGADEESHWAR REDDY" w:date="2026-09-02T00:43:00Z" w16du:dateUtc="2026-09-01T19:13:00Z">
              <w:tcPr>
                <w:tcW w:w="0" w:type="auto"/>
                <w:gridSpan w:val="2"/>
                <w:vAlign w:val="center"/>
                <w:hideMark/>
              </w:tcPr>
            </w:tcPrChange>
          </w:tcPr>
          <w:p w14:paraId="65F54498" w14:textId="77777777" w:rsidR="004D4027" w:rsidRPr="004D4027" w:rsidRDefault="004D4027">
            <w:pPr>
              <w:spacing w:after="160" w:line="360" w:lineRule="auto"/>
              <w:jc w:val="center"/>
              <w:cnfStyle w:val="100000000000" w:firstRow="1" w:lastRow="0" w:firstColumn="0" w:lastColumn="0" w:oddVBand="0" w:evenVBand="0" w:oddHBand="0" w:evenHBand="0" w:firstRowFirstColumn="0" w:firstRowLastColumn="0" w:lastRowFirstColumn="0" w:lastRowLastColumn="0"/>
              <w:rPr>
                <w:ins w:id="3112" w:author="JAGADEESHWAR REDDY" w:date="2026-09-02T00:43:00Z"/>
                <w:rFonts w:ascii="Times New Roman" w:hAnsi="Times New Roman" w:cs="Times New Roman"/>
                <w:sz w:val="24"/>
                <w:szCs w:val="24"/>
                <w:lang w:val="en-IN"/>
              </w:rPr>
              <w:pPrChange w:id="3113" w:author="JAGADEESHWAR REDDY" w:date="2026-09-02T00:43:00Z" w16du:dateUtc="2026-09-01T19:13:00Z">
                <w:pPr>
                  <w:spacing w:after="160" w:line="360" w:lineRule="auto"/>
                  <w:cnfStyle w:val="100000000000" w:firstRow="1" w:lastRow="0" w:firstColumn="0" w:lastColumn="0" w:oddVBand="0" w:evenVBand="0" w:oddHBand="0" w:evenHBand="0" w:firstRowFirstColumn="0" w:firstRowLastColumn="0" w:lastRowFirstColumn="0" w:lastRowLastColumn="0"/>
                </w:pPr>
              </w:pPrChange>
            </w:pPr>
            <w:ins w:id="3114" w:author="JAGADEESHWAR REDDY" w:date="2026-09-02T00:43:00Z">
              <w:r w:rsidRPr="004D4027">
                <w:rPr>
                  <w:rFonts w:ascii="Times New Roman" w:hAnsi="Times New Roman" w:cs="Times New Roman"/>
                  <w:sz w:val="24"/>
                  <w:szCs w:val="24"/>
                  <w:lang w:val="en-IN"/>
                </w:rPr>
                <w:t>Measurement</w:t>
              </w:r>
            </w:ins>
          </w:p>
        </w:tc>
      </w:tr>
      <w:tr w:rsidR="004D4027" w:rsidRPr="004D4027" w14:paraId="2AFF3E21" w14:textId="77777777" w:rsidTr="004D4027">
        <w:trPr>
          <w:cnfStyle w:val="000000100000" w:firstRow="0" w:lastRow="0" w:firstColumn="0" w:lastColumn="0" w:oddVBand="0" w:evenVBand="0" w:oddHBand="1" w:evenHBand="0" w:firstRowFirstColumn="0" w:firstRowLastColumn="0" w:lastRowFirstColumn="0" w:lastRowLastColumn="0"/>
          <w:ins w:id="3115" w:author="JAGADEESHWAR REDDY" w:date="2026-09-02T00:43:00Z"/>
          <w:trPrChange w:id="311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17" w:author="JAGADEESHWAR REDDY" w:date="2026-09-02T00:43:00Z" w16du:dateUtc="2026-09-01T19:13:00Z">
              <w:tcPr>
                <w:tcW w:w="0" w:type="auto"/>
                <w:gridSpan w:val="2"/>
                <w:vAlign w:val="center"/>
                <w:hideMark/>
              </w:tcPr>
            </w:tcPrChange>
          </w:tcPr>
          <w:p w14:paraId="1EA14721" w14:textId="77777777" w:rsidR="004D4027" w:rsidRPr="004D4027" w:rsidRDefault="004D4027">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118" w:author="JAGADEESHWAR REDDY" w:date="2026-09-02T00:43:00Z"/>
                <w:rFonts w:ascii="Times New Roman" w:hAnsi="Times New Roman" w:cs="Times New Roman"/>
                <w:sz w:val="24"/>
                <w:szCs w:val="24"/>
                <w:lang w:val="en-IN"/>
              </w:rPr>
              <w:pPrChange w:id="3119" w:author="JAGADEESHWAR REDDY" w:date="2026-09-02T00:43:00Z" w16du:dateUtc="2026-09-01T19:1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120" w:author="JAGADEESHWAR REDDY" w:date="2026-09-02T00:43:00Z">
              <w:r w:rsidRPr="004D4027">
                <w:rPr>
                  <w:rFonts w:ascii="Times New Roman" w:hAnsi="Times New Roman" w:cs="Times New Roman"/>
                  <w:sz w:val="24"/>
                  <w:szCs w:val="24"/>
                  <w:lang w:val="en-IN"/>
                </w:rPr>
                <w:t>Inventory Turnover</w:t>
              </w:r>
            </w:ins>
          </w:p>
        </w:tc>
        <w:tc>
          <w:tcPr>
            <w:tcW w:w="0" w:type="auto"/>
            <w:hideMark/>
            <w:tcPrChange w:id="3121" w:author="JAGADEESHWAR REDDY" w:date="2026-09-02T00:43:00Z" w16du:dateUtc="2026-09-01T19:13:00Z">
              <w:tcPr>
                <w:tcW w:w="0" w:type="auto"/>
                <w:gridSpan w:val="2"/>
                <w:vAlign w:val="center"/>
                <w:hideMark/>
              </w:tcPr>
            </w:tcPrChange>
          </w:tcPr>
          <w:p w14:paraId="2C32915C" w14:textId="77777777" w:rsidR="004D4027" w:rsidRPr="004D4027" w:rsidRDefault="004D4027">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122" w:author="JAGADEESHWAR REDDY" w:date="2026-09-02T00:43:00Z"/>
                <w:rFonts w:ascii="Times New Roman" w:hAnsi="Times New Roman" w:cs="Times New Roman"/>
                <w:sz w:val="24"/>
                <w:szCs w:val="24"/>
                <w:lang w:val="en-IN"/>
              </w:rPr>
              <w:pPrChange w:id="3123" w:author="JAGADEESHWAR REDDY" w:date="2026-09-02T00:43:00Z" w16du:dateUtc="2026-09-01T19:1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124" w:author="JAGADEESHWAR REDDY" w:date="2026-09-02T00:43:00Z">
              <w:r w:rsidRPr="004D4027">
                <w:rPr>
                  <w:rFonts w:ascii="Times New Roman" w:hAnsi="Times New Roman" w:cs="Times New Roman"/>
                  <w:sz w:val="24"/>
                  <w:szCs w:val="24"/>
                  <w:lang w:val="en-IN"/>
                </w:rPr>
                <w:t>Cost of Goods Sold / Average Inventory</w:t>
              </w:r>
            </w:ins>
          </w:p>
        </w:tc>
      </w:tr>
      <w:tr w:rsidR="004D4027" w:rsidRPr="004D4027" w14:paraId="50F353D7" w14:textId="77777777" w:rsidTr="004D4027">
        <w:trPr>
          <w:ins w:id="3125" w:author="JAGADEESHWAR REDDY" w:date="2026-09-02T00:43:00Z"/>
          <w:trPrChange w:id="312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27" w:author="JAGADEESHWAR REDDY" w:date="2026-09-02T00:43:00Z" w16du:dateUtc="2026-09-01T19:13:00Z">
              <w:tcPr>
                <w:tcW w:w="0" w:type="auto"/>
                <w:gridSpan w:val="2"/>
                <w:vAlign w:val="center"/>
                <w:hideMark/>
              </w:tcPr>
            </w:tcPrChange>
          </w:tcPr>
          <w:p w14:paraId="1CFF4B50" w14:textId="77777777" w:rsidR="004D4027" w:rsidRPr="004D4027" w:rsidRDefault="004D4027">
            <w:pPr>
              <w:spacing w:after="160" w:line="360" w:lineRule="auto"/>
              <w:jc w:val="center"/>
              <w:rPr>
                <w:ins w:id="3128" w:author="JAGADEESHWAR REDDY" w:date="2026-09-02T00:43:00Z"/>
                <w:rFonts w:ascii="Times New Roman" w:hAnsi="Times New Roman" w:cs="Times New Roman"/>
                <w:sz w:val="24"/>
                <w:szCs w:val="24"/>
                <w:lang w:val="en-IN"/>
              </w:rPr>
              <w:pPrChange w:id="3129" w:author="JAGADEESHWAR REDDY" w:date="2026-09-02T00:43:00Z" w16du:dateUtc="2026-09-01T19:13:00Z">
                <w:pPr>
                  <w:spacing w:after="160" w:line="360" w:lineRule="auto"/>
                </w:pPr>
              </w:pPrChange>
            </w:pPr>
            <w:ins w:id="3130" w:author="JAGADEESHWAR REDDY" w:date="2026-09-02T00:43:00Z">
              <w:r w:rsidRPr="004D4027">
                <w:rPr>
                  <w:rFonts w:ascii="Times New Roman" w:hAnsi="Times New Roman" w:cs="Times New Roman"/>
                  <w:sz w:val="24"/>
                  <w:szCs w:val="24"/>
                  <w:lang w:val="en-IN"/>
                </w:rPr>
                <w:t>Quick Ratio</w:t>
              </w:r>
            </w:ins>
          </w:p>
        </w:tc>
        <w:tc>
          <w:tcPr>
            <w:tcW w:w="0" w:type="auto"/>
            <w:hideMark/>
            <w:tcPrChange w:id="3131" w:author="JAGADEESHWAR REDDY" w:date="2026-09-02T00:43:00Z" w16du:dateUtc="2026-09-01T19:13:00Z">
              <w:tcPr>
                <w:tcW w:w="0" w:type="auto"/>
                <w:gridSpan w:val="2"/>
                <w:vAlign w:val="center"/>
                <w:hideMark/>
              </w:tcPr>
            </w:tcPrChange>
          </w:tcPr>
          <w:p w14:paraId="08F8EEF1" w14:textId="77777777" w:rsidR="004D4027" w:rsidRPr="004D4027" w:rsidRDefault="004D4027">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132" w:author="JAGADEESHWAR REDDY" w:date="2026-09-02T00:43:00Z"/>
                <w:rFonts w:ascii="Times New Roman" w:hAnsi="Times New Roman" w:cs="Times New Roman"/>
                <w:sz w:val="24"/>
                <w:szCs w:val="24"/>
                <w:lang w:val="en-IN"/>
              </w:rPr>
              <w:pPrChange w:id="3133" w:author="JAGADEESHWAR REDDY" w:date="2026-09-02T00:43:00Z" w16du:dateUtc="2026-09-01T19:1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134" w:author="JAGADEESHWAR REDDY" w:date="2026-09-02T00:43:00Z">
              <w:r w:rsidRPr="004D4027">
                <w:rPr>
                  <w:rFonts w:ascii="Times New Roman" w:hAnsi="Times New Roman" w:cs="Times New Roman"/>
                  <w:sz w:val="24"/>
                  <w:szCs w:val="24"/>
                  <w:lang w:val="en-IN"/>
                </w:rPr>
                <w:t>(Current Assets − Inventory) / Current Liabilities</w:t>
              </w:r>
            </w:ins>
          </w:p>
        </w:tc>
      </w:tr>
      <w:tr w:rsidR="004D4027" w:rsidRPr="004D4027" w14:paraId="0D29A96A" w14:textId="77777777" w:rsidTr="004D4027">
        <w:trPr>
          <w:cnfStyle w:val="000000100000" w:firstRow="0" w:lastRow="0" w:firstColumn="0" w:lastColumn="0" w:oddVBand="0" w:evenVBand="0" w:oddHBand="1" w:evenHBand="0" w:firstRowFirstColumn="0" w:firstRowLastColumn="0" w:lastRowFirstColumn="0" w:lastRowLastColumn="0"/>
          <w:ins w:id="3135" w:author="JAGADEESHWAR REDDY" w:date="2026-09-02T00:43:00Z"/>
          <w:trPrChange w:id="313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37" w:author="JAGADEESHWAR REDDY" w:date="2026-09-02T00:43:00Z" w16du:dateUtc="2026-09-01T19:13:00Z">
              <w:tcPr>
                <w:tcW w:w="0" w:type="auto"/>
                <w:gridSpan w:val="2"/>
                <w:vAlign w:val="center"/>
                <w:hideMark/>
              </w:tcPr>
            </w:tcPrChange>
          </w:tcPr>
          <w:p w14:paraId="21E4331A" w14:textId="77777777" w:rsidR="004D4027" w:rsidRPr="004D4027" w:rsidRDefault="004D4027">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138" w:author="JAGADEESHWAR REDDY" w:date="2026-09-02T00:43:00Z"/>
                <w:rFonts w:ascii="Times New Roman" w:hAnsi="Times New Roman" w:cs="Times New Roman"/>
                <w:sz w:val="24"/>
                <w:szCs w:val="24"/>
                <w:lang w:val="en-IN"/>
              </w:rPr>
              <w:pPrChange w:id="3139" w:author="JAGADEESHWAR REDDY" w:date="2026-09-02T00:43:00Z" w16du:dateUtc="2026-09-01T19:1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140" w:author="JAGADEESHWAR REDDY" w:date="2026-09-02T00:43:00Z">
              <w:r w:rsidRPr="004D4027">
                <w:rPr>
                  <w:rFonts w:ascii="Times New Roman" w:hAnsi="Times New Roman" w:cs="Times New Roman"/>
                  <w:sz w:val="24"/>
                  <w:szCs w:val="24"/>
                  <w:lang w:val="en-IN"/>
                </w:rPr>
                <w:t>Tobin’s Q</w:t>
              </w:r>
            </w:ins>
          </w:p>
        </w:tc>
        <w:tc>
          <w:tcPr>
            <w:tcW w:w="0" w:type="auto"/>
            <w:hideMark/>
            <w:tcPrChange w:id="3141" w:author="JAGADEESHWAR REDDY" w:date="2026-09-02T00:43:00Z" w16du:dateUtc="2026-09-01T19:13:00Z">
              <w:tcPr>
                <w:tcW w:w="0" w:type="auto"/>
                <w:gridSpan w:val="2"/>
                <w:vAlign w:val="center"/>
                <w:hideMark/>
              </w:tcPr>
            </w:tcPrChange>
          </w:tcPr>
          <w:p w14:paraId="4A8937AC" w14:textId="77777777" w:rsidR="004D4027" w:rsidRPr="004D4027" w:rsidRDefault="004D4027">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142" w:author="JAGADEESHWAR REDDY" w:date="2026-09-02T00:43:00Z"/>
                <w:rFonts w:ascii="Times New Roman" w:hAnsi="Times New Roman" w:cs="Times New Roman"/>
                <w:sz w:val="24"/>
                <w:szCs w:val="24"/>
                <w:lang w:val="en-IN"/>
              </w:rPr>
              <w:pPrChange w:id="3143" w:author="JAGADEESHWAR REDDY" w:date="2026-09-02T00:43:00Z" w16du:dateUtc="2026-09-01T19:1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144" w:author="JAGADEESHWAR REDDY" w:date="2026-09-02T00:43:00Z">
              <w:r w:rsidRPr="004D4027">
                <w:rPr>
                  <w:rFonts w:ascii="Times New Roman" w:hAnsi="Times New Roman" w:cs="Times New Roman"/>
                  <w:sz w:val="24"/>
                  <w:szCs w:val="24"/>
                  <w:lang w:val="en-IN"/>
                </w:rPr>
                <w:t>Market Value of the Firm / Replacement Cost of Assets</w:t>
              </w:r>
            </w:ins>
          </w:p>
        </w:tc>
      </w:tr>
      <w:tr w:rsidR="004D4027" w:rsidRPr="004D4027" w14:paraId="6ECA0257" w14:textId="77777777" w:rsidTr="004D4027">
        <w:trPr>
          <w:ins w:id="3145" w:author="JAGADEESHWAR REDDY" w:date="2026-09-02T00:43:00Z"/>
          <w:trPrChange w:id="314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47" w:author="JAGADEESHWAR REDDY" w:date="2026-09-02T00:43:00Z" w16du:dateUtc="2026-09-01T19:13:00Z">
              <w:tcPr>
                <w:tcW w:w="0" w:type="auto"/>
                <w:gridSpan w:val="2"/>
                <w:vAlign w:val="center"/>
                <w:hideMark/>
              </w:tcPr>
            </w:tcPrChange>
          </w:tcPr>
          <w:p w14:paraId="1254F884" w14:textId="77777777" w:rsidR="004D4027" w:rsidRPr="004D4027" w:rsidRDefault="004D4027">
            <w:pPr>
              <w:spacing w:after="160" w:line="360" w:lineRule="auto"/>
              <w:jc w:val="center"/>
              <w:rPr>
                <w:ins w:id="3148" w:author="JAGADEESHWAR REDDY" w:date="2026-09-02T00:43:00Z"/>
                <w:rFonts w:ascii="Times New Roman" w:hAnsi="Times New Roman" w:cs="Times New Roman"/>
                <w:sz w:val="24"/>
                <w:szCs w:val="24"/>
                <w:lang w:val="en-IN"/>
              </w:rPr>
              <w:pPrChange w:id="3149" w:author="JAGADEESHWAR REDDY" w:date="2026-09-02T00:43:00Z" w16du:dateUtc="2026-09-01T19:13:00Z">
                <w:pPr>
                  <w:spacing w:after="160" w:line="360" w:lineRule="auto"/>
                </w:pPr>
              </w:pPrChange>
            </w:pPr>
            <w:ins w:id="3150" w:author="JAGADEESHWAR REDDY" w:date="2026-09-02T00:43:00Z">
              <w:r w:rsidRPr="004D4027">
                <w:rPr>
                  <w:rFonts w:ascii="Times New Roman" w:hAnsi="Times New Roman" w:cs="Times New Roman"/>
                  <w:sz w:val="24"/>
                  <w:szCs w:val="24"/>
                  <w:lang w:val="en-IN"/>
                </w:rPr>
                <w:t>Debt-to-Equity Ratio</w:t>
              </w:r>
            </w:ins>
          </w:p>
        </w:tc>
        <w:tc>
          <w:tcPr>
            <w:tcW w:w="0" w:type="auto"/>
            <w:hideMark/>
            <w:tcPrChange w:id="3151" w:author="JAGADEESHWAR REDDY" w:date="2026-09-02T00:43:00Z" w16du:dateUtc="2026-09-01T19:13:00Z">
              <w:tcPr>
                <w:tcW w:w="0" w:type="auto"/>
                <w:gridSpan w:val="2"/>
                <w:vAlign w:val="center"/>
                <w:hideMark/>
              </w:tcPr>
            </w:tcPrChange>
          </w:tcPr>
          <w:p w14:paraId="60CE8B7C" w14:textId="77777777" w:rsidR="004D4027" w:rsidRPr="004D4027" w:rsidRDefault="004D4027">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152" w:author="JAGADEESHWAR REDDY" w:date="2026-09-02T00:43:00Z"/>
                <w:rFonts w:ascii="Times New Roman" w:hAnsi="Times New Roman" w:cs="Times New Roman"/>
                <w:sz w:val="24"/>
                <w:szCs w:val="24"/>
                <w:lang w:val="en-IN"/>
              </w:rPr>
              <w:pPrChange w:id="3153" w:author="JAGADEESHWAR REDDY" w:date="2026-09-02T00:43:00Z" w16du:dateUtc="2026-09-01T19:1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154" w:author="JAGADEESHWAR REDDY" w:date="2026-09-02T00:43:00Z">
              <w:r w:rsidRPr="004D4027">
                <w:rPr>
                  <w:rFonts w:ascii="Times New Roman" w:hAnsi="Times New Roman" w:cs="Times New Roman"/>
                  <w:sz w:val="24"/>
                  <w:szCs w:val="24"/>
                  <w:lang w:val="en-IN"/>
                </w:rPr>
                <w:t>Total Debt / Total Equity</w:t>
              </w:r>
            </w:ins>
          </w:p>
        </w:tc>
      </w:tr>
      <w:tr w:rsidR="004D4027" w:rsidRPr="004D4027" w14:paraId="7C75A042" w14:textId="77777777" w:rsidTr="004D4027">
        <w:trPr>
          <w:cnfStyle w:val="000000100000" w:firstRow="0" w:lastRow="0" w:firstColumn="0" w:lastColumn="0" w:oddVBand="0" w:evenVBand="0" w:oddHBand="1" w:evenHBand="0" w:firstRowFirstColumn="0" w:firstRowLastColumn="0" w:lastRowFirstColumn="0" w:lastRowLastColumn="0"/>
          <w:ins w:id="3155" w:author="JAGADEESHWAR REDDY" w:date="2026-09-02T00:43:00Z"/>
          <w:trPrChange w:id="315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57" w:author="JAGADEESHWAR REDDY" w:date="2026-09-02T00:43:00Z" w16du:dateUtc="2026-09-01T19:13:00Z">
              <w:tcPr>
                <w:tcW w:w="0" w:type="auto"/>
                <w:gridSpan w:val="2"/>
                <w:vAlign w:val="center"/>
                <w:hideMark/>
              </w:tcPr>
            </w:tcPrChange>
          </w:tcPr>
          <w:p w14:paraId="56C8ABD4" w14:textId="77777777" w:rsidR="004D4027" w:rsidRPr="004D4027" w:rsidRDefault="004D4027">
            <w:pPr>
              <w:spacing w:after="160" w:line="360" w:lineRule="auto"/>
              <w:jc w:val="center"/>
              <w:cnfStyle w:val="001000100000" w:firstRow="0" w:lastRow="0" w:firstColumn="1" w:lastColumn="0" w:oddVBand="0" w:evenVBand="0" w:oddHBand="1" w:evenHBand="0" w:firstRowFirstColumn="0" w:firstRowLastColumn="0" w:lastRowFirstColumn="0" w:lastRowLastColumn="0"/>
              <w:rPr>
                <w:ins w:id="3158" w:author="JAGADEESHWAR REDDY" w:date="2026-09-02T00:43:00Z"/>
                <w:rFonts w:ascii="Times New Roman" w:hAnsi="Times New Roman" w:cs="Times New Roman"/>
                <w:sz w:val="24"/>
                <w:szCs w:val="24"/>
                <w:lang w:val="en-IN"/>
              </w:rPr>
              <w:pPrChange w:id="3159" w:author="JAGADEESHWAR REDDY" w:date="2026-09-02T00:43:00Z" w16du:dateUtc="2026-09-01T19:13:00Z">
                <w:pPr>
                  <w:spacing w:after="160" w:line="360" w:lineRule="auto"/>
                  <w:cnfStyle w:val="001000100000" w:firstRow="0" w:lastRow="0" w:firstColumn="1" w:lastColumn="0" w:oddVBand="0" w:evenVBand="0" w:oddHBand="1" w:evenHBand="0" w:firstRowFirstColumn="0" w:firstRowLastColumn="0" w:lastRowFirstColumn="0" w:lastRowLastColumn="0"/>
                </w:pPr>
              </w:pPrChange>
            </w:pPr>
            <w:ins w:id="3160" w:author="JAGADEESHWAR REDDY" w:date="2026-09-02T00:43:00Z">
              <w:r w:rsidRPr="004D4027">
                <w:rPr>
                  <w:rFonts w:ascii="Times New Roman" w:hAnsi="Times New Roman" w:cs="Times New Roman"/>
                  <w:sz w:val="24"/>
                  <w:szCs w:val="24"/>
                  <w:lang w:val="en-IN"/>
                </w:rPr>
                <w:t>Firm Size</w:t>
              </w:r>
            </w:ins>
          </w:p>
        </w:tc>
        <w:tc>
          <w:tcPr>
            <w:tcW w:w="0" w:type="auto"/>
            <w:hideMark/>
            <w:tcPrChange w:id="3161" w:author="JAGADEESHWAR REDDY" w:date="2026-09-02T00:43:00Z" w16du:dateUtc="2026-09-01T19:13:00Z">
              <w:tcPr>
                <w:tcW w:w="0" w:type="auto"/>
                <w:gridSpan w:val="2"/>
                <w:vAlign w:val="center"/>
                <w:hideMark/>
              </w:tcPr>
            </w:tcPrChange>
          </w:tcPr>
          <w:p w14:paraId="6B74D754" w14:textId="77777777" w:rsidR="004D4027" w:rsidRPr="004D4027" w:rsidRDefault="004D4027">
            <w:pPr>
              <w:spacing w:after="160" w:line="360" w:lineRule="auto"/>
              <w:jc w:val="center"/>
              <w:cnfStyle w:val="000000100000" w:firstRow="0" w:lastRow="0" w:firstColumn="0" w:lastColumn="0" w:oddVBand="0" w:evenVBand="0" w:oddHBand="1" w:evenHBand="0" w:firstRowFirstColumn="0" w:firstRowLastColumn="0" w:lastRowFirstColumn="0" w:lastRowLastColumn="0"/>
              <w:rPr>
                <w:ins w:id="3162" w:author="JAGADEESHWAR REDDY" w:date="2026-09-02T00:43:00Z"/>
                <w:rFonts w:ascii="Times New Roman" w:hAnsi="Times New Roman" w:cs="Times New Roman"/>
                <w:sz w:val="24"/>
                <w:szCs w:val="24"/>
                <w:lang w:val="en-IN"/>
              </w:rPr>
              <w:pPrChange w:id="3163" w:author="JAGADEESHWAR REDDY" w:date="2026-09-02T00:43:00Z" w16du:dateUtc="2026-09-01T19:13:00Z">
                <w:pPr>
                  <w:spacing w:after="160" w:line="360" w:lineRule="auto"/>
                  <w:cnfStyle w:val="000000100000" w:firstRow="0" w:lastRow="0" w:firstColumn="0" w:lastColumn="0" w:oddVBand="0" w:evenVBand="0" w:oddHBand="1" w:evenHBand="0" w:firstRowFirstColumn="0" w:firstRowLastColumn="0" w:lastRowFirstColumn="0" w:lastRowLastColumn="0"/>
                </w:pPr>
              </w:pPrChange>
            </w:pPr>
            <w:ins w:id="3164" w:author="JAGADEESHWAR REDDY" w:date="2026-09-02T00:43:00Z">
              <w:r w:rsidRPr="004D4027">
                <w:rPr>
                  <w:rFonts w:ascii="Times New Roman" w:hAnsi="Times New Roman" w:cs="Times New Roman"/>
                  <w:sz w:val="24"/>
                  <w:szCs w:val="24"/>
                  <w:lang w:val="en-IN"/>
                </w:rPr>
                <w:t>Natural Logarithm of Total Assets</w:t>
              </w:r>
            </w:ins>
          </w:p>
        </w:tc>
      </w:tr>
      <w:tr w:rsidR="004D4027" w:rsidRPr="004D4027" w14:paraId="2E14289A" w14:textId="77777777" w:rsidTr="004D4027">
        <w:trPr>
          <w:ins w:id="3165" w:author="JAGADEESHWAR REDDY" w:date="2026-09-02T00:43:00Z"/>
          <w:trPrChange w:id="3166" w:author="JAGADEESHWAR REDDY" w:date="2026-09-02T00:43:00Z" w16du:dateUtc="2026-09-01T19:13: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67" w:author="JAGADEESHWAR REDDY" w:date="2026-09-02T00:43:00Z" w16du:dateUtc="2026-09-01T19:13:00Z">
              <w:tcPr>
                <w:tcW w:w="0" w:type="auto"/>
                <w:gridSpan w:val="2"/>
                <w:vAlign w:val="center"/>
                <w:hideMark/>
              </w:tcPr>
            </w:tcPrChange>
          </w:tcPr>
          <w:p w14:paraId="4791EFCC" w14:textId="77777777" w:rsidR="004D4027" w:rsidRPr="004D4027" w:rsidRDefault="004D4027">
            <w:pPr>
              <w:spacing w:after="160" w:line="360" w:lineRule="auto"/>
              <w:jc w:val="center"/>
              <w:rPr>
                <w:ins w:id="3168" w:author="JAGADEESHWAR REDDY" w:date="2026-09-02T00:43:00Z"/>
                <w:rFonts w:ascii="Times New Roman" w:hAnsi="Times New Roman" w:cs="Times New Roman"/>
                <w:sz w:val="24"/>
                <w:szCs w:val="24"/>
                <w:lang w:val="en-IN"/>
              </w:rPr>
              <w:pPrChange w:id="3169" w:author="JAGADEESHWAR REDDY" w:date="2026-09-02T00:43:00Z" w16du:dateUtc="2026-09-01T19:13:00Z">
                <w:pPr>
                  <w:spacing w:after="160" w:line="360" w:lineRule="auto"/>
                </w:pPr>
              </w:pPrChange>
            </w:pPr>
            <w:ins w:id="3170" w:author="JAGADEESHWAR REDDY" w:date="2026-09-02T00:43:00Z">
              <w:r w:rsidRPr="004D4027">
                <w:rPr>
                  <w:rFonts w:ascii="Times New Roman" w:hAnsi="Times New Roman" w:cs="Times New Roman"/>
                  <w:sz w:val="24"/>
                  <w:szCs w:val="24"/>
                  <w:lang w:val="en-IN"/>
                </w:rPr>
                <w:t>Firm Age</w:t>
              </w:r>
            </w:ins>
          </w:p>
        </w:tc>
        <w:tc>
          <w:tcPr>
            <w:tcW w:w="0" w:type="auto"/>
            <w:hideMark/>
            <w:tcPrChange w:id="3171" w:author="JAGADEESHWAR REDDY" w:date="2026-09-02T00:43:00Z" w16du:dateUtc="2026-09-01T19:13:00Z">
              <w:tcPr>
                <w:tcW w:w="0" w:type="auto"/>
                <w:gridSpan w:val="2"/>
                <w:vAlign w:val="center"/>
                <w:hideMark/>
              </w:tcPr>
            </w:tcPrChange>
          </w:tcPr>
          <w:p w14:paraId="44A94DA2" w14:textId="77777777" w:rsidR="004D4027" w:rsidRPr="004D4027" w:rsidRDefault="004D4027">
            <w:pPr>
              <w:spacing w:after="160" w:line="360" w:lineRule="auto"/>
              <w:jc w:val="center"/>
              <w:cnfStyle w:val="000000000000" w:firstRow="0" w:lastRow="0" w:firstColumn="0" w:lastColumn="0" w:oddVBand="0" w:evenVBand="0" w:oddHBand="0" w:evenHBand="0" w:firstRowFirstColumn="0" w:firstRowLastColumn="0" w:lastRowFirstColumn="0" w:lastRowLastColumn="0"/>
              <w:rPr>
                <w:ins w:id="3172" w:author="JAGADEESHWAR REDDY" w:date="2026-09-02T00:43:00Z"/>
                <w:rFonts w:ascii="Times New Roman" w:hAnsi="Times New Roman" w:cs="Times New Roman"/>
                <w:sz w:val="24"/>
                <w:szCs w:val="24"/>
                <w:lang w:val="en-IN"/>
              </w:rPr>
              <w:pPrChange w:id="3173" w:author="JAGADEESHWAR REDDY" w:date="2026-09-02T00:43:00Z" w16du:dateUtc="2026-09-01T19:13:00Z">
                <w:pPr>
                  <w:spacing w:after="160" w:line="360" w:lineRule="auto"/>
                  <w:cnfStyle w:val="000000000000" w:firstRow="0" w:lastRow="0" w:firstColumn="0" w:lastColumn="0" w:oddVBand="0" w:evenVBand="0" w:oddHBand="0" w:evenHBand="0" w:firstRowFirstColumn="0" w:firstRowLastColumn="0" w:lastRowFirstColumn="0" w:lastRowLastColumn="0"/>
                </w:pPr>
              </w:pPrChange>
            </w:pPr>
            <w:ins w:id="3174" w:author="JAGADEESHWAR REDDY" w:date="2026-09-02T00:43:00Z">
              <w:r w:rsidRPr="004D4027">
                <w:rPr>
                  <w:rFonts w:ascii="Times New Roman" w:hAnsi="Times New Roman" w:cs="Times New Roman"/>
                  <w:sz w:val="24"/>
                  <w:szCs w:val="24"/>
                  <w:lang w:val="en-IN"/>
                </w:rPr>
                <w:t>Number of years since establishment</w:t>
              </w:r>
            </w:ins>
          </w:p>
        </w:tc>
      </w:tr>
    </w:tbl>
    <w:p w14:paraId="109BA1DD" w14:textId="77777777" w:rsidR="00576814" w:rsidRDefault="00576814" w:rsidP="002A7A88">
      <w:pPr>
        <w:spacing w:line="360" w:lineRule="auto"/>
        <w:rPr>
          <w:ins w:id="3175" w:author="JAGADEESHWAR REDDY" w:date="2026-09-02T00:23:00Z" w16du:dateUtc="2026-09-01T18:53:00Z"/>
          <w:rFonts w:ascii="Times New Roman" w:hAnsi="Times New Roman" w:cs="Times New Roman"/>
          <w:sz w:val="24"/>
          <w:szCs w:val="24"/>
        </w:rPr>
      </w:pPr>
    </w:p>
    <w:p w14:paraId="5AFD9300" w14:textId="77777777" w:rsidR="00576814" w:rsidRDefault="00576814" w:rsidP="002A7A88">
      <w:pPr>
        <w:spacing w:line="360" w:lineRule="auto"/>
        <w:rPr>
          <w:ins w:id="3176" w:author="JAGADEESHWAR REDDY" w:date="2026-09-02T00:23:00Z" w16du:dateUtc="2026-09-01T18:53:00Z"/>
          <w:rFonts w:ascii="Times New Roman" w:hAnsi="Times New Roman" w:cs="Times New Roman"/>
          <w:sz w:val="24"/>
          <w:szCs w:val="24"/>
        </w:rPr>
      </w:pPr>
    </w:p>
    <w:p w14:paraId="00B47592" w14:textId="484CABC6" w:rsidR="00576814" w:rsidRPr="003048C2" w:rsidRDefault="003048C2">
      <w:pPr>
        <w:pStyle w:val="Heading2"/>
        <w:rPr>
          <w:ins w:id="3177" w:author="JAGADEESHWAR REDDY" w:date="2026-09-02T00:23:00Z" w16du:dateUtc="2026-09-01T18:53:00Z"/>
          <w:rFonts w:ascii="Times New Roman" w:hAnsi="Times New Roman" w:cs="Times New Roman"/>
          <w:b/>
          <w:bCs/>
          <w:sz w:val="28"/>
          <w:szCs w:val="28"/>
          <w:rPrChange w:id="3178" w:author="JAGADEESHWAR REDDY" w:date="2026-09-02T00:46:00Z" w16du:dateUtc="2026-09-01T19:16:00Z">
            <w:rPr>
              <w:ins w:id="3179" w:author="JAGADEESHWAR REDDY" w:date="2026-09-02T00:23:00Z" w16du:dateUtc="2026-09-01T18:53:00Z"/>
            </w:rPr>
          </w:rPrChange>
        </w:rPr>
        <w:pPrChange w:id="3180" w:author="JAGADEESHWAR REDDY" w:date="2026-09-02T00:46:00Z" w16du:dateUtc="2026-09-01T19:16:00Z">
          <w:pPr>
            <w:spacing w:line="360" w:lineRule="auto"/>
          </w:pPr>
        </w:pPrChange>
      </w:pPr>
      <w:bookmarkStart w:id="3181" w:name="_Toc239204347"/>
      <w:ins w:id="3182" w:author="JAGADEESHWAR REDDY" w:date="2026-09-02T00:46:00Z">
        <w:r w:rsidRPr="003048C2">
          <w:rPr>
            <w:rFonts w:ascii="Times New Roman" w:hAnsi="Times New Roman" w:cs="Times New Roman"/>
            <w:b/>
            <w:bCs/>
            <w:color w:val="auto"/>
            <w:sz w:val="28"/>
            <w:szCs w:val="28"/>
            <w:rPrChange w:id="3183" w:author="JAGADEESHWAR REDDY" w:date="2026-09-02T00:46:00Z" w16du:dateUtc="2026-09-01T19:16:00Z">
              <w:rPr/>
            </w:rPrChange>
          </w:rPr>
          <w:t>Appendix C: SPSS Statistical Output</w:t>
        </w:r>
      </w:ins>
      <w:bookmarkEnd w:id="3181"/>
    </w:p>
    <w:p w14:paraId="3AE4E06A" w14:textId="1B5419A3" w:rsidR="00576814" w:rsidRDefault="000E36A4" w:rsidP="002A7A88">
      <w:pPr>
        <w:spacing w:line="360" w:lineRule="auto"/>
        <w:rPr>
          <w:ins w:id="3184" w:author="JAGADEESHWAR REDDY" w:date="2026-09-02T00:47:00Z" w16du:dateUtc="2026-09-01T19:17:00Z"/>
          <w:rFonts w:ascii="Times New Roman" w:hAnsi="Times New Roman" w:cs="Times New Roman"/>
          <w:sz w:val="24"/>
          <w:szCs w:val="24"/>
        </w:rPr>
      </w:pPr>
      <w:ins w:id="3185" w:author="JAGADEESHWAR REDDY" w:date="2026-09-02T00:47:00Z">
        <w:r w:rsidRPr="000E36A4">
          <w:rPr>
            <w:rFonts w:ascii="Times New Roman" w:hAnsi="Times New Roman" w:cs="Times New Roman"/>
            <w:sz w:val="24"/>
            <w:szCs w:val="24"/>
          </w:rPr>
          <w:t>This appendix presents the relevant SPSS output used to support the statistical analysis and hypothesis testing presented in the dissertation. The outputs include the descriptive statistics, correlation analysis, regression analyses and mediation analysis conducted for the study.</w:t>
        </w:r>
      </w:ins>
    </w:p>
    <w:p w14:paraId="7DD1BF9A" w14:textId="1A2752A7" w:rsidR="007221AD" w:rsidRDefault="007221AD" w:rsidP="002A7A88">
      <w:pPr>
        <w:spacing w:line="360" w:lineRule="auto"/>
        <w:rPr>
          <w:ins w:id="3186" w:author="JAGADEESHWAR REDDY" w:date="2026-09-02T00:49:00Z" w16du:dateUtc="2026-09-01T19:19:00Z"/>
          <w:rFonts w:ascii="Times New Roman" w:hAnsi="Times New Roman" w:cs="Times New Roman"/>
          <w:b/>
          <w:bCs/>
          <w:sz w:val="24"/>
          <w:szCs w:val="24"/>
        </w:rPr>
      </w:pPr>
      <w:ins w:id="3187" w:author="JAGADEESHWAR REDDY" w:date="2026-09-02T00:47:00Z">
        <w:r w:rsidRPr="007221AD">
          <w:rPr>
            <w:rFonts w:ascii="Times New Roman" w:hAnsi="Times New Roman" w:cs="Times New Roman"/>
            <w:b/>
            <w:bCs/>
            <w:sz w:val="24"/>
            <w:szCs w:val="24"/>
            <w:rPrChange w:id="3188" w:author="JAGADEESHWAR REDDY" w:date="2026-09-02T00:47:00Z" w16du:dateUtc="2026-09-01T19:17:00Z">
              <w:rPr>
                <w:rFonts w:ascii="Times New Roman" w:hAnsi="Times New Roman" w:cs="Times New Roman"/>
                <w:sz w:val="24"/>
                <w:szCs w:val="24"/>
              </w:rPr>
            </w:rPrChange>
          </w:rPr>
          <w:t>SPSS outputs</w:t>
        </w:r>
      </w:ins>
      <w:ins w:id="3189" w:author="JAGADEESHWAR REDDY" w:date="2026-09-02T00:47:00Z" w16du:dateUtc="2026-09-01T19:17:00Z">
        <w:r>
          <w:rPr>
            <w:rFonts w:ascii="Times New Roman" w:hAnsi="Times New Roman" w:cs="Times New Roman"/>
            <w:b/>
            <w:bCs/>
            <w:sz w:val="24"/>
            <w:szCs w:val="24"/>
          </w:rPr>
          <w:t>:</w:t>
        </w:r>
      </w:ins>
    </w:p>
    <w:p w14:paraId="25F28032" w14:textId="5977D530" w:rsidR="00566184" w:rsidRDefault="006D23E0" w:rsidP="002A7A88">
      <w:pPr>
        <w:spacing w:line="360" w:lineRule="auto"/>
        <w:rPr>
          <w:ins w:id="3190" w:author="JAGADEESHWAR REDDY" w:date="2026-09-02T00:49:00Z" w16du:dateUtc="2026-09-01T19:19:00Z"/>
          <w:rFonts w:ascii="Times New Roman" w:hAnsi="Times New Roman" w:cs="Times New Roman"/>
          <w:b/>
          <w:bCs/>
          <w:sz w:val="24"/>
          <w:szCs w:val="24"/>
        </w:rPr>
      </w:pPr>
      <w:ins w:id="3191" w:author="JAGADEESHWAR REDDY" w:date="2026-09-02T00:49:00Z">
        <w:r w:rsidRPr="006D23E0">
          <w:rPr>
            <w:rFonts w:ascii="Times New Roman" w:hAnsi="Times New Roman" w:cs="Times New Roman"/>
            <w:b/>
            <w:bCs/>
            <w:sz w:val="24"/>
            <w:szCs w:val="24"/>
          </w:rPr>
          <w:t>C1. Descriptive Statistics</w:t>
        </w:r>
      </w:ins>
    </w:p>
    <w:p w14:paraId="7C09DE22" w14:textId="01795953" w:rsidR="006D23E0" w:rsidRDefault="00D47A4A" w:rsidP="00451B3F">
      <w:pPr>
        <w:spacing w:line="360" w:lineRule="auto"/>
        <w:rPr>
          <w:ins w:id="3192" w:author="JAGADEESHWAR REDDY" w:date="2026-09-02T00:52:00Z" w16du:dateUtc="2026-09-01T19:22:00Z"/>
        </w:rPr>
      </w:pPr>
      <w:ins w:id="3193" w:author="JAGADEESHWAR REDDY" w:date="2026-09-02T00:50:00Z" w16du:dateUtc="2026-09-01T19:20:00Z">
        <w:r>
          <w:object w:dxaOrig="1520" w:dyaOrig="987" w14:anchorId="34B36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8pt;height:47.45pt" o:ole="">
              <v:imagedata r:id="rId15" o:title=""/>
            </v:shape>
            <o:OLEObject Type="Embed" ProgID="Package" ShapeID="_x0000_i1025" DrawAspect="Icon" ObjectID="_1849821846" r:id="rId16"/>
          </w:object>
        </w:r>
      </w:ins>
    </w:p>
    <w:p w14:paraId="568A50BC" w14:textId="3CD61401" w:rsidR="00813188" w:rsidRDefault="00813188" w:rsidP="00451B3F">
      <w:pPr>
        <w:spacing w:line="360" w:lineRule="auto"/>
        <w:rPr>
          <w:ins w:id="3194" w:author="JAGADEESHWAR REDDY" w:date="2026-09-02T00:53:00Z" w16du:dateUtc="2026-09-01T19:23:00Z"/>
          <w:rFonts w:ascii="Times New Roman" w:hAnsi="Times New Roman" w:cs="Times New Roman"/>
          <w:b/>
          <w:bCs/>
          <w:sz w:val="24"/>
          <w:szCs w:val="24"/>
        </w:rPr>
      </w:pPr>
      <w:ins w:id="3195" w:author="JAGADEESHWAR REDDY" w:date="2026-09-02T00:52:00Z">
        <w:r w:rsidRPr="00813188">
          <w:rPr>
            <w:rFonts w:ascii="Times New Roman" w:hAnsi="Times New Roman" w:cs="Times New Roman"/>
            <w:b/>
            <w:bCs/>
            <w:sz w:val="24"/>
            <w:szCs w:val="24"/>
            <w:rPrChange w:id="3196" w:author="JAGADEESHWAR REDDY" w:date="2026-09-02T00:52:00Z" w16du:dateUtc="2026-09-01T19:22:00Z">
              <w:rPr/>
            </w:rPrChange>
          </w:rPr>
          <w:t>C2. Pearson Correlation Analysis</w:t>
        </w:r>
      </w:ins>
    </w:p>
    <w:p w14:paraId="35B588E7" w14:textId="0CF7FA0A" w:rsidR="00BE4636" w:rsidRDefault="00D47A4A" w:rsidP="00451B3F">
      <w:pPr>
        <w:spacing w:line="360" w:lineRule="auto"/>
        <w:rPr>
          <w:ins w:id="3197" w:author="JAGADEESHWAR REDDY" w:date="2026-09-02T00:54:00Z" w16du:dateUtc="2026-09-01T19:24:00Z"/>
        </w:rPr>
      </w:pPr>
      <w:ins w:id="3198" w:author="JAGADEESHWAR REDDY" w:date="2026-09-02T00:54:00Z" w16du:dateUtc="2026-09-01T19:24:00Z">
        <w:r>
          <w:object w:dxaOrig="1520" w:dyaOrig="987" w14:anchorId="214FC9A8">
            <v:shape id="_x0000_i1026" type="#_x0000_t75" style="width:76.4pt;height:49.1pt" o:ole="">
              <v:imagedata r:id="rId17" o:title=""/>
            </v:shape>
            <o:OLEObject Type="Embed" ProgID="Package" ShapeID="_x0000_i1026" DrawAspect="Icon" ObjectID="_1849821847" r:id="rId18"/>
          </w:object>
        </w:r>
      </w:ins>
    </w:p>
    <w:p w14:paraId="41017561" w14:textId="0E37D35D" w:rsidR="00D47A4A" w:rsidRDefault="0053772F" w:rsidP="00451B3F">
      <w:pPr>
        <w:spacing w:line="360" w:lineRule="auto"/>
        <w:rPr>
          <w:ins w:id="3199" w:author="JAGADEESHWAR REDDY" w:date="2026-09-02T00:55:00Z" w16du:dateUtc="2026-09-01T19:25:00Z"/>
          <w:rFonts w:ascii="Times New Roman" w:hAnsi="Times New Roman" w:cs="Times New Roman"/>
          <w:b/>
          <w:bCs/>
          <w:sz w:val="24"/>
          <w:szCs w:val="24"/>
        </w:rPr>
      </w:pPr>
      <w:ins w:id="3200" w:author="JAGADEESHWAR REDDY" w:date="2026-09-02T00:55:00Z">
        <w:r w:rsidRPr="0053772F">
          <w:rPr>
            <w:rFonts w:ascii="Times New Roman" w:hAnsi="Times New Roman" w:cs="Times New Roman"/>
            <w:b/>
            <w:bCs/>
            <w:sz w:val="24"/>
            <w:szCs w:val="24"/>
          </w:rPr>
          <w:t>C3. Regression Analysis – H1</w:t>
        </w:r>
      </w:ins>
    </w:p>
    <w:p w14:paraId="60892AFE" w14:textId="77777777" w:rsidR="004E298E" w:rsidRDefault="005842D4" w:rsidP="00451B3F">
      <w:pPr>
        <w:spacing w:line="360" w:lineRule="auto"/>
        <w:rPr>
          <w:ins w:id="3201" w:author="JAGADEESHWAR REDDY" w:date="2026-09-02T00:56:00Z" w16du:dateUtc="2026-09-01T19:26:00Z"/>
        </w:rPr>
      </w:pPr>
      <w:ins w:id="3202" w:author="JAGADEESHWAR REDDY" w:date="2026-09-02T00:55:00Z" w16du:dateUtc="2026-09-01T19:25:00Z">
        <w:r>
          <w:object w:dxaOrig="1520" w:dyaOrig="987" w14:anchorId="61B44038">
            <v:shape id="_x0000_i1027" type="#_x0000_t75" style="width:76.4pt;height:49.1pt" o:ole="">
              <v:imagedata r:id="rId19" o:title=""/>
            </v:shape>
            <o:OLEObject Type="Embed" ProgID="Package" ShapeID="_x0000_i1027" DrawAspect="Icon" ObjectID="_1849821848" r:id="rId20"/>
          </w:object>
        </w:r>
      </w:ins>
    </w:p>
    <w:p w14:paraId="00627B2A" w14:textId="79AC42BC" w:rsidR="005842D4" w:rsidRDefault="005842D4" w:rsidP="00451B3F">
      <w:pPr>
        <w:spacing w:line="360" w:lineRule="auto"/>
        <w:rPr>
          <w:ins w:id="3203" w:author="JAGADEESHWAR REDDY" w:date="2026-09-02T00:56:00Z" w16du:dateUtc="2026-09-01T19:26:00Z"/>
          <w:rFonts w:ascii="Times New Roman" w:hAnsi="Times New Roman" w:cs="Times New Roman"/>
          <w:b/>
          <w:bCs/>
          <w:sz w:val="24"/>
          <w:szCs w:val="24"/>
        </w:rPr>
      </w:pPr>
      <w:ins w:id="3204" w:author="JAGADEESHWAR REDDY" w:date="2026-09-02T00:55:00Z">
        <w:r w:rsidRPr="004E298E">
          <w:rPr>
            <w:rFonts w:ascii="Times New Roman" w:hAnsi="Times New Roman" w:cs="Times New Roman"/>
            <w:b/>
            <w:bCs/>
            <w:sz w:val="24"/>
            <w:szCs w:val="24"/>
            <w:rPrChange w:id="3205" w:author="JAGADEESHWAR REDDY" w:date="2026-09-02T00:56:00Z" w16du:dateUtc="2026-09-01T19:26:00Z">
              <w:rPr/>
            </w:rPrChange>
          </w:rPr>
          <w:t>C4. Regression Analysis – H2</w:t>
        </w:r>
      </w:ins>
    </w:p>
    <w:p w14:paraId="5146D8F8" w14:textId="60FFDF15" w:rsidR="006845FE" w:rsidRDefault="006845FE" w:rsidP="00451B3F">
      <w:pPr>
        <w:spacing w:line="360" w:lineRule="auto"/>
        <w:rPr>
          <w:ins w:id="3206" w:author="JAGADEESHWAR REDDY" w:date="2026-09-02T00:56:00Z" w16du:dateUtc="2026-09-01T19:26:00Z"/>
        </w:rPr>
      </w:pPr>
      <w:ins w:id="3207" w:author="JAGADEESHWAR REDDY" w:date="2026-09-02T00:56:00Z" w16du:dateUtc="2026-09-01T19:26:00Z">
        <w:r>
          <w:object w:dxaOrig="1520" w:dyaOrig="987" w14:anchorId="7919773A">
            <v:shape id="_x0000_i1028" type="#_x0000_t75" style="width:76.4pt;height:49.1pt" o:ole="">
              <v:imagedata r:id="rId21" o:title=""/>
            </v:shape>
            <o:OLEObject Type="Embed" ProgID="Package" ShapeID="_x0000_i1028" DrawAspect="Icon" ObjectID="_1849821849" r:id="rId22"/>
          </w:object>
        </w:r>
      </w:ins>
    </w:p>
    <w:p w14:paraId="2E38432D" w14:textId="1926EB3B" w:rsidR="006845FE" w:rsidRDefault="006845FE" w:rsidP="00451B3F">
      <w:pPr>
        <w:spacing w:line="360" w:lineRule="auto"/>
        <w:rPr>
          <w:ins w:id="3208" w:author="JAGADEESHWAR REDDY" w:date="2026-09-02T00:57:00Z" w16du:dateUtc="2026-09-01T19:27:00Z"/>
          <w:rFonts w:ascii="Times New Roman" w:hAnsi="Times New Roman" w:cs="Times New Roman"/>
          <w:b/>
          <w:bCs/>
          <w:sz w:val="24"/>
          <w:szCs w:val="24"/>
        </w:rPr>
      </w:pPr>
      <w:ins w:id="3209" w:author="JAGADEESHWAR REDDY" w:date="2026-09-02T00:56:00Z">
        <w:r w:rsidRPr="006845FE">
          <w:rPr>
            <w:rFonts w:ascii="Times New Roman" w:hAnsi="Times New Roman" w:cs="Times New Roman"/>
            <w:b/>
            <w:bCs/>
            <w:sz w:val="24"/>
            <w:szCs w:val="24"/>
          </w:rPr>
          <w:t>C5. Regression Analysis – H3</w:t>
        </w:r>
      </w:ins>
    </w:p>
    <w:p w14:paraId="5BD6BF7B" w14:textId="57DD1915" w:rsidR="006845FE" w:rsidRDefault="006845FE" w:rsidP="00451B3F">
      <w:pPr>
        <w:spacing w:line="360" w:lineRule="auto"/>
        <w:rPr>
          <w:ins w:id="3210" w:author="JAGADEESHWAR REDDY" w:date="2026-09-02T00:57:00Z" w16du:dateUtc="2026-09-01T19:27:00Z"/>
        </w:rPr>
      </w:pPr>
      <w:ins w:id="3211" w:author="JAGADEESHWAR REDDY" w:date="2026-09-02T00:57:00Z" w16du:dateUtc="2026-09-01T19:27:00Z">
        <w:r>
          <w:object w:dxaOrig="1520" w:dyaOrig="987" w14:anchorId="2255FD24">
            <v:shape id="_x0000_i1029" type="#_x0000_t75" style="width:76.4pt;height:49.1pt" o:ole="">
              <v:imagedata r:id="rId23" o:title=""/>
            </v:shape>
            <o:OLEObject Type="Embed" ProgID="Package" ShapeID="_x0000_i1029" DrawAspect="Icon" ObjectID="_1849821850" r:id="rId24"/>
          </w:object>
        </w:r>
      </w:ins>
    </w:p>
    <w:p w14:paraId="1E0796FA" w14:textId="6F1BCD74" w:rsidR="006845FE" w:rsidRDefault="00A510D6" w:rsidP="00451B3F">
      <w:pPr>
        <w:spacing w:line="360" w:lineRule="auto"/>
        <w:rPr>
          <w:ins w:id="3212" w:author="JAGADEESHWAR REDDY" w:date="2026-09-02T00:57:00Z" w16du:dateUtc="2026-09-01T19:27:00Z"/>
          <w:rFonts w:ascii="Times New Roman" w:hAnsi="Times New Roman" w:cs="Times New Roman"/>
          <w:b/>
          <w:bCs/>
          <w:sz w:val="24"/>
          <w:szCs w:val="24"/>
        </w:rPr>
      </w:pPr>
      <w:ins w:id="3213" w:author="JAGADEESHWAR REDDY" w:date="2026-09-02T00:57:00Z">
        <w:r w:rsidRPr="00A510D6">
          <w:rPr>
            <w:rFonts w:ascii="Times New Roman" w:hAnsi="Times New Roman" w:cs="Times New Roman"/>
            <w:b/>
            <w:bCs/>
            <w:sz w:val="24"/>
            <w:szCs w:val="24"/>
          </w:rPr>
          <w:t>C6. Mediation Analysis – H4</w:t>
        </w:r>
      </w:ins>
    </w:p>
    <w:p w14:paraId="186C3316" w14:textId="6D2225E7" w:rsidR="00A510D6" w:rsidRPr="004E298E" w:rsidRDefault="00A510D6" w:rsidP="00451B3F">
      <w:pPr>
        <w:spacing w:line="360" w:lineRule="auto"/>
        <w:rPr>
          <w:ins w:id="3214" w:author="JAGADEESHWAR REDDY" w:date="2026-09-02T00:55:00Z" w16du:dateUtc="2026-09-01T19:25:00Z"/>
          <w:rFonts w:ascii="Times New Roman" w:hAnsi="Times New Roman" w:cs="Times New Roman"/>
          <w:b/>
          <w:bCs/>
          <w:sz w:val="24"/>
          <w:szCs w:val="24"/>
          <w:rPrChange w:id="3215" w:author="JAGADEESHWAR REDDY" w:date="2026-09-02T00:56:00Z" w16du:dateUtc="2026-09-01T19:26:00Z">
            <w:rPr>
              <w:ins w:id="3216" w:author="JAGADEESHWAR REDDY" w:date="2026-09-02T00:55:00Z" w16du:dateUtc="2026-09-01T19:25:00Z"/>
            </w:rPr>
          </w:rPrChange>
        </w:rPr>
      </w:pPr>
      <w:ins w:id="3217" w:author="JAGADEESHWAR REDDY" w:date="2026-09-02T00:57:00Z" w16du:dateUtc="2026-09-01T19:27:00Z">
        <w:r>
          <w:object w:dxaOrig="1520" w:dyaOrig="987" w14:anchorId="1B1AC5C7">
            <v:shape id="_x0000_i1030" type="#_x0000_t75" style="width:76.4pt;height:49.1pt" o:ole="">
              <v:imagedata r:id="rId25" o:title=""/>
            </v:shape>
            <o:OLEObject Type="Embed" ProgID="Package" ShapeID="_x0000_i1030" DrawAspect="Icon" ObjectID="_1849821851" r:id="rId26"/>
          </w:object>
        </w:r>
      </w:ins>
    </w:p>
    <w:p w14:paraId="6EA57A6B" w14:textId="77777777" w:rsidR="005842D4" w:rsidRPr="00813188" w:rsidRDefault="005842D4" w:rsidP="00451B3F">
      <w:pPr>
        <w:spacing w:line="360" w:lineRule="auto"/>
        <w:rPr>
          <w:ins w:id="3218" w:author="JAGADEESHWAR REDDY" w:date="2026-09-02T00:50:00Z" w16du:dateUtc="2026-09-01T19:20:00Z"/>
          <w:rFonts w:ascii="Times New Roman" w:hAnsi="Times New Roman" w:cs="Times New Roman"/>
          <w:b/>
          <w:bCs/>
          <w:sz w:val="24"/>
          <w:szCs w:val="24"/>
          <w:rPrChange w:id="3219" w:author="JAGADEESHWAR REDDY" w:date="2026-09-02T00:52:00Z" w16du:dateUtc="2026-09-01T19:22:00Z">
            <w:rPr>
              <w:ins w:id="3220" w:author="JAGADEESHWAR REDDY" w:date="2026-09-02T00:50:00Z" w16du:dateUtc="2026-09-01T19:20:00Z"/>
            </w:rPr>
          </w:rPrChange>
        </w:rPr>
      </w:pPr>
    </w:p>
    <w:p w14:paraId="31123724" w14:textId="77777777" w:rsidR="00451B3F" w:rsidRDefault="00451B3F" w:rsidP="002A7A88">
      <w:pPr>
        <w:spacing w:line="360" w:lineRule="auto"/>
        <w:rPr>
          <w:ins w:id="3221" w:author="JAGADEESHWAR REDDY" w:date="2026-09-02T00:50:00Z" w16du:dateUtc="2026-09-01T19:20:00Z"/>
        </w:rPr>
      </w:pPr>
    </w:p>
    <w:p w14:paraId="4B9F89D6" w14:textId="77777777" w:rsidR="00891E51" w:rsidRPr="007221AD" w:rsidRDefault="00891E51" w:rsidP="002A7A88">
      <w:pPr>
        <w:spacing w:line="360" w:lineRule="auto"/>
        <w:rPr>
          <w:ins w:id="3222" w:author="JAGADEESHWAR REDDY" w:date="2026-09-02T00:23:00Z" w16du:dateUtc="2026-09-01T18:53:00Z"/>
          <w:rFonts w:ascii="Times New Roman" w:hAnsi="Times New Roman" w:cs="Times New Roman"/>
          <w:b/>
          <w:bCs/>
          <w:sz w:val="24"/>
          <w:szCs w:val="24"/>
          <w:rPrChange w:id="3223" w:author="JAGADEESHWAR REDDY" w:date="2026-09-02T00:47:00Z" w16du:dateUtc="2026-09-01T19:17:00Z">
            <w:rPr>
              <w:ins w:id="3224" w:author="JAGADEESHWAR REDDY" w:date="2026-09-02T00:23:00Z" w16du:dateUtc="2026-09-01T18:53:00Z"/>
              <w:rFonts w:ascii="Times New Roman" w:hAnsi="Times New Roman" w:cs="Times New Roman"/>
              <w:sz w:val="24"/>
              <w:szCs w:val="24"/>
            </w:rPr>
          </w:rPrChange>
        </w:rPr>
      </w:pPr>
    </w:p>
    <w:p w14:paraId="4C1B7180" w14:textId="77777777" w:rsidR="00576814" w:rsidRDefault="00576814" w:rsidP="002A7A88">
      <w:pPr>
        <w:spacing w:line="360" w:lineRule="auto"/>
        <w:rPr>
          <w:ins w:id="3225" w:author="JAGADEESHWAR REDDY" w:date="2026-09-02T01:19:00Z" w16du:dateUtc="2026-09-01T19:49:00Z"/>
          <w:rFonts w:ascii="Times New Roman" w:hAnsi="Times New Roman" w:cs="Times New Roman"/>
          <w:sz w:val="24"/>
          <w:szCs w:val="24"/>
        </w:rPr>
      </w:pPr>
    </w:p>
    <w:p w14:paraId="42FB8DC7" w14:textId="77777777" w:rsidR="00581C30" w:rsidRDefault="00581C30" w:rsidP="002A7A88">
      <w:pPr>
        <w:spacing w:line="360" w:lineRule="auto"/>
        <w:rPr>
          <w:ins w:id="3226" w:author="JAGADEESHWAR REDDY" w:date="2026-09-02T01:19:00Z" w16du:dateUtc="2026-09-01T19:49:00Z"/>
          <w:rFonts w:ascii="Times New Roman" w:hAnsi="Times New Roman" w:cs="Times New Roman"/>
          <w:sz w:val="24"/>
          <w:szCs w:val="24"/>
        </w:rPr>
      </w:pPr>
    </w:p>
    <w:p w14:paraId="307C56A2" w14:textId="77777777" w:rsidR="00581C30" w:rsidRDefault="00581C30" w:rsidP="002A7A88">
      <w:pPr>
        <w:spacing w:line="360" w:lineRule="auto"/>
        <w:rPr>
          <w:ins w:id="3227" w:author="JAGADEESHWAR REDDY" w:date="2026-09-02T01:19:00Z" w16du:dateUtc="2026-09-01T19:49:00Z"/>
          <w:rFonts w:ascii="Times New Roman" w:hAnsi="Times New Roman" w:cs="Times New Roman"/>
          <w:sz w:val="24"/>
          <w:szCs w:val="24"/>
        </w:rPr>
      </w:pPr>
    </w:p>
    <w:p w14:paraId="0334441E" w14:textId="77777777" w:rsidR="00581C30" w:rsidRDefault="00581C30" w:rsidP="002A7A88">
      <w:pPr>
        <w:spacing w:line="360" w:lineRule="auto"/>
        <w:rPr>
          <w:ins w:id="3228" w:author="JAGADEESHWAR REDDY" w:date="2026-09-02T01:19:00Z" w16du:dateUtc="2026-09-01T19:49:00Z"/>
          <w:rFonts w:ascii="Times New Roman" w:hAnsi="Times New Roman" w:cs="Times New Roman"/>
          <w:sz w:val="24"/>
          <w:szCs w:val="24"/>
        </w:rPr>
      </w:pPr>
    </w:p>
    <w:p w14:paraId="400B093D" w14:textId="77777777" w:rsidR="00581C30" w:rsidRDefault="00581C30" w:rsidP="002A7A88">
      <w:pPr>
        <w:spacing w:line="360" w:lineRule="auto"/>
        <w:rPr>
          <w:ins w:id="3229" w:author="JAGADEESHWAR REDDY" w:date="2026-09-02T01:37:00Z" w16du:dateUtc="2026-09-01T20:07:00Z"/>
          <w:rFonts w:ascii="Times New Roman" w:hAnsi="Times New Roman" w:cs="Times New Roman"/>
          <w:sz w:val="24"/>
          <w:szCs w:val="24"/>
        </w:rPr>
      </w:pPr>
    </w:p>
    <w:p w14:paraId="6CEE58A4" w14:textId="77777777" w:rsidR="005B0447" w:rsidRDefault="005B0447" w:rsidP="002A7A88">
      <w:pPr>
        <w:spacing w:line="360" w:lineRule="auto"/>
        <w:rPr>
          <w:ins w:id="3230" w:author="JAGADEESHWAR REDDY" w:date="2026-09-02T01:37:00Z" w16du:dateUtc="2026-09-01T20:07:00Z"/>
          <w:rFonts w:ascii="Times New Roman" w:hAnsi="Times New Roman" w:cs="Times New Roman"/>
          <w:sz w:val="24"/>
          <w:szCs w:val="24"/>
        </w:rPr>
      </w:pPr>
    </w:p>
    <w:p w14:paraId="4579D34E" w14:textId="77777777" w:rsidR="005B0447" w:rsidRDefault="005B0447" w:rsidP="002A7A88">
      <w:pPr>
        <w:spacing w:line="360" w:lineRule="auto"/>
        <w:rPr>
          <w:ins w:id="3231" w:author="JAGADEESHWAR REDDY" w:date="2026-09-02T01:37:00Z" w16du:dateUtc="2026-09-01T20:07:00Z"/>
          <w:rFonts w:ascii="Times New Roman" w:hAnsi="Times New Roman" w:cs="Times New Roman"/>
          <w:sz w:val="24"/>
          <w:szCs w:val="24"/>
        </w:rPr>
      </w:pPr>
    </w:p>
    <w:p w14:paraId="5E0D9FDF" w14:textId="77777777" w:rsidR="005B0447" w:rsidRDefault="005B0447" w:rsidP="002A7A88">
      <w:pPr>
        <w:spacing w:line="360" w:lineRule="auto"/>
        <w:rPr>
          <w:ins w:id="3232" w:author="JAGADEESHWAR REDDY" w:date="2026-09-02T01:19:00Z" w16du:dateUtc="2026-09-01T19:49:00Z"/>
          <w:rFonts w:ascii="Times New Roman" w:hAnsi="Times New Roman" w:cs="Times New Roman"/>
          <w:sz w:val="24"/>
          <w:szCs w:val="24"/>
        </w:rPr>
      </w:pPr>
    </w:p>
    <w:p w14:paraId="3FB24EA0" w14:textId="77777777" w:rsidR="00581C30" w:rsidRPr="003E2C5B" w:rsidRDefault="00581C30" w:rsidP="00581C30">
      <w:pPr>
        <w:jc w:val="center"/>
        <w:rPr>
          <w:ins w:id="3233" w:author="JAGADEESHWAR REDDY" w:date="2026-09-02T01:19:00Z" w16du:dateUtc="2026-09-01T19:49:00Z"/>
          <w:rFonts w:ascii="Century Gothic" w:hAnsi="Century Gothic"/>
          <w:b/>
          <w:sz w:val="28"/>
          <w:szCs w:val="28"/>
        </w:rPr>
      </w:pPr>
      <w:ins w:id="3234" w:author="JAGADEESHWAR REDDY" w:date="2026-09-02T01:19:00Z" w16du:dateUtc="2026-09-01T19:49:00Z">
        <w:r w:rsidRPr="003E2C5B">
          <w:rPr>
            <w:rFonts w:ascii="Century Gothic" w:hAnsi="Century Gothic"/>
            <w:b/>
            <w:sz w:val="28"/>
            <w:szCs w:val="28"/>
          </w:rPr>
          <w:t>Ethics and non-plagiarism statement</w:t>
        </w:r>
      </w:ins>
    </w:p>
    <w:p w14:paraId="367F21DF" w14:textId="77777777" w:rsidR="00581C30" w:rsidRPr="003E2C5B" w:rsidRDefault="00581C30" w:rsidP="00581C30">
      <w:pPr>
        <w:jc w:val="both"/>
        <w:rPr>
          <w:ins w:id="3235" w:author="JAGADEESHWAR REDDY" w:date="2026-09-02T01:19:00Z" w16du:dateUtc="2026-09-01T19:49:00Z"/>
          <w:rFonts w:ascii="Century Gothic" w:hAnsi="Century Gothic"/>
          <w:b/>
          <w:sz w:val="28"/>
          <w:szCs w:val="18"/>
        </w:rPr>
      </w:pPr>
    </w:p>
    <w:p w14:paraId="4643485F" w14:textId="77777777" w:rsidR="00581C30" w:rsidRPr="003E2C5B" w:rsidRDefault="00581C30" w:rsidP="00581C30">
      <w:pPr>
        <w:jc w:val="both"/>
        <w:rPr>
          <w:ins w:id="3236" w:author="JAGADEESHWAR REDDY" w:date="2026-09-02T01:19:00Z" w16du:dateUtc="2026-09-01T19:49:00Z"/>
          <w:rFonts w:ascii="Century Gothic" w:hAnsi="Century Gothic"/>
        </w:rPr>
      </w:pPr>
      <w:ins w:id="3237" w:author="JAGADEESHWAR REDDY" w:date="2026-09-02T01:19:00Z" w16du:dateUtc="2026-09-01T19:49:00Z">
        <w:r w:rsidRPr="003E2C5B">
          <w:rPr>
            <w:rFonts w:ascii="Century Gothic" w:hAnsi="Century Gothic"/>
          </w:rPr>
          <w:t xml:space="preserve">I, Jagadeeswar Reddy Kannam, acknowledge that I have a good understanding of ethical concepts in research and recognize that Plagiarism is the act of using another's work and ideas and passing them off as mine. This includes explicitly copying another's work and/or using parts of third-party work without proper acknowledgment and referencing. </w:t>
        </w:r>
      </w:ins>
    </w:p>
    <w:p w14:paraId="1E3C2E9E" w14:textId="77777777" w:rsidR="00581C30" w:rsidRPr="003E2C5B" w:rsidRDefault="00581C30" w:rsidP="00581C30">
      <w:pPr>
        <w:jc w:val="both"/>
        <w:rPr>
          <w:ins w:id="3238" w:author="JAGADEESHWAR REDDY" w:date="2026-09-02T01:19:00Z" w16du:dateUtc="2026-09-01T19:49:00Z"/>
          <w:rFonts w:ascii="Century Gothic" w:hAnsi="Century Gothic"/>
        </w:rPr>
      </w:pPr>
      <w:ins w:id="3239" w:author="JAGADEESHWAR REDDY" w:date="2026-09-02T01:19:00Z" w16du:dateUtc="2026-09-01T19:49:00Z">
        <w:r w:rsidRPr="003E2C5B">
          <w:rPr>
            <w:rFonts w:ascii="Century Gothic" w:hAnsi="Century Gothic"/>
          </w:rPr>
          <w:t>This work is my personal effort. I wrote it in my own words, except for quotations from other sources. These quotations are properly referenced and identified in the text according to MBS standards.</w:t>
        </w:r>
      </w:ins>
    </w:p>
    <w:p w14:paraId="05D52F88" w14:textId="77777777" w:rsidR="00581C30" w:rsidRPr="003E2C5B" w:rsidRDefault="00581C30" w:rsidP="00581C30">
      <w:pPr>
        <w:jc w:val="both"/>
        <w:rPr>
          <w:ins w:id="3240" w:author="JAGADEESHWAR REDDY" w:date="2026-09-02T01:19:00Z" w16du:dateUtc="2026-09-01T19:49:00Z"/>
          <w:rFonts w:ascii="Century Gothic" w:hAnsi="Century Gothic"/>
        </w:rPr>
      </w:pPr>
      <w:ins w:id="3241" w:author="JAGADEESHWAR REDDY" w:date="2026-09-02T01:19:00Z" w16du:dateUtc="2026-09-01T19:49:00Z">
        <w:r w:rsidRPr="003E2C5B">
          <w:rPr>
            <w:rFonts w:ascii="Century Gothic" w:hAnsi="Century Gothic"/>
          </w:rPr>
          <w:t>I declare that the data used are well-identified, not falsified, and correspond to the collection process described in this dissertation. The results are not altered to satisfy any third party, my expectations, or my beliefs.</w:t>
        </w:r>
      </w:ins>
    </w:p>
    <w:p w14:paraId="5E8D167F" w14:textId="77777777" w:rsidR="00581C30" w:rsidRPr="003E2C5B" w:rsidRDefault="00581C30" w:rsidP="00581C30">
      <w:pPr>
        <w:jc w:val="both"/>
        <w:rPr>
          <w:ins w:id="3242" w:author="JAGADEESHWAR REDDY" w:date="2026-09-02T01:19:00Z" w16du:dateUtc="2026-09-01T19:49:00Z"/>
          <w:rFonts w:ascii="Century Gothic" w:hAnsi="Century Gothic"/>
        </w:rPr>
      </w:pPr>
      <w:ins w:id="3243" w:author="JAGADEESHWAR REDDY" w:date="2026-09-02T01:19:00Z" w16du:dateUtc="2026-09-01T19:49:00Z">
        <w:r w:rsidRPr="003E2C5B">
          <w:rPr>
            <w:rFonts w:ascii="Century Gothic" w:hAnsi="Century Gothic"/>
          </w:rPr>
          <w:t>I acknowledge that a false declaration on my part will result in a penalty imposed by a disciplinary board, which will most likely lead to permanent exclusion from MBS.</w:t>
        </w:r>
      </w:ins>
    </w:p>
    <w:p w14:paraId="65A4F8C6" w14:textId="77777777" w:rsidR="00581C30" w:rsidRPr="003E2C5B" w:rsidRDefault="00581C30" w:rsidP="00581C30">
      <w:pPr>
        <w:jc w:val="both"/>
        <w:rPr>
          <w:ins w:id="3244" w:author="JAGADEESHWAR REDDY" w:date="2026-09-02T01:19:00Z" w16du:dateUtc="2026-09-01T19:49:00Z"/>
          <w:rFonts w:ascii="Century Gothic" w:hAnsi="Century Gothic"/>
          <w:b/>
          <w:bCs/>
          <w:sz w:val="18"/>
          <w:szCs w:val="18"/>
        </w:rPr>
      </w:pPr>
    </w:p>
    <w:p w14:paraId="04E8C0B0" w14:textId="77777777" w:rsidR="00581C30" w:rsidRPr="003E2C5B" w:rsidRDefault="00581C30" w:rsidP="00581C30">
      <w:pPr>
        <w:jc w:val="both"/>
        <w:rPr>
          <w:ins w:id="3245" w:author="JAGADEESHWAR REDDY" w:date="2026-09-02T01:19:00Z" w16du:dateUtc="2026-09-01T19:49:00Z"/>
          <w:rFonts w:ascii="Century Gothic" w:hAnsi="Century Gothic"/>
        </w:rPr>
      </w:pPr>
      <w:ins w:id="3246" w:author="JAGADEESHWAR REDDY" w:date="2026-09-02T01:19:00Z" w16du:dateUtc="2026-09-01T19:49:00Z">
        <w:r w:rsidRPr="003E2C5B">
          <w:rPr>
            <w:rFonts w:ascii="Century Gothic" w:hAnsi="Century Gothic"/>
            <w:b/>
            <w:bCs/>
          </w:rPr>
          <w:t>Name:</w:t>
        </w:r>
        <w:r w:rsidRPr="003E2C5B">
          <w:rPr>
            <w:rFonts w:ascii="Century Gothic" w:hAnsi="Century Gothic"/>
          </w:rPr>
          <w:t xml:space="preserve">  Jagadeeswar Reddy Kannam</w:t>
        </w:r>
      </w:ins>
    </w:p>
    <w:p w14:paraId="7034E3F8" w14:textId="77777777" w:rsidR="00581C30" w:rsidRPr="003E2C5B" w:rsidRDefault="00581C30" w:rsidP="00581C30">
      <w:pPr>
        <w:jc w:val="both"/>
        <w:rPr>
          <w:ins w:id="3247" w:author="JAGADEESHWAR REDDY" w:date="2026-09-02T01:19:00Z" w16du:dateUtc="2026-09-01T19:49:00Z"/>
          <w:rFonts w:ascii="Century Gothic" w:hAnsi="Century Gothic"/>
        </w:rPr>
      </w:pPr>
    </w:p>
    <w:p w14:paraId="381A9E99" w14:textId="77777777" w:rsidR="00581C30" w:rsidRPr="003E2C5B" w:rsidRDefault="00581C30" w:rsidP="00581C30">
      <w:pPr>
        <w:jc w:val="both"/>
        <w:rPr>
          <w:ins w:id="3248" w:author="JAGADEESHWAR REDDY" w:date="2026-09-02T01:19:00Z" w16du:dateUtc="2026-09-01T19:49:00Z"/>
          <w:rFonts w:ascii="Century Gothic" w:hAnsi="Century Gothic"/>
        </w:rPr>
      </w:pPr>
    </w:p>
    <w:p w14:paraId="70433702" w14:textId="77777777" w:rsidR="00581C30" w:rsidRPr="003E2C5B" w:rsidRDefault="00581C30" w:rsidP="00581C30">
      <w:pPr>
        <w:jc w:val="both"/>
        <w:rPr>
          <w:ins w:id="3249" w:author="JAGADEESHWAR REDDY" w:date="2026-09-02T01:19:00Z" w16du:dateUtc="2026-09-01T19:49:00Z"/>
          <w:rFonts w:ascii="Century Gothic" w:hAnsi="Century Gothic"/>
        </w:rPr>
      </w:pPr>
      <w:ins w:id="3250" w:author="JAGADEESHWAR REDDY" w:date="2026-09-02T01:19:00Z" w16du:dateUtc="2026-09-01T19:49:00Z">
        <w:r w:rsidRPr="003E2C5B">
          <w:rPr>
            <w:rFonts w:ascii="Century Gothic" w:hAnsi="Century Gothic"/>
            <w:b/>
            <w:bCs/>
          </w:rPr>
          <w:t xml:space="preserve">Date: </w:t>
        </w:r>
        <w:r>
          <w:rPr>
            <w:rFonts w:ascii="Century Gothic" w:hAnsi="Century Gothic"/>
            <w:b/>
            <w:bCs/>
          </w:rPr>
          <w:t xml:space="preserve"> </w:t>
        </w:r>
        <w:r w:rsidRPr="003E2C5B">
          <w:rPr>
            <w:rFonts w:ascii="Century Gothic" w:hAnsi="Century Gothic"/>
          </w:rPr>
          <w:t>03-09-2026</w:t>
        </w:r>
      </w:ins>
    </w:p>
    <w:p w14:paraId="5DA2495A" w14:textId="77777777" w:rsidR="00581C30" w:rsidRPr="003E2C5B" w:rsidRDefault="00581C30" w:rsidP="00581C30">
      <w:pPr>
        <w:jc w:val="both"/>
        <w:rPr>
          <w:ins w:id="3251" w:author="JAGADEESHWAR REDDY" w:date="2026-09-02T01:19:00Z" w16du:dateUtc="2026-09-01T19:49:00Z"/>
          <w:rFonts w:ascii="Century Gothic" w:hAnsi="Century Gothic"/>
        </w:rPr>
      </w:pPr>
    </w:p>
    <w:p w14:paraId="1D6738FF" w14:textId="77777777" w:rsidR="00AC51BE" w:rsidRPr="003E2C5B" w:rsidRDefault="00AC51BE" w:rsidP="00581C30">
      <w:pPr>
        <w:jc w:val="both"/>
        <w:rPr>
          <w:ins w:id="3252" w:author="JAGADEESHWAR REDDY" w:date="2026-09-02T01:19:00Z" w16du:dateUtc="2026-09-01T19:49:00Z"/>
          <w:rFonts w:ascii="Century Gothic" w:hAnsi="Century Gothic"/>
        </w:rPr>
      </w:pPr>
    </w:p>
    <w:p w14:paraId="292B5868" w14:textId="56DFD1A5" w:rsidR="00581C30" w:rsidRPr="003E2C5B" w:rsidRDefault="00581C30" w:rsidP="00581C30">
      <w:pPr>
        <w:jc w:val="both"/>
        <w:rPr>
          <w:ins w:id="3253" w:author="JAGADEESHWAR REDDY" w:date="2026-09-02T01:19:00Z" w16du:dateUtc="2026-09-01T19:49:00Z"/>
          <w:rFonts w:ascii="Century Gothic" w:hAnsi="Century Gothic"/>
          <w:b/>
          <w:bCs/>
        </w:rPr>
      </w:pPr>
      <w:ins w:id="3254" w:author="JAGADEESHWAR REDDY" w:date="2026-09-02T01:19:00Z" w16du:dateUtc="2026-09-01T19:49:00Z">
        <w:r w:rsidRPr="003E2C5B">
          <w:rPr>
            <w:rFonts w:ascii="Century Gothic" w:hAnsi="Century Gothic"/>
            <w:b/>
            <w:bCs/>
          </w:rPr>
          <w:t>Signature:</w:t>
        </w:r>
      </w:ins>
      <w:ins w:id="3255" w:author="JAGADEESHWAR REDDY" w:date="2026-09-02T01:30:00Z" w16du:dateUtc="2026-09-01T20:00:00Z">
        <w:r w:rsidR="00AC51BE">
          <w:rPr>
            <w:rFonts w:ascii="Century Gothic" w:hAnsi="Century Gothic"/>
            <w:b/>
            <w:bCs/>
          </w:rPr>
          <w:t xml:space="preserve">  </w:t>
        </w:r>
      </w:ins>
      <w:ins w:id="3256" w:author="JAGADEESHWAR REDDY" w:date="2026-09-02T01:19:00Z" w16du:dateUtc="2026-09-01T19:49:00Z">
        <w:r w:rsidRPr="003E2C5B">
          <w:rPr>
            <w:rFonts w:ascii="Century Gothic" w:hAnsi="Century Gothic"/>
            <w:b/>
            <w:bCs/>
          </w:rPr>
          <w:t xml:space="preserve"> </w:t>
        </w:r>
      </w:ins>
      <w:ins w:id="3257" w:author="JAGADEESHWAR REDDY" w:date="2026-09-02T01:30:00Z" w16du:dateUtc="2026-09-01T20:00:00Z">
        <w:r w:rsidR="00AC51BE">
          <w:rPr>
            <w:rFonts w:ascii="Century Gothic" w:hAnsi="Century Gothic"/>
            <w:b/>
            <w:bCs/>
          </w:rPr>
          <w:t xml:space="preserve"> </w:t>
        </w:r>
      </w:ins>
      <w:ins w:id="3258" w:author="JAGADEESHWAR REDDY" w:date="2026-09-02T01:29:00Z" w16du:dateUtc="2026-09-01T19:59:00Z">
        <w:r w:rsidR="00AC51BE">
          <w:rPr>
            <w:noProof/>
          </w:rPr>
          <w:drawing>
            <wp:inline distT="0" distB="0" distL="0" distR="0" wp14:anchorId="657D1C8D" wp14:editId="60C5D78F">
              <wp:extent cx="961390" cy="266700"/>
              <wp:effectExtent l="0" t="0" r="0" b="0"/>
              <wp:docPr id="19198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63283" cy="267225"/>
                      </a:xfrm>
                      <a:prstGeom prst="rect">
                        <a:avLst/>
                      </a:prstGeom>
                      <a:noFill/>
                      <a:ln>
                        <a:noFill/>
                      </a:ln>
                    </pic:spPr>
                  </pic:pic>
                </a:graphicData>
              </a:graphic>
            </wp:inline>
          </w:drawing>
        </w:r>
      </w:ins>
    </w:p>
    <w:p w14:paraId="7EEB5AE1" w14:textId="77777777" w:rsidR="00581C30" w:rsidRDefault="00581C30" w:rsidP="00581C30">
      <w:pPr>
        <w:jc w:val="both"/>
        <w:rPr>
          <w:ins w:id="3259" w:author="JAGADEESHWAR REDDY" w:date="2026-09-02T01:19:00Z" w16du:dateUtc="2026-09-01T19:49:00Z"/>
          <w:rFonts w:ascii="Century Gothic" w:hAnsi="Century Gothic"/>
        </w:rPr>
      </w:pPr>
    </w:p>
    <w:p w14:paraId="79B9E7D7" w14:textId="77777777" w:rsidR="00581C30" w:rsidRDefault="00581C30" w:rsidP="002A7A88">
      <w:pPr>
        <w:spacing w:line="360" w:lineRule="auto"/>
        <w:rPr>
          <w:ins w:id="3260" w:author="JAGADEESHWAR REDDY" w:date="2026-09-02T00:23:00Z" w16du:dateUtc="2026-09-01T18:53:00Z"/>
          <w:rFonts w:ascii="Times New Roman" w:hAnsi="Times New Roman" w:cs="Times New Roman"/>
          <w:sz w:val="24"/>
          <w:szCs w:val="24"/>
        </w:rPr>
      </w:pPr>
    </w:p>
    <w:p w14:paraId="03FC08B2" w14:textId="77777777" w:rsidR="00576814" w:rsidRDefault="00576814" w:rsidP="002A7A88">
      <w:pPr>
        <w:spacing w:line="360" w:lineRule="auto"/>
        <w:rPr>
          <w:ins w:id="3261" w:author="JAGADEESHWAR REDDY" w:date="2026-09-02T00:23:00Z" w16du:dateUtc="2026-09-01T18:53:00Z"/>
          <w:rFonts w:ascii="Times New Roman" w:hAnsi="Times New Roman" w:cs="Times New Roman"/>
          <w:sz w:val="24"/>
          <w:szCs w:val="24"/>
        </w:rPr>
      </w:pPr>
    </w:p>
    <w:p w14:paraId="229BF598" w14:textId="77777777" w:rsidR="00576814" w:rsidRDefault="00576814" w:rsidP="002A7A88">
      <w:pPr>
        <w:spacing w:line="360" w:lineRule="auto"/>
        <w:rPr>
          <w:ins w:id="3262" w:author="JAGADEESHWAR REDDY" w:date="2026-09-02T00:23:00Z" w16du:dateUtc="2026-09-01T18:53:00Z"/>
          <w:rFonts w:ascii="Times New Roman" w:hAnsi="Times New Roman" w:cs="Times New Roman"/>
          <w:sz w:val="24"/>
          <w:szCs w:val="24"/>
        </w:rPr>
      </w:pPr>
    </w:p>
    <w:p w14:paraId="6641DC25" w14:textId="77777777" w:rsidR="00576814" w:rsidRDefault="00576814" w:rsidP="002A7A88">
      <w:pPr>
        <w:spacing w:line="360" w:lineRule="auto"/>
        <w:rPr>
          <w:ins w:id="3263" w:author="JAGADEESHWAR REDDY" w:date="2026-09-02T01:20:00Z" w16du:dateUtc="2026-09-01T19:50:00Z"/>
          <w:rFonts w:ascii="Times New Roman" w:hAnsi="Times New Roman" w:cs="Times New Roman"/>
          <w:sz w:val="24"/>
          <w:szCs w:val="24"/>
        </w:rPr>
      </w:pPr>
    </w:p>
    <w:p w14:paraId="690DD232" w14:textId="77777777" w:rsidR="00BF374F" w:rsidRDefault="00BF374F" w:rsidP="002A7A88">
      <w:pPr>
        <w:spacing w:line="360" w:lineRule="auto"/>
        <w:rPr>
          <w:ins w:id="3264" w:author="JAGADEESHWAR REDDY" w:date="2026-09-02T01:20:00Z" w16du:dateUtc="2026-09-01T19:50:00Z"/>
          <w:rFonts w:ascii="Times New Roman" w:hAnsi="Times New Roman" w:cs="Times New Roman"/>
          <w:sz w:val="24"/>
          <w:szCs w:val="24"/>
        </w:rPr>
      </w:pPr>
    </w:p>
    <w:p w14:paraId="2E81F567" w14:textId="77777777" w:rsidR="00BF374F" w:rsidRDefault="00BF374F" w:rsidP="002A7A88">
      <w:pPr>
        <w:spacing w:line="360" w:lineRule="auto"/>
        <w:rPr>
          <w:ins w:id="3265" w:author="JAGADEESHWAR REDDY" w:date="2026-09-02T01:20:00Z" w16du:dateUtc="2026-09-01T19:50:00Z"/>
          <w:rFonts w:ascii="Times New Roman" w:hAnsi="Times New Roman" w:cs="Times New Roman"/>
          <w:sz w:val="24"/>
          <w:szCs w:val="24"/>
        </w:rPr>
      </w:pPr>
    </w:p>
    <w:p w14:paraId="64FE7B99" w14:textId="77777777" w:rsidR="00BF374F" w:rsidRDefault="00BF374F" w:rsidP="002A7A88">
      <w:pPr>
        <w:spacing w:line="360" w:lineRule="auto"/>
        <w:rPr>
          <w:ins w:id="3266" w:author="JAGADEESHWAR REDDY" w:date="2026-09-02T01:20:00Z" w16du:dateUtc="2026-09-01T19:50:00Z"/>
          <w:rFonts w:ascii="Times New Roman" w:hAnsi="Times New Roman" w:cs="Times New Roman"/>
          <w:sz w:val="24"/>
          <w:szCs w:val="24"/>
        </w:rPr>
      </w:pPr>
    </w:p>
    <w:p w14:paraId="346D96A3" w14:textId="77777777" w:rsidR="00BF374F" w:rsidRDefault="00BF374F" w:rsidP="002A7A88">
      <w:pPr>
        <w:spacing w:line="360" w:lineRule="auto"/>
        <w:rPr>
          <w:ins w:id="3267" w:author="JAGADEESHWAR REDDY" w:date="2026-09-02T01:20:00Z" w16du:dateUtc="2026-09-01T19:50:00Z"/>
          <w:rFonts w:ascii="Times New Roman" w:hAnsi="Times New Roman" w:cs="Times New Roman"/>
          <w:sz w:val="24"/>
          <w:szCs w:val="24"/>
        </w:rPr>
      </w:pPr>
    </w:p>
    <w:p w14:paraId="45208D82" w14:textId="77777777" w:rsidR="00BF374F" w:rsidRDefault="00BF374F" w:rsidP="00BF374F">
      <w:pPr>
        <w:jc w:val="center"/>
        <w:rPr>
          <w:ins w:id="3268" w:author="JAGADEESHWAR REDDY" w:date="2026-09-02T01:20:00Z" w16du:dateUtc="2026-09-01T19:50:00Z"/>
          <w:rFonts w:ascii="Montserrat" w:hAnsi="Montserrat"/>
          <w:sz w:val="32"/>
          <w:szCs w:val="32"/>
        </w:rPr>
      </w:pPr>
      <w:ins w:id="3269" w:author="JAGADEESHWAR REDDY" w:date="2026-09-02T01:20:00Z" w16du:dateUtc="2026-09-01T19:50:00Z">
        <w:r>
          <w:rPr>
            <w:noProof/>
          </w:rPr>
          <w:drawing>
            <wp:inline distT="0" distB="0" distL="0" distR="0" wp14:anchorId="099EC966" wp14:editId="2BA0F6E4">
              <wp:extent cx="1066800" cy="1004047"/>
              <wp:effectExtent l="0" t="0" r="0" b="5715"/>
              <wp:docPr id="1956455948" name="Image 3" descr="Communiqué de presse Montpellier Business School présente 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uniqué de presse Montpellier Business School présente s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407" cy="1016853"/>
                      </a:xfrm>
                      <a:prstGeom prst="rect">
                        <a:avLst/>
                      </a:prstGeom>
                      <a:noFill/>
                      <a:ln>
                        <a:noFill/>
                      </a:ln>
                    </pic:spPr>
                  </pic:pic>
                </a:graphicData>
              </a:graphic>
            </wp:inline>
          </w:drawing>
        </w:r>
      </w:ins>
    </w:p>
    <w:p w14:paraId="0CE19C4E" w14:textId="77777777" w:rsidR="00BF374F" w:rsidRPr="003E2C5B" w:rsidRDefault="00BF374F" w:rsidP="00BF374F">
      <w:pPr>
        <w:jc w:val="center"/>
        <w:rPr>
          <w:ins w:id="3270" w:author="JAGADEESHWAR REDDY" w:date="2026-09-02T01:20:00Z" w16du:dateUtc="2026-09-01T19:50:00Z"/>
          <w:rFonts w:ascii="Montserrat" w:hAnsi="Montserrat"/>
          <w:color w:val="156082" w:themeColor="accent1"/>
          <w:sz w:val="32"/>
          <w:szCs w:val="32"/>
        </w:rPr>
      </w:pPr>
      <w:ins w:id="3271" w:author="JAGADEESHWAR REDDY" w:date="2026-09-02T01:20:00Z" w16du:dateUtc="2026-09-01T19:50:00Z">
        <w:r w:rsidRPr="003E2C5B">
          <w:rPr>
            <w:rFonts w:ascii="Montserrat" w:hAnsi="Montserrat"/>
            <w:color w:val="156082" w:themeColor="accent1"/>
            <w:sz w:val="32"/>
            <w:szCs w:val="32"/>
          </w:rPr>
          <w:t>AI Usage Declaration Form</w:t>
        </w:r>
      </w:ins>
    </w:p>
    <w:p w14:paraId="46361B47" w14:textId="77777777" w:rsidR="00BF374F" w:rsidRDefault="00BF374F" w:rsidP="00BF374F">
      <w:pPr>
        <w:rPr>
          <w:ins w:id="3272" w:author="JAGADEESHWAR REDDY" w:date="2026-09-02T01:20:00Z" w16du:dateUtc="2026-09-01T19:50:00Z"/>
        </w:rPr>
      </w:pPr>
    </w:p>
    <w:p w14:paraId="24C13C73" w14:textId="77777777" w:rsidR="00BF374F" w:rsidRPr="003E2C5B" w:rsidRDefault="00BF374F" w:rsidP="00BF374F">
      <w:pPr>
        <w:rPr>
          <w:ins w:id="3273" w:author="JAGADEESHWAR REDDY" w:date="2026-09-02T01:20:00Z" w16du:dateUtc="2026-09-01T19:50:00Z"/>
          <w:rFonts w:ascii="Montserrat" w:hAnsi="Montserrat"/>
          <w:color w:val="156082" w:themeColor="accent1"/>
          <w:sz w:val="32"/>
          <w:szCs w:val="32"/>
        </w:rPr>
      </w:pPr>
      <w:ins w:id="3274" w:author="JAGADEESHWAR REDDY" w:date="2026-09-02T01:20:00Z" w16du:dateUtc="2026-09-01T19:50:00Z">
        <w:r w:rsidRPr="003E2C5B">
          <w:rPr>
            <w:rFonts w:ascii="Montserrat" w:hAnsi="Montserrat"/>
            <w:color w:val="156082" w:themeColor="accent1"/>
            <w:sz w:val="32"/>
            <w:szCs w:val="32"/>
          </w:rPr>
          <w:t>Student Information</w:t>
        </w:r>
      </w:ins>
    </w:p>
    <w:p w14:paraId="2438D076" w14:textId="77777777" w:rsidR="00BF374F" w:rsidRPr="005001C8" w:rsidRDefault="00BF374F" w:rsidP="00BF374F">
      <w:pPr>
        <w:rPr>
          <w:ins w:id="3275" w:author="JAGADEESHWAR REDDY" w:date="2026-09-02T01:20:00Z" w16du:dateUtc="2026-09-01T19:50:00Z"/>
          <w:rFonts w:ascii="Montserrat" w:hAnsi="Montserrat"/>
        </w:rPr>
      </w:pPr>
      <w:ins w:id="3276" w:author="JAGADEESHWAR REDDY" w:date="2026-09-02T01:20:00Z" w16du:dateUtc="2026-09-01T19:50:00Z">
        <w:r w:rsidRPr="005001C8">
          <w:rPr>
            <w:rFonts w:ascii="Montserrat" w:hAnsi="Montserrat"/>
          </w:rPr>
          <w:t xml:space="preserve">Full Name: </w:t>
        </w:r>
        <w:r>
          <w:rPr>
            <w:rFonts w:ascii="Montserrat" w:hAnsi="Montserrat"/>
          </w:rPr>
          <w:t>Jagadeeswar Reddy Kannam</w:t>
        </w:r>
      </w:ins>
    </w:p>
    <w:p w14:paraId="32A1F9B0" w14:textId="77777777" w:rsidR="00BF374F" w:rsidRPr="005001C8" w:rsidRDefault="00BF374F" w:rsidP="00BF374F">
      <w:pPr>
        <w:jc w:val="both"/>
        <w:rPr>
          <w:ins w:id="3277" w:author="JAGADEESHWAR REDDY" w:date="2026-09-02T01:20:00Z" w16du:dateUtc="2026-09-01T19:50:00Z"/>
          <w:rFonts w:ascii="Montserrat" w:hAnsi="Montserrat"/>
        </w:rPr>
      </w:pPr>
      <w:ins w:id="3278" w:author="JAGADEESHWAR REDDY" w:date="2026-09-02T01:20:00Z" w16du:dateUtc="2026-09-01T19:50:00Z">
        <w:r w:rsidRPr="005001C8">
          <w:rPr>
            <w:rFonts w:ascii="Montserrat" w:hAnsi="Montserrat"/>
          </w:rPr>
          <w:t xml:space="preserve">Program: </w:t>
        </w:r>
        <w:r>
          <w:rPr>
            <w:rFonts w:ascii="Montserrat" w:hAnsi="Montserrat"/>
          </w:rPr>
          <w:t>Msc Supply Chain Management</w:t>
        </w:r>
      </w:ins>
    </w:p>
    <w:p w14:paraId="0AF49EF8" w14:textId="77777777" w:rsidR="00BF374F" w:rsidRPr="005001C8" w:rsidRDefault="00BF374F" w:rsidP="00BF374F">
      <w:pPr>
        <w:rPr>
          <w:ins w:id="3279" w:author="JAGADEESHWAR REDDY" w:date="2026-09-02T01:20:00Z" w16du:dateUtc="2026-09-01T19:50:00Z"/>
          <w:rFonts w:ascii="Montserrat" w:hAnsi="Montserrat"/>
        </w:rPr>
      </w:pPr>
      <w:ins w:id="3280" w:author="JAGADEESHWAR REDDY" w:date="2026-09-02T01:20:00Z" w16du:dateUtc="2026-09-01T19:50:00Z">
        <w:r w:rsidRPr="005001C8">
          <w:rPr>
            <w:rFonts w:ascii="Montserrat" w:hAnsi="Montserrat"/>
          </w:rPr>
          <w:t>Thesis Title</w:t>
        </w:r>
        <w:r>
          <w:rPr>
            <w:rFonts w:ascii="Montserrat" w:hAnsi="Montserrat"/>
          </w:rPr>
          <w:t xml:space="preserve">: </w:t>
        </w:r>
        <w:r w:rsidRPr="0095045C">
          <w:rPr>
            <w:rFonts w:ascii="Montserrat" w:hAnsi="Montserrat"/>
          </w:rPr>
          <w:t>The impact of Inventory Management Efficiency on Working Capital and Firm performance</w:t>
        </w:r>
      </w:ins>
    </w:p>
    <w:p w14:paraId="65835540" w14:textId="77777777" w:rsidR="00BF374F" w:rsidRPr="005001C8" w:rsidRDefault="00BF374F" w:rsidP="00BF374F">
      <w:pPr>
        <w:jc w:val="both"/>
        <w:rPr>
          <w:ins w:id="3281" w:author="JAGADEESHWAR REDDY" w:date="2026-09-02T01:20:00Z" w16du:dateUtc="2026-09-01T19:50:00Z"/>
          <w:rFonts w:ascii="Montserrat" w:hAnsi="Montserrat"/>
        </w:rPr>
      </w:pPr>
      <w:ins w:id="3282" w:author="JAGADEESHWAR REDDY" w:date="2026-09-02T01:20:00Z" w16du:dateUtc="2026-09-01T19:50:00Z">
        <w:r w:rsidRPr="005001C8">
          <w:rPr>
            <w:rFonts w:ascii="Montserrat" w:hAnsi="Montserrat"/>
          </w:rPr>
          <w:t xml:space="preserve">Supervisor: </w:t>
        </w:r>
        <w:r>
          <w:rPr>
            <w:rFonts w:ascii="Montserrat" w:hAnsi="Montserrat"/>
          </w:rPr>
          <w:t>Samuel Nyarko</w:t>
        </w:r>
      </w:ins>
    </w:p>
    <w:p w14:paraId="7A6A6B30" w14:textId="77777777" w:rsidR="00BF374F" w:rsidRDefault="00BF374F" w:rsidP="00BF374F">
      <w:pPr>
        <w:pStyle w:val="Heading2"/>
        <w:jc w:val="both"/>
        <w:rPr>
          <w:ins w:id="3283" w:author="JAGADEESHWAR REDDY" w:date="2026-09-02T01:20:00Z" w16du:dateUtc="2026-09-01T19:50:00Z"/>
          <w:rFonts w:ascii="Montserrat" w:hAnsi="Montserrat"/>
        </w:rPr>
      </w:pPr>
    </w:p>
    <w:p w14:paraId="5F9F02B4" w14:textId="77777777" w:rsidR="00BF374F" w:rsidRPr="003E2C5B" w:rsidRDefault="00BF374F" w:rsidP="00BF374F">
      <w:pPr>
        <w:rPr>
          <w:ins w:id="3284" w:author="JAGADEESHWAR REDDY" w:date="2026-09-02T01:20:00Z" w16du:dateUtc="2026-09-01T19:50:00Z"/>
          <w:rFonts w:ascii="Montserrat" w:hAnsi="Montserrat"/>
          <w:color w:val="156082" w:themeColor="accent1"/>
        </w:rPr>
      </w:pPr>
      <w:ins w:id="3285" w:author="JAGADEESHWAR REDDY" w:date="2026-09-02T01:20:00Z" w16du:dateUtc="2026-09-01T19:50:00Z">
        <w:r w:rsidRPr="003E2C5B">
          <w:rPr>
            <w:rFonts w:ascii="Montserrat" w:hAnsi="Montserrat"/>
            <w:color w:val="156082" w:themeColor="accent1"/>
            <w:sz w:val="32"/>
            <w:szCs w:val="32"/>
          </w:rPr>
          <w:t>Declaration of AI Usage</w:t>
        </w:r>
      </w:ins>
    </w:p>
    <w:p w14:paraId="72378D60" w14:textId="77777777" w:rsidR="00BF374F" w:rsidRPr="005001C8" w:rsidRDefault="00BF374F" w:rsidP="00BF374F">
      <w:pPr>
        <w:jc w:val="both"/>
        <w:rPr>
          <w:ins w:id="3286" w:author="JAGADEESHWAR REDDY" w:date="2026-09-02T01:20:00Z" w16du:dateUtc="2026-09-01T19:50:00Z"/>
          <w:rFonts w:ascii="Montserrat" w:hAnsi="Montserrat"/>
        </w:rPr>
      </w:pPr>
      <w:ins w:id="3287" w:author="JAGADEESHWAR REDDY" w:date="2026-09-02T01:20:00Z" w16du:dateUtc="2026-09-01T19:50:00Z">
        <w:r w:rsidRPr="005001C8">
          <w:rPr>
            <w:rFonts w:ascii="Montserrat" w:hAnsi="Montserrat"/>
          </w:rPr>
          <w:t>I hereby declare that I have used Artificial Intelligence (AI) tools during the preparation of my dissertation in the following ways (please check all that apply):</w:t>
        </w:r>
      </w:ins>
    </w:p>
    <w:p w14:paraId="507815C2" w14:textId="6B733AF8" w:rsidR="00112D7C" w:rsidRPr="00112D7C" w:rsidRDefault="00112D7C" w:rsidP="00112D7C">
      <w:pPr>
        <w:jc w:val="both"/>
        <w:rPr>
          <w:ins w:id="3288" w:author="JAGADEESHWAR REDDY" w:date="2026-09-02T02:33:00Z"/>
          <w:rFonts w:ascii="Montserrat" w:hAnsi="Montserrat"/>
          <w:kern w:val="2"/>
          <w:sz w:val="24"/>
          <w:szCs w:val="24"/>
          <w:lang w:val="en-US"/>
          <w14:ligatures w14:val="standardContextual"/>
        </w:rPr>
      </w:pPr>
      <w:ins w:id="3289"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Idea generation/brainstorming</w:t>
        </w:r>
      </w:ins>
      <w:ins w:id="3290" w:author="JAGADEESHWAR REDDY" w:date="2026-09-02T02:33:00Z" w16du:dateUtc="2026-09-01T21:03:00Z">
        <w:r w:rsidR="004E7CDF">
          <w:rPr>
            <w:rFonts w:ascii="Montserrat" w:hAnsi="Montserrat"/>
            <w:kern w:val="2"/>
            <w:sz w:val="24"/>
            <w:szCs w:val="24"/>
            <w:lang w:val="en-US"/>
            <w14:ligatures w14:val="standardContextual"/>
          </w:rPr>
          <w:t xml:space="preserve"> </w:t>
        </w:r>
      </w:ins>
    </w:p>
    <w:p w14:paraId="29E7A1D9" w14:textId="39BA024F" w:rsidR="00112D7C" w:rsidRPr="00112D7C" w:rsidRDefault="00112D7C" w:rsidP="00112D7C">
      <w:pPr>
        <w:jc w:val="both"/>
        <w:rPr>
          <w:ins w:id="3291" w:author="JAGADEESHWAR REDDY" w:date="2026-09-02T02:33:00Z"/>
          <w:rFonts w:ascii="Montserrat" w:hAnsi="Montserrat"/>
          <w:kern w:val="2"/>
          <w:sz w:val="24"/>
          <w:szCs w:val="24"/>
          <w:lang w:val="en-US"/>
          <w14:ligatures w14:val="standardContextual"/>
        </w:rPr>
      </w:pPr>
      <w:ins w:id="3292"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Language enhancement (grammar, style, clarity)</w:t>
        </w:r>
      </w:ins>
      <w:ins w:id="3293" w:author="JAGADEESHWAR REDDY" w:date="2026-09-02T02:33:00Z" w16du:dateUtc="2026-09-01T21:03:00Z">
        <w:r w:rsidR="004E7CDF" w:rsidRPr="004E7CDF">
          <w:rPr>
            <w:rFonts w:ascii="Segoe UI Symbol" w:hAnsi="Segoe UI Symbol" w:cs="Segoe UI Symbol"/>
          </w:rPr>
          <w:t xml:space="preserve"> </w:t>
        </w:r>
      </w:ins>
      <w:ins w:id="3294" w:author="JAGADEESHWAR REDDY" w:date="2026-09-02T02:33:00Z">
        <w:r w:rsidR="004E7CDF" w:rsidRPr="004E7CDF">
          <w:rPr>
            <w:rFonts w:ascii="Segoe UI Symbol" w:hAnsi="Segoe UI Symbol" w:cs="Segoe UI Symbol"/>
            <w:kern w:val="2"/>
            <w:sz w:val="24"/>
            <w:szCs w:val="24"/>
            <w14:ligatures w14:val="standardContextual"/>
          </w:rPr>
          <w:t>✓</w:t>
        </w:r>
      </w:ins>
    </w:p>
    <w:p w14:paraId="3638CAAA" w14:textId="77777777" w:rsidR="00112D7C" w:rsidRPr="00112D7C" w:rsidRDefault="00112D7C" w:rsidP="00112D7C">
      <w:pPr>
        <w:jc w:val="both"/>
        <w:rPr>
          <w:ins w:id="3295" w:author="JAGADEESHWAR REDDY" w:date="2026-09-02T02:33:00Z"/>
          <w:rFonts w:ascii="Montserrat" w:hAnsi="Montserrat"/>
          <w:kern w:val="2"/>
          <w:sz w:val="24"/>
          <w:szCs w:val="24"/>
          <w:lang w:val="en-US"/>
          <w14:ligatures w14:val="standardContextual"/>
        </w:rPr>
      </w:pPr>
      <w:ins w:id="3296"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Translation of text</w:t>
        </w:r>
      </w:ins>
    </w:p>
    <w:p w14:paraId="3BC3A484" w14:textId="77777777" w:rsidR="00112D7C" w:rsidRPr="00112D7C" w:rsidRDefault="00112D7C" w:rsidP="00112D7C">
      <w:pPr>
        <w:jc w:val="both"/>
        <w:rPr>
          <w:ins w:id="3297" w:author="JAGADEESHWAR REDDY" w:date="2026-09-02T02:33:00Z"/>
          <w:rFonts w:ascii="Montserrat" w:hAnsi="Montserrat"/>
          <w:kern w:val="2"/>
          <w:sz w:val="24"/>
          <w:szCs w:val="24"/>
          <w:lang w:val="en-US"/>
          <w14:ligatures w14:val="standardContextual"/>
        </w:rPr>
      </w:pPr>
      <w:ins w:id="3298"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Summarization of articles or documents</w:t>
        </w:r>
      </w:ins>
    </w:p>
    <w:p w14:paraId="5B8B1DBD" w14:textId="6688ED2E" w:rsidR="00112D7C" w:rsidRPr="00112D7C" w:rsidRDefault="00112D7C" w:rsidP="00112D7C">
      <w:pPr>
        <w:jc w:val="both"/>
        <w:rPr>
          <w:ins w:id="3299" w:author="JAGADEESHWAR REDDY" w:date="2026-09-02T02:33:00Z"/>
          <w:rFonts w:ascii="Montserrat" w:hAnsi="Montserrat"/>
          <w:kern w:val="2"/>
          <w:sz w:val="24"/>
          <w:szCs w:val="24"/>
          <w:lang w:val="en-US"/>
          <w14:ligatures w14:val="standardContextual"/>
        </w:rPr>
      </w:pPr>
      <w:ins w:id="3300"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Structuring or outlining content</w:t>
        </w:r>
      </w:ins>
      <w:ins w:id="3301" w:author="JAGADEESHWAR REDDY" w:date="2026-09-02T02:35:00Z">
        <w:r w:rsidR="00931FD4" w:rsidRPr="00931FD4">
          <w:rPr>
            <w:rFonts w:ascii="Segoe UI Symbol" w:hAnsi="Segoe UI Symbol" w:cs="Segoe UI Symbol"/>
            <w:kern w:val="2"/>
            <w:sz w:val="24"/>
            <w:szCs w:val="24"/>
            <w14:ligatures w14:val="standardContextual"/>
          </w:rPr>
          <w:t>✓</w:t>
        </w:r>
      </w:ins>
    </w:p>
    <w:p w14:paraId="0300C7F0" w14:textId="1A76DF80" w:rsidR="00112D7C" w:rsidRPr="00112D7C" w:rsidRDefault="00112D7C" w:rsidP="00112D7C">
      <w:pPr>
        <w:jc w:val="both"/>
        <w:rPr>
          <w:ins w:id="3302" w:author="JAGADEESHWAR REDDY" w:date="2026-09-02T02:33:00Z"/>
          <w:rFonts w:ascii="Montserrat" w:hAnsi="Montserrat"/>
          <w:kern w:val="2"/>
          <w:sz w:val="24"/>
          <w:szCs w:val="24"/>
          <w:lang w:val="en-US"/>
          <w14:ligatures w14:val="standardContextual"/>
        </w:rPr>
      </w:pPr>
      <w:ins w:id="3303"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Formatting references or citations</w:t>
        </w:r>
      </w:ins>
      <w:ins w:id="3304" w:author="JAGADEESHWAR REDDY" w:date="2026-09-02T02:35:00Z">
        <w:r w:rsidR="00B03E03" w:rsidRPr="00B03E03">
          <w:rPr>
            <w:rFonts w:ascii="Segoe UI Symbol" w:hAnsi="Segoe UI Symbol" w:cs="Segoe UI Symbol"/>
            <w:kern w:val="2"/>
            <w:sz w:val="24"/>
            <w:szCs w:val="24"/>
            <w14:ligatures w14:val="standardContextual"/>
          </w:rPr>
          <w:t>✓</w:t>
        </w:r>
      </w:ins>
    </w:p>
    <w:p w14:paraId="5002E15B" w14:textId="77777777" w:rsidR="00112D7C" w:rsidRPr="00112D7C" w:rsidRDefault="00112D7C" w:rsidP="00112D7C">
      <w:pPr>
        <w:jc w:val="both"/>
        <w:rPr>
          <w:ins w:id="3305" w:author="JAGADEESHWAR REDDY" w:date="2026-09-02T02:33:00Z"/>
          <w:rFonts w:ascii="Montserrat" w:hAnsi="Montserrat"/>
          <w:kern w:val="2"/>
          <w:sz w:val="24"/>
          <w:szCs w:val="24"/>
          <w:lang w:val="en-US"/>
          <w14:ligatures w14:val="standardContextual"/>
        </w:rPr>
      </w:pPr>
      <w:ins w:id="3306"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Data analysis or visualization</w:t>
        </w:r>
      </w:ins>
    </w:p>
    <w:p w14:paraId="198C4F7B" w14:textId="77777777" w:rsidR="00112D7C" w:rsidRPr="00112D7C" w:rsidRDefault="00112D7C" w:rsidP="00112D7C">
      <w:pPr>
        <w:jc w:val="both"/>
        <w:rPr>
          <w:ins w:id="3307" w:author="JAGADEESHWAR REDDY" w:date="2026-09-02T02:33:00Z"/>
          <w:rFonts w:ascii="Montserrat" w:hAnsi="Montserrat"/>
          <w:kern w:val="2"/>
          <w:sz w:val="24"/>
          <w:szCs w:val="24"/>
          <w:lang w:val="en-US"/>
          <w14:ligatures w14:val="standardContextual"/>
        </w:rPr>
      </w:pPr>
      <w:ins w:id="3308"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Coding assistance (e.g., Python, R, etc.)</w:t>
        </w:r>
      </w:ins>
    </w:p>
    <w:p w14:paraId="36D1EFFC" w14:textId="77777777" w:rsidR="00112D7C" w:rsidRPr="00112D7C" w:rsidRDefault="00112D7C" w:rsidP="00112D7C">
      <w:pPr>
        <w:jc w:val="both"/>
        <w:rPr>
          <w:ins w:id="3309" w:author="JAGADEESHWAR REDDY" w:date="2026-09-02T02:33:00Z"/>
          <w:rFonts w:ascii="Montserrat" w:hAnsi="Montserrat"/>
          <w:kern w:val="2"/>
          <w:sz w:val="24"/>
          <w:szCs w:val="24"/>
          <w:lang w:val="en-US"/>
          <w14:ligatures w14:val="standardContextual"/>
        </w:rPr>
      </w:pPr>
      <w:ins w:id="3310" w:author="JAGADEESHWAR REDDY" w:date="2026-09-02T02:33:00Z">
        <w:r w:rsidRPr="00112D7C">
          <w:rPr>
            <w:rFonts w:ascii="Segoe UI Symbol" w:hAnsi="Segoe UI Symbol" w:cs="Segoe UI Symbol"/>
            <w:kern w:val="2"/>
            <w:sz w:val="24"/>
            <w:szCs w:val="24"/>
            <w:lang w:val="en-US"/>
            <w14:ligatures w14:val="standardContextual"/>
          </w:rPr>
          <w:t>☐</w:t>
        </w:r>
        <w:r w:rsidRPr="00112D7C">
          <w:rPr>
            <w:rFonts w:ascii="Montserrat" w:hAnsi="Montserrat"/>
            <w:kern w:val="2"/>
            <w:sz w:val="24"/>
            <w:szCs w:val="24"/>
            <w:lang w:val="en-US"/>
            <w14:ligatures w14:val="standardContextual"/>
          </w:rPr>
          <w:t xml:space="preserve"> Other (please specify): __________________________________________</w:t>
        </w:r>
      </w:ins>
    </w:p>
    <w:p w14:paraId="4FD04351" w14:textId="77777777" w:rsidR="00BF374F" w:rsidRDefault="00BF374F" w:rsidP="00BF374F">
      <w:pPr>
        <w:jc w:val="both"/>
        <w:rPr>
          <w:ins w:id="3311" w:author="JAGADEESHWAR REDDY" w:date="2026-09-02T01:20:00Z" w16du:dateUtc="2026-09-01T19:50:00Z"/>
          <w:rFonts w:ascii="Montserrat" w:hAnsi="Montserrat"/>
        </w:rPr>
      </w:pPr>
    </w:p>
    <w:p w14:paraId="03B3522C" w14:textId="77777777" w:rsidR="00BF374F" w:rsidRDefault="00BF374F" w:rsidP="00BF374F">
      <w:pPr>
        <w:jc w:val="both"/>
        <w:rPr>
          <w:ins w:id="3312" w:author="JAGADEESHWAR REDDY" w:date="2026-09-02T01:20:00Z" w16du:dateUtc="2026-09-01T19:50:00Z"/>
          <w:rFonts w:ascii="Montserrat" w:hAnsi="Montserrat"/>
        </w:rPr>
      </w:pPr>
    </w:p>
    <w:p w14:paraId="1B4B9694" w14:textId="476BEC62" w:rsidR="00BF374F" w:rsidRPr="00EF79C7" w:rsidRDefault="00BF374F" w:rsidP="00BF374F">
      <w:pPr>
        <w:jc w:val="both"/>
        <w:rPr>
          <w:ins w:id="3313" w:author="JAGADEESHWAR REDDY" w:date="2026-09-02T01:20:00Z" w16du:dateUtc="2026-09-01T19:50:00Z"/>
          <w:rFonts w:ascii="Montserrat" w:hAnsi="Montserrat"/>
        </w:rPr>
      </w:pPr>
    </w:p>
    <w:p w14:paraId="3DDC7E90" w14:textId="77777777" w:rsidR="00BF374F" w:rsidRDefault="00BF374F" w:rsidP="00BF374F">
      <w:pPr>
        <w:jc w:val="center"/>
        <w:rPr>
          <w:ins w:id="3314" w:author="JAGADEESHWAR REDDY" w:date="2026-09-02T01:20:00Z" w16du:dateUtc="2026-09-01T19:50:00Z"/>
          <w:rFonts w:ascii="Montserrat" w:hAnsi="Montserrat"/>
        </w:rPr>
      </w:pPr>
      <w:ins w:id="3315" w:author="JAGADEESHWAR REDDY" w:date="2026-09-02T01:20:00Z" w16du:dateUtc="2026-09-01T19:50:00Z">
        <w:r>
          <w:rPr>
            <w:noProof/>
          </w:rPr>
          <w:drawing>
            <wp:inline distT="0" distB="0" distL="0" distR="0" wp14:anchorId="592C6271" wp14:editId="16C96C2F">
              <wp:extent cx="1066800" cy="1004047"/>
              <wp:effectExtent l="0" t="0" r="0" b="5715"/>
              <wp:docPr id="390446821" name="Image 3" descr="Communiqué de presse Montpellier Business School présente 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uniqué de presse Montpellier Business School présente s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407" cy="1016853"/>
                      </a:xfrm>
                      <a:prstGeom prst="rect">
                        <a:avLst/>
                      </a:prstGeom>
                      <a:noFill/>
                      <a:ln>
                        <a:noFill/>
                      </a:ln>
                    </pic:spPr>
                  </pic:pic>
                </a:graphicData>
              </a:graphic>
            </wp:inline>
          </w:drawing>
        </w:r>
      </w:ins>
    </w:p>
    <w:p w14:paraId="4EF02923" w14:textId="77777777" w:rsidR="00BF374F" w:rsidRPr="003E2C5B" w:rsidRDefault="00BF374F" w:rsidP="00BF374F">
      <w:pPr>
        <w:rPr>
          <w:ins w:id="3316" w:author="JAGADEESHWAR REDDY" w:date="2026-09-02T01:20:00Z" w16du:dateUtc="2026-09-01T19:50:00Z"/>
        </w:rPr>
      </w:pPr>
    </w:p>
    <w:p w14:paraId="62E4E13E" w14:textId="19ED9AE3" w:rsidR="00D42F97" w:rsidRPr="00D42F97" w:rsidRDefault="00BF374F" w:rsidP="00D42F97">
      <w:pPr>
        <w:jc w:val="center"/>
        <w:rPr>
          <w:ins w:id="3317" w:author="JAGADEESHWAR REDDY" w:date="2026-09-02T01:20:00Z" w16du:dateUtc="2026-09-01T19:50:00Z"/>
          <w:rFonts w:ascii="Montserrat" w:hAnsi="Montserrat"/>
          <w:color w:val="156082" w:themeColor="accent1"/>
          <w:sz w:val="32"/>
          <w:szCs w:val="32"/>
          <w:rPrChange w:id="3318" w:author="JAGADEESHWAR REDDY" w:date="2026-09-02T01:20:00Z" w16du:dateUtc="2026-09-01T19:50:00Z">
            <w:rPr>
              <w:ins w:id="3319" w:author="JAGADEESHWAR REDDY" w:date="2026-09-02T01:20:00Z" w16du:dateUtc="2026-09-01T19:50:00Z"/>
              <w:rFonts w:ascii="Montserrat" w:hAnsi="Montserrat"/>
              <w:color w:val="156082" w:themeColor="accent1"/>
            </w:rPr>
          </w:rPrChange>
        </w:rPr>
      </w:pPr>
      <w:ins w:id="3320" w:author="JAGADEESHWAR REDDY" w:date="2026-09-02T01:20:00Z" w16du:dateUtc="2026-09-01T19:50:00Z">
        <w:r w:rsidRPr="003E2C5B">
          <w:rPr>
            <w:rFonts w:ascii="Montserrat" w:hAnsi="Montserrat"/>
            <w:color w:val="156082" w:themeColor="accent1"/>
            <w:sz w:val="32"/>
            <w:szCs w:val="32"/>
          </w:rPr>
          <w:t>Explanation of Use</w:t>
        </w:r>
      </w:ins>
    </w:p>
    <w:p w14:paraId="00987C92" w14:textId="77777777" w:rsidR="00BF374F" w:rsidRPr="005001C8" w:rsidRDefault="00BF374F" w:rsidP="00BF374F">
      <w:pPr>
        <w:jc w:val="both"/>
        <w:rPr>
          <w:ins w:id="3321" w:author="JAGADEESHWAR REDDY" w:date="2026-09-02T01:20:00Z" w16du:dateUtc="2026-09-01T19:50:00Z"/>
          <w:rFonts w:ascii="Montserrat" w:hAnsi="Montserrat"/>
        </w:rPr>
      </w:pPr>
      <w:ins w:id="3322" w:author="JAGADEESHWAR REDDY" w:date="2026-09-02T01:20:00Z" w16du:dateUtc="2026-09-01T19:50:00Z">
        <w:r w:rsidRPr="005001C8">
          <w:rPr>
            <w:rFonts w:ascii="Montserrat" w:hAnsi="Montserrat"/>
          </w:rPr>
          <w:t>Please briefly explain how AI tools were used and how you ensured academic integrity</w:t>
        </w:r>
        <w:r>
          <w:rPr>
            <w:rFonts w:ascii="Montserrat" w:hAnsi="Montserrat"/>
          </w:rPr>
          <w:t xml:space="preserve"> (</w:t>
        </w:r>
        <w:r w:rsidRPr="005001C8">
          <w:rPr>
            <w:rFonts w:ascii="Montserrat" w:hAnsi="Montserrat"/>
            <w:color w:val="EE0000"/>
          </w:rPr>
          <w:t xml:space="preserve">please expand </w:t>
        </w:r>
        <w:r>
          <w:rPr>
            <w:rFonts w:ascii="Montserrat" w:hAnsi="Montserrat"/>
            <w:color w:val="EE0000"/>
          </w:rPr>
          <w:t xml:space="preserve">or shorten </w:t>
        </w:r>
        <w:r w:rsidRPr="005001C8">
          <w:rPr>
            <w:rFonts w:ascii="Montserrat" w:hAnsi="Montserrat"/>
            <w:color w:val="EE0000"/>
          </w:rPr>
          <w:t xml:space="preserve">the space </w:t>
        </w:r>
        <w:r>
          <w:rPr>
            <w:rFonts w:ascii="Montserrat" w:hAnsi="Montserrat"/>
            <w:color w:val="EE0000"/>
          </w:rPr>
          <w:t>dedicated</w:t>
        </w:r>
        <w:r w:rsidRPr="005001C8">
          <w:rPr>
            <w:rFonts w:ascii="Montserrat" w:hAnsi="Montserrat"/>
            <w:color w:val="EE0000"/>
          </w:rPr>
          <w:t xml:space="preserve"> to this part if needed</w:t>
        </w:r>
        <w:r>
          <w:rPr>
            <w:rFonts w:ascii="Montserrat" w:hAnsi="Montserrat"/>
          </w:rPr>
          <w:t>)</w:t>
        </w:r>
      </w:ins>
    </w:p>
    <w:p w14:paraId="74EFAAB4" w14:textId="77777777" w:rsidR="00BF374F" w:rsidRDefault="00BF374F" w:rsidP="00BF374F">
      <w:pPr>
        <w:jc w:val="both"/>
        <w:rPr>
          <w:ins w:id="3323" w:author="JAGADEESHWAR REDDY" w:date="2026-09-02T01:20:00Z" w16du:dateUtc="2026-09-01T19:50:00Z"/>
          <w:rFonts w:ascii="Montserrat" w:hAnsi="Montserrat"/>
        </w:rPr>
      </w:pPr>
      <w:ins w:id="3324" w:author="JAGADEESHWAR REDDY" w:date="2026-09-02T01:20:00Z" w16du:dateUtc="2026-09-01T19:50:00Z">
        <w:r w:rsidRPr="00EF79C7">
          <w:rPr>
            <w:rFonts w:ascii="Montserrat" w:hAnsi="Montserrat"/>
          </w:rPr>
          <w:t>I used AI tools only for some basic support during the preparation of this dissertation, mainly to improve the grammar, clarity and wording of certain sections and to help organise some of the content. The research, data collection, methodology, SPSS analysis, interpretation of the results, discussion and conclusions were completed by me. I reviewed and made the final decisions on all the content and take full responsibility for the work presented in this dissertation.</w:t>
        </w:r>
      </w:ins>
    </w:p>
    <w:p w14:paraId="2974A80A" w14:textId="77777777" w:rsidR="00BF374F" w:rsidRDefault="00BF374F" w:rsidP="00BF374F">
      <w:pPr>
        <w:rPr>
          <w:ins w:id="3325" w:author="JAGADEESHWAR REDDY" w:date="2026-09-02T01:20:00Z" w16du:dateUtc="2026-09-01T19:50:00Z"/>
          <w:rFonts w:ascii="Montserrat" w:hAnsi="Montserrat"/>
        </w:rPr>
      </w:pPr>
    </w:p>
    <w:p w14:paraId="7B5F552E" w14:textId="77777777" w:rsidR="00BF374F" w:rsidRDefault="00BF374F" w:rsidP="00BF374F">
      <w:pPr>
        <w:rPr>
          <w:ins w:id="3326" w:author="JAGADEESHWAR REDDY" w:date="2026-09-02T01:20:00Z" w16du:dateUtc="2026-09-01T19:50:00Z"/>
          <w:rFonts w:ascii="Montserrat" w:hAnsi="Montserrat"/>
        </w:rPr>
      </w:pPr>
    </w:p>
    <w:p w14:paraId="1353C5D7" w14:textId="77777777" w:rsidR="00BF374F" w:rsidRDefault="00BF374F" w:rsidP="00BF374F">
      <w:pPr>
        <w:rPr>
          <w:ins w:id="3327" w:author="JAGADEESHWAR REDDY" w:date="2026-09-02T01:20:00Z" w16du:dateUtc="2026-09-01T19:50:00Z"/>
          <w:rFonts w:ascii="Montserrat" w:hAnsi="Montserrat"/>
        </w:rPr>
      </w:pPr>
    </w:p>
    <w:p w14:paraId="0FD993F6" w14:textId="77777777" w:rsidR="00BF374F" w:rsidRDefault="00BF374F" w:rsidP="00BF374F">
      <w:pPr>
        <w:rPr>
          <w:ins w:id="3328" w:author="JAGADEESHWAR REDDY" w:date="2026-09-02T01:20:00Z" w16du:dateUtc="2026-09-01T19:50:00Z"/>
          <w:rFonts w:ascii="Montserrat" w:hAnsi="Montserrat"/>
        </w:rPr>
      </w:pPr>
    </w:p>
    <w:p w14:paraId="290E0974" w14:textId="77777777" w:rsidR="00BF374F" w:rsidRDefault="00BF374F" w:rsidP="00BF374F">
      <w:pPr>
        <w:rPr>
          <w:ins w:id="3329" w:author="JAGADEESHWAR REDDY" w:date="2026-09-02T01:20:00Z" w16du:dateUtc="2026-09-01T19:50:00Z"/>
          <w:rFonts w:ascii="Montserrat" w:hAnsi="Montserrat"/>
        </w:rPr>
      </w:pPr>
    </w:p>
    <w:p w14:paraId="1A8D6CC0" w14:textId="77777777" w:rsidR="00BF374F" w:rsidRDefault="00BF374F" w:rsidP="00BF374F">
      <w:pPr>
        <w:rPr>
          <w:ins w:id="3330" w:author="JAGADEESHWAR REDDY" w:date="2026-09-02T01:20:00Z" w16du:dateUtc="2026-09-01T19:50:00Z"/>
          <w:rFonts w:ascii="Montserrat" w:hAnsi="Montserrat"/>
        </w:rPr>
      </w:pPr>
    </w:p>
    <w:p w14:paraId="3E91D1C6" w14:textId="77777777" w:rsidR="00BF374F" w:rsidRDefault="00BF374F" w:rsidP="00BF374F">
      <w:pPr>
        <w:rPr>
          <w:ins w:id="3331" w:author="JAGADEESHWAR REDDY" w:date="2026-09-02T01:20:00Z" w16du:dateUtc="2026-09-01T19:50:00Z"/>
          <w:rFonts w:ascii="Montserrat" w:hAnsi="Montserrat"/>
        </w:rPr>
      </w:pPr>
    </w:p>
    <w:p w14:paraId="7B297277" w14:textId="77777777" w:rsidR="00BF374F" w:rsidRDefault="00BF374F" w:rsidP="00BF374F">
      <w:pPr>
        <w:rPr>
          <w:ins w:id="3332" w:author="JAGADEESHWAR REDDY" w:date="2026-09-02T01:20:00Z" w16du:dateUtc="2026-09-01T19:50:00Z"/>
          <w:rFonts w:ascii="Montserrat" w:hAnsi="Montserrat"/>
        </w:rPr>
      </w:pPr>
    </w:p>
    <w:p w14:paraId="001941C3" w14:textId="77777777" w:rsidR="00BF374F" w:rsidRDefault="00BF374F" w:rsidP="00BF374F">
      <w:pPr>
        <w:rPr>
          <w:ins w:id="3333" w:author="JAGADEESHWAR REDDY" w:date="2026-09-02T01:20:00Z" w16du:dateUtc="2026-09-01T19:50:00Z"/>
          <w:rFonts w:ascii="Montserrat" w:eastAsiaTheme="majorEastAsia" w:hAnsi="Montserrat" w:cstheme="majorBidi"/>
          <w:b/>
          <w:bCs/>
          <w:color w:val="156082" w:themeColor="accent1"/>
          <w:sz w:val="26"/>
          <w:szCs w:val="26"/>
        </w:rPr>
      </w:pPr>
      <w:ins w:id="3334" w:author="JAGADEESHWAR REDDY" w:date="2026-09-02T01:20:00Z" w16du:dateUtc="2026-09-01T19:50:00Z">
        <w:r>
          <w:rPr>
            <w:rFonts w:ascii="Montserrat" w:hAnsi="Montserrat"/>
          </w:rPr>
          <w:br w:type="page"/>
        </w:r>
      </w:ins>
    </w:p>
    <w:p w14:paraId="63FC7323" w14:textId="77777777" w:rsidR="00BF374F" w:rsidRDefault="00BF374F" w:rsidP="00BF374F">
      <w:pPr>
        <w:jc w:val="center"/>
        <w:rPr>
          <w:ins w:id="3335" w:author="JAGADEESHWAR REDDY" w:date="2026-09-02T01:20:00Z" w16du:dateUtc="2026-09-01T19:50:00Z"/>
          <w:rFonts w:ascii="Montserrat" w:hAnsi="Montserrat"/>
        </w:rPr>
      </w:pPr>
      <w:ins w:id="3336" w:author="JAGADEESHWAR REDDY" w:date="2026-09-02T01:20:00Z" w16du:dateUtc="2026-09-01T19:50:00Z">
        <w:r>
          <w:rPr>
            <w:noProof/>
          </w:rPr>
          <w:drawing>
            <wp:inline distT="0" distB="0" distL="0" distR="0" wp14:anchorId="48480677" wp14:editId="0E2CD056">
              <wp:extent cx="1066800" cy="1004047"/>
              <wp:effectExtent l="0" t="0" r="0" b="5715"/>
              <wp:docPr id="84866305" name="Image 3" descr="Communiqué de presse Montpellier Business School présente 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uniqué de presse Montpellier Business School présente s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407" cy="1016853"/>
                      </a:xfrm>
                      <a:prstGeom prst="rect">
                        <a:avLst/>
                      </a:prstGeom>
                      <a:noFill/>
                      <a:ln>
                        <a:noFill/>
                      </a:ln>
                    </pic:spPr>
                  </pic:pic>
                </a:graphicData>
              </a:graphic>
            </wp:inline>
          </w:drawing>
        </w:r>
      </w:ins>
    </w:p>
    <w:p w14:paraId="66D9E061" w14:textId="77777777" w:rsidR="00BF374F" w:rsidRPr="003E2C5B" w:rsidRDefault="00BF374F" w:rsidP="00BF374F">
      <w:pPr>
        <w:jc w:val="center"/>
        <w:rPr>
          <w:ins w:id="3337" w:author="JAGADEESHWAR REDDY" w:date="2026-09-02T01:20:00Z" w16du:dateUtc="2026-09-01T19:50:00Z"/>
          <w:rFonts w:ascii="Montserrat" w:hAnsi="Montserrat"/>
          <w:color w:val="156082" w:themeColor="accent1"/>
        </w:rPr>
      </w:pPr>
      <w:ins w:id="3338" w:author="JAGADEESHWAR REDDY" w:date="2026-09-02T01:20:00Z" w16du:dateUtc="2026-09-01T19:50:00Z">
        <w:r w:rsidRPr="003E2C5B">
          <w:rPr>
            <w:rFonts w:ascii="Montserrat" w:hAnsi="Montserrat"/>
            <w:color w:val="156082" w:themeColor="accent1"/>
            <w:sz w:val="32"/>
            <w:szCs w:val="32"/>
          </w:rPr>
          <w:t>Acknowledgment and Signature</w:t>
        </w:r>
      </w:ins>
    </w:p>
    <w:p w14:paraId="4F81C879" w14:textId="77777777" w:rsidR="00BF374F" w:rsidRPr="00EF79C7" w:rsidRDefault="00BF374F" w:rsidP="00BF374F">
      <w:pPr>
        <w:rPr>
          <w:ins w:id="3339" w:author="JAGADEESHWAR REDDY" w:date="2026-09-02T01:20:00Z" w16du:dateUtc="2026-09-01T19:50:00Z"/>
        </w:rPr>
      </w:pPr>
    </w:p>
    <w:p w14:paraId="40F49EA0" w14:textId="77777777" w:rsidR="00BF374F" w:rsidRDefault="00BF374F" w:rsidP="00BF374F">
      <w:pPr>
        <w:jc w:val="both"/>
        <w:rPr>
          <w:ins w:id="3340" w:author="JAGADEESHWAR REDDY" w:date="2026-09-02T01:20:00Z" w16du:dateUtc="2026-09-01T19:50:00Z"/>
          <w:rFonts w:ascii="Montserrat" w:hAnsi="Montserrat"/>
        </w:rPr>
      </w:pPr>
      <w:ins w:id="3341" w:author="JAGADEESHWAR REDDY" w:date="2026-09-02T01:20:00Z" w16du:dateUtc="2026-09-01T19:50:00Z">
        <w:r w:rsidRPr="005001C8">
          <w:rPr>
            <w:rFonts w:ascii="Montserrat" w:hAnsi="Montserrat"/>
          </w:rPr>
          <w:t>I understand that the use of AI tools must comply with the institution’s academic integrity policies. I confirm that:</w:t>
        </w:r>
        <w:r>
          <w:rPr>
            <w:rFonts w:ascii="Montserrat" w:hAnsi="Montserrat"/>
          </w:rPr>
          <w:t xml:space="preserve"> </w:t>
        </w:r>
      </w:ins>
    </w:p>
    <w:p w14:paraId="037643B5" w14:textId="77777777" w:rsidR="00BF374F" w:rsidRDefault="00BF374F" w:rsidP="00BF374F">
      <w:pPr>
        <w:jc w:val="both"/>
        <w:rPr>
          <w:ins w:id="3342" w:author="JAGADEESHWAR REDDY" w:date="2026-09-02T01:20:00Z" w16du:dateUtc="2026-09-01T19:50:00Z"/>
          <w:rFonts w:ascii="Montserrat" w:hAnsi="Montserrat"/>
        </w:rPr>
      </w:pPr>
      <w:ins w:id="3343" w:author="JAGADEESHWAR REDDY" w:date="2026-09-02T01:20:00Z" w16du:dateUtc="2026-09-01T19:50:00Z">
        <w:r w:rsidRPr="005001C8">
          <w:rPr>
            <w:rFonts w:ascii="Montserrat" w:hAnsi="Montserrat"/>
          </w:rPr>
          <w:t>- The AI tools were used ethically and transparently.</w:t>
        </w:r>
      </w:ins>
    </w:p>
    <w:p w14:paraId="6B103996" w14:textId="77777777" w:rsidR="00BF374F" w:rsidRDefault="00BF374F" w:rsidP="00BF374F">
      <w:pPr>
        <w:jc w:val="both"/>
        <w:rPr>
          <w:ins w:id="3344" w:author="JAGADEESHWAR REDDY" w:date="2026-09-02T01:20:00Z" w16du:dateUtc="2026-09-01T19:50:00Z"/>
          <w:rFonts w:ascii="Montserrat" w:hAnsi="Montserrat"/>
        </w:rPr>
      </w:pPr>
      <w:ins w:id="3345" w:author="JAGADEESHWAR REDDY" w:date="2026-09-02T01:20:00Z" w16du:dateUtc="2026-09-01T19:50:00Z">
        <w:r w:rsidRPr="005001C8">
          <w:rPr>
            <w:rFonts w:ascii="Montserrat" w:hAnsi="Montserrat"/>
          </w:rPr>
          <w:t>- The intellectual contribution remains my own.</w:t>
        </w:r>
      </w:ins>
    </w:p>
    <w:p w14:paraId="687E3097" w14:textId="77777777" w:rsidR="00BF374F" w:rsidRDefault="00BF374F" w:rsidP="00BF374F">
      <w:pPr>
        <w:jc w:val="both"/>
        <w:rPr>
          <w:ins w:id="3346" w:author="JAGADEESHWAR REDDY" w:date="2026-09-02T01:20:00Z" w16du:dateUtc="2026-09-01T19:50:00Z"/>
          <w:rFonts w:ascii="Montserrat" w:hAnsi="Montserrat"/>
        </w:rPr>
      </w:pPr>
      <w:ins w:id="3347" w:author="JAGADEESHWAR REDDY" w:date="2026-09-02T01:20:00Z" w16du:dateUtc="2026-09-01T19:50:00Z">
        <w:r w:rsidRPr="005001C8">
          <w:rPr>
            <w:rFonts w:ascii="Montserrat" w:hAnsi="Montserrat"/>
          </w:rPr>
          <w:t>- I have critically assessed and edited all AI-generated content.</w:t>
        </w:r>
      </w:ins>
    </w:p>
    <w:p w14:paraId="4C1B0FDC" w14:textId="77777777" w:rsidR="00BF374F" w:rsidRPr="005001C8" w:rsidRDefault="00BF374F" w:rsidP="00BF374F">
      <w:pPr>
        <w:jc w:val="both"/>
        <w:rPr>
          <w:ins w:id="3348" w:author="JAGADEESHWAR REDDY" w:date="2026-09-02T01:20:00Z" w16du:dateUtc="2026-09-01T19:50:00Z"/>
          <w:rFonts w:ascii="Montserrat" w:hAnsi="Montserrat"/>
        </w:rPr>
      </w:pPr>
      <w:ins w:id="3349" w:author="JAGADEESHWAR REDDY" w:date="2026-09-02T01:20:00Z" w16du:dateUtc="2026-09-01T19:50:00Z">
        <w:r w:rsidRPr="005001C8">
          <w:rPr>
            <w:rFonts w:ascii="Montserrat" w:hAnsi="Montserrat"/>
          </w:rPr>
          <w:t>- I accept full responsibility for the content of my dissertation.</w:t>
        </w:r>
      </w:ins>
    </w:p>
    <w:p w14:paraId="453C4031" w14:textId="77777777" w:rsidR="00BF374F" w:rsidRDefault="00BF374F" w:rsidP="00BF374F">
      <w:pPr>
        <w:jc w:val="both"/>
        <w:rPr>
          <w:ins w:id="3350" w:author="JAGADEESHWAR REDDY" w:date="2026-09-02T01:20:00Z" w16du:dateUtc="2026-09-01T19:50:00Z"/>
          <w:rFonts w:ascii="Montserrat" w:hAnsi="Montserrat"/>
        </w:rPr>
      </w:pPr>
    </w:p>
    <w:p w14:paraId="33776667" w14:textId="77777777" w:rsidR="00BF374F" w:rsidRDefault="00BF374F" w:rsidP="00BF374F">
      <w:pPr>
        <w:jc w:val="both"/>
        <w:rPr>
          <w:ins w:id="3351" w:author="JAGADEESHWAR REDDY" w:date="2026-09-02T01:20:00Z" w16du:dateUtc="2026-09-01T19:50:00Z"/>
          <w:rFonts w:ascii="Montserrat" w:hAnsi="Montserrat"/>
        </w:rPr>
      </w:pPr>
      <w:ins w:id="3352" w:author="JAGADEESHWAR REDDY" w:date="2026-09-02T01:20:00Z" w16du:dateUtc="2026-09-01T19:50:00Z">
        <w:r w:rsidRPr="005001C8">
          <w:rPr>
            <w:rFonts w:ascii="Montserrat" w:hAnsi="Montserrat"/>
          </w:rPr>
          <w:t xml:space="preserve">Date: </w:t>
        </w:r>
        <w:r>
          <w:rPr>
            <w:rFonts w:ascii="Montserrat" w:hAnsi="Montserrat"/>
          </w:rPr>
          <w:t xml:space="preserve"> 03-09-2026</w:t>
        </w:r>
      </w:ins>
    </w:p>
    <w:p w14:paraId="06A045A7" w14:textId="77777777" w:rsidR="00BF374F" w:rsidRDefault="00BF374F" w:rsidP="00BF374F">
      <w:pPr>
        <w:jc w:val="both"/>
        <w:rPr>
          <w:ins w:id="3353" w:author="JAGADEESHWAR REDDY" w:date="2026-09-02T01:20:00Z" w16du:dateUtc="2026-09-01T19:50:00Z"/>
          <w:rFonts w:ascii="Montserrat" w:hAnsi="Montserrat"/>
        </w:rPr>
      </w:pPr>
    </w:p>
    <w:p w14:paraId="4D9CCF0A" w14:textId="77777777" w:rsidR="00BF374F" w:rsidRDefault="00BF374F" w:rsidP="00BF374F">
      <w:pPr>
        <w:jc w:val="both"/>
        <w:rPr>
          <w:ins w:id="3354" w:author="JAGADEESHWAR REDDY" w:date="2026-09-02T01:20:00Z" w16du:dateUtc="2026-09-01T19:50:00Z"/>
          <w:rFonts w:ascii="Montserrat" w:hAnsi="Montserrat"/>
        </w:rPr>
      </w:pPr>
    </w:p>
    <w:p w14:paraId="13BF9564" w14:textId="74E2171B" w:rsidR="00BF374F" w:rsidRPr="005001C8" w:rsidRDefault="00BF374F" w:rsidP="00BF374F">
      <w:pPr>
        <w:jc w:val="both"/>
        <w:rPr>
          <w:ins w:id="3355" w:author="JAGADEESHWAR REDDY" w:date="2026-09-02T01:20:00Z" w16du:dateUtc="2026-09-01T19:50:00Z"/>
          <w:rFonts w:ascii="Montserrat" w:hAnsi="Montserrat"/>
        </w:rPr>
      </w:pPr>
      <w:ins w:id="3356" w:author="JAGADEESHWAR REDDY" w:date="2026-09-02T01:20:00Z" w16du:dateUtc="2026-09-01T19:50:00Z">
        <w:r w:rsidRPr="005001C8">
          <w:rPr>
            <w:rFonts w:ascii="Montserrat" w:hAnsi="Montserrat"/>
          </w:rPr>
          <w:t xml:space="preserve">Signature: </w:t>
        </w:r>
      </w:ins>
      <w:ins w:id="3357" w:author="JAGADEESHWAR REDDY" w:date="2026-09-02T01:31:00Z" w16du:dateUtc="2026-09-01T20:01:00Z">
        <w:r w:rsidR="00AC51BE">
          <w:rPr>
            <w:rFonts w:ascii="Montserrat" w:hAnsi="Montserrat"/>
          </w:rPr>
          <w:t xml:space="preserve">  </w:t>
        </w:r>
        <w:r w:rsidR="00AC51BE">
          <w:rPr>
            <w:noProof/>
          </w:rPr>
          <w:drawing>
            <wp:inline distT="0" distB="0" distL="0" distR="0" wp14:anchorId="209D6D15" wp14:editId="246C109B">
              <wp:extent cx="961390" cy="266700"/>
              <wp:effectExtent l="0" t="0" r="0" b="0"/>
              <wp:docPr id="5783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63283" cy="267225"/>
                      </a:xfrm>
                      <a:prstGeom prst="rect">
                        <a:avLst/>
                      </a:prstGeom>
                      <a:noFill/>
                      <a:ln>
                        <a:noFill/>
                      </a:ln>
                    </pic:spPr>
                  </pic:pic>
                </a:graphicData>
              </a:graphic>
            </wp:inline>
          </w:drawing>
        </w:r>
      </w:ins>
    </w:p>
    <w:p w14:paraId="37D2E03D" w14:textId="77777777" w:rsidR="00BF374F" w:rsidRDefault="00BF374F" w:rsidP="00BF374F">
      <w:pPr>
        <w:jc w:val="both"/>
        <w:rPr>
          <w:ins w:id="3358" w:author="JAGADEESHWAR REDDY" w:date="2026-09-02T01:20:00Z" w16du:dateUtc="2026-09-01T19:50:00Z"/>
          <w:rFonts w:ascii="Century Gothic" w:hAnsi="Century Gothic"/>
        </w:rPr>
      </w:pPr>
    </w:p>
    <w:p w14:paraId="2FF165DE" w14:textId="77777777" w:rsidR="00BF374F" w:rsidRDefault="00BF374F" w:rsidP="00BF374F">
      <w:pPr>
        <w:spacing w:line="278" w:lineRule="auto"/>
        <w:rPr>
          <w:ins w:id="3359" w:author="JAGADEESHWAR REDDY" w:date="2026-09-02T01:20:00Z" w16du:dateUtc="2026-09-01T19:50:00Z"/>
          <w:rFonts w:ascii="Century Gothic" w:hAnsi="Century Gothic"/>
        </w:rPr>
      </w:pPr>
    </w:p>
    <w:p w14:paraId="60DC0EEB" w14:textId="77777777" w:rsidR="005A0C6B" w:rsidRPr="003E2C5B" w:rsidRDefault="00BF374F" w:rsidP="005A0C6B">
      <w:pPr>
        <w:jc w:val="center"/>
        <w:rPr>
          <w:ins w:id="3360" w:author="JAGADEESHWAR REDDY" w:date="2026-09-02T01:39:00Z" w16du:dateUtc="2026-09-01T20:09:00Z"/>
          <w:rFonts w:ascii="Century Gothic" w:hAnsi="Century Gothic"/>
          <w:b/>
          <w:bCs/>
        </w:rPr>
      </w:pPr>
      <w:ins w:id="3361" w:author="JAGADEESHWAR REDDY" w:date="2026-09-02T01:20:00Z" w16du:dateUtc="2026-09-01T19:50:00Z">
        <w:r>
          <w:rPr>
            <w:rFonts w:ascii="Century Gothic" w:hAnsi="Century Gothic"/>
          </w:rPr>
          <w:br w:type="page"/>
        </w:r>
      </w:ins>
      <w:ins w:id="3362" w:author="JAGADEESHWAR REDDY" w:date="2026-09-02T01:39:00Z" w16du:dateUtc="2026-09-01T20:09:00Z">
        <w:r w:rsidR="005A0C6B" w:rsidRPr="003E2C5B">
          <w:rPr>
            <w:rFonts w:ascii="Century Gothic" w:hAnsi="Century Gothic"/>
            <w:b/>
            <w:bCs/>
          </w:rPr>
          <w:t>Eligibility Checklist</w:t>
        </w:r>
      </w:ins>
    </w:p>
    <w:p w14:paraId="75353166" w14:textId="77777777" w:rsidR="005A0C6B" w:rsidRPr="003E2C5B" w:rsidRDefault="005A0C6B" w:rsidP="005A0C6B">
      <w:pPr>
        <w:jc w:val="both"/>
        <w:rPr>
          <w:ins w:id="3363" w:author="JAGADEESHWAR REDDY" w:date="2026-09-02T01:39:00Z" w16du:dateUtc="2026-09-01T20:09:00Z"/>
          <w:rFonts w:ascii="Century Gothic" w:hAnsi="Century Gothic"/>
        </w:rPr>
      </w:pPr>
      <w:ins w:id="3364" w:author="JAGADEESHWAR REDDY" w:date="2026-09-02T01:39:00Z" w16du:dateUtc="2026-09-01T20:09:00Z">
        <w:r w:rsidRPr="003E2C5B">
          <w:rPr>
            <w:rFonts w:ascii="Century Gothic" w:hAnsi="Century Gothic"/>
          </w:rPr>
          <w:t>Your supervisor checks this list first to assess if your dissertation respects the guidelines. If you answer "No" to any "YES-NO" question, you must first discuss it with your supervisor. If you don't, he/she can refuse to assess your dissertation.</w:t>
        </w:r>
      </w:ins>
    </w:p>
    <w:p w14:paraId="14B502B4" w14:textId="77777777" w:rsidR="005A0C6B" w:rsidRPr="003E2C5B" w:rsidRDefault="005A0C6B" w:rsidP="005A0C6B">
      <w:pPr>
        <w:jc w:val="both"/>
        <w:rPr>
          <w:ins w:id="3365" w:author="JAGADEESHWAR REDDY" w:date="2026-09-02T01:39:00Z" w16du:dateUtc="2026-09-01T20:09:00Z"/>
          <w:rFonts w:ascii="Century Gothic" w:hAnsi="Century Gothic"/>
        </w:rPr>
      </w:pPr>
      <w:ins w:id="3366" w:author="JAGADEESHWAR REDDY" w:date="2026-09-02T01:39:00Z" w16du:dateUtc="2026-09-01T20:09:00Z">
        <w:r w:rsidRPr="003E2C5B">
          <w:rPr>
            <w:rFonts w:ascii="Century Gothic" w:hAnsi="Century Gothic"/>
          </w:rPr>
          <w:t>The information reported on this page may be subject to verification. Any false declaration will be considered an infringement of the signed Ethics and Non-plagiarism statement.</w:t>
        </w:r>
      </w:ins>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367" w:author="JAGADEESHWAR REDDY" w:date="2026-09-02T01:39:00Z" w16du:dateUtc="2026-09-01T20:09:00Z">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08"/>
        <w:gridCol w:w="6907"/>
        <w:gridCol w:w="2119"/>
        <w:tblGridChange w:id="3368">
          <w:tblGrid>
            <w:gridCol w:w="108"/>
            <w:gridCol w:w="6799"/>
            <w:gridCol w:w="108"/>
            <w:gridCol w:w="2011"/>
            <w:gridCol w:w="108"/>
          </w:tblGrid>
        </w:tblGridChange>
      </w:tblGrid>
      <w:tr w:rsidR="005A0C6B" w:rsidRPr="00405184" w14:paraId="273F49E6" w14:textId="77777777" w:rsidTr="005A0C6B">
        <w:trPr>
          <w:gridBefore w:val="1"/>
          <w:wBefore w:w="108" w:type="dxa"/>
          <w:ins w:id="3369" w:author="JAGADEESHWAR REDDY" w:date="2026-09-02T01:39:00Z"/>
          <w:trPrChange w:id="3370" w:author="JAGADEESHWAR REDDY" w:date="2026-09-02T01:39:00Z" w16du:dateUtc="2026-09-01T20:09:00Z">
            <w:trPr>
              <w:gridBefore w:val="1"/>
              <w:wBefore w:w="108" w:type="dxa"/>
            </w:trPr>
          </w:trPrChange>
        </w:trPr>
        <w:tc>
          <w:tcPr>
            <w:tcW w:w="6907" w:type="dxa"/>
            <w:vAlign w:val="bottom"/>
            <w:tcPrChange w:id="3371" w:author="JAGADEESHWAR REDDY" w:date="2026-09-02T01:39:00Z" w16du:dateUtc="2026-09-01T20:09:00Z">
              <w:tcPr>
                <w:tcW w:w="6941" w:type="dxa"/>
                <w:gridSpan w:val="2"/>
                <w:vAlign w:val="bottom"/>
              </w:tcPr>
            </w:tcPrChange>
          </w:tcPr>
          <w:p w14:paraId="7F35758C" w14:textId="77777777" w:rsidR="005A0C6B" w:rsidRPr="003E2C5B" w:rsidRDefault="005A0C6B" w:rsidP="003E2C5B">
            <w:pPr>
              <w:spacing w:after="120"/>
              <w:rPr>
                <w:ins w:id="3372" w:author="JAGADEESHWAR REDDY" w:date="2026-09-02T01:39:00Z" w16du:dateUtc="2026-09-01T20:09:00Z"/>
                <w:rFonts w:ascii="Century Gothic" w:hAnsi="Century Gothic"/>
              </w:rPr>
            </w:pPr>
            <w:ins w:id="3373" w:author="JAGADEESHWAR REDDY" w:date="2026-09-02T01:39:00Z" w16du:dateUtc="2026-09-01T20:09:00Z">
              <w:r w:rsidRPr="003E2C5B">
                <w:rPr>
                  <w:rFonts w:ascii="Century Gothic" w:hAnsi="Century Gothic"/>
                </w:rPr>
                <w:t>The number of words in the core text of my dissertation is</w:t>
              </w:r>
            </w:ins>
          </w:p>
        </w:tc>
        <w:tc>
          <w:tcPr>
            <w:tcW w:w="2119" w:type="dxa"/>
            <w:tcPrChange w:id="3374" w:author="JAGADEESHWAR REDDY" w:date="2026-09-02T01:39:00Z" w16du:dateUtc="2026-09-01T20:09:00Z">
              <w:tcPr>
                <w:tcW w:w="2121" w:type="dxa"/>
                <w:gridSpan w:val="2"/>
              </w:tcPr>
            </w:tcPrChange>
          </w:tcPr>
          <w:p w14:paraId="40EB8AF9" w14:textId="1AC3F419" w:rsidR="005A0C6B" w:rsidRPr="003E2C5B" w:rsidRDefault="0033575A" w:rsidP="003E2C5B">
            <w:pPr>
              <w:spacing w:after="120"/>
              <w:rPr>
                <w:ins w:id="3375" w:author="JAGADEESHWAR REDDY" w:date="2026-09-02T01:39:00Z" w16du:dateUtc="2026-09-01T20:09:00Z"/>
                <w:rFonts w:ascii="Century Gothic" w:hAnsi="Century Gothic"/>
              </w:rPr>
            </w:pPr>
            <w:ins w:id="3376" w:author="JAGADEESHWAR REDDY" w:date="2026-09-02T02:18:00Z" w16du:dateUtc="2026-09-01T20:48:00Z">
              <w:r>
                <w:rPr>
                  <w:rFonts w:ascii="Century Gothic" w:hAnsi="Century Gothic"/>
                </w:rPr>
                <w:t>1</w:t>
              </w:r>
            </w:ins>
            <w:ins w:id="3377" w:author="JAGADEESHWAR REDDY" w:date="2026-09-02T02:19:00Z" w16du:dateUtc="2026-09-01T20:49:00Z">
              <w:r>
                <w:rPr>
                  <w:rFonts w:ascii="Century Gothic" w:hAnsi="Century Gothic"/>
                </w:rPr>
                <w:t>0</w:t>
              </w:r>
            </w:ins>
            <w:ins w:id="3378" w:author="JAGADEESHWAR REDDY" w:date="2026-09-02T02:22:00Z" w16du:dateUtc="2026-09-01T20:52:00Z">
              <w:r w:rsidR="003F5F1D">
                <w:rPr>
                  <w:rFonts w:ascii="Century Gothic" w:hAnsi="Century Gothic"/>
                </w:rPr>
                <w:t>200 Approx.</w:t>
              </w:r>
            </w:ins>
          </w:p>
        </w:tc>
      </w:tr>
      <w:tr w:rsidR="005A0C6B" w:rsidRPr="00405184" w14:paraId="1E1940F1" w14:textId="77777777" w:rsidTr="005A0C6B">
        <w:trPr>
          <w:gridBefore w:val="1"/>
          <w:wBefore w:w="108" w:type="dxa"/>
          <w:ins w:id="3379" w:author="JAGADEESHWAR REDDY" w:date="2026-09-02T01:39:00Z"/>
          <w:trPrChange w:id="3380" w:author="JAGADEESHWAR REDDY" w:date="2026-09-02T01:39:00Z" w16du:dateUtc="2026-09-01T20:09:00Z">
            <w:trPr>
              <w:gridBefore w:val="1"/>
              <w:wBefore w:w="108" w:type="dxa"/>
            </w:trPr>
          </w:trPrChange>
        </w:trPr>
        <w:tc>
          <w:tcPr>
            <w:tcW w:w="6907" w:type="dxa"/>
            <w:vAlign w:val="bottom"/>
            <w:tcPrChange w:id="3381" w:author="JAGADEESHWAR REDDY" w:date="2026-09-02T01:39:00Z" w16du:dateUtc="2026-09-01T20:09:00Z">
              <w:tcPr>
                <w:tcW w:w="6941" w:type="dxa"/>
                <w:gridSpan w:val="2"/>
                <w:vAlign w:val="bottom"/>
              </w:tcPr>
            </w:tcPrChange>
          </w:tcPr>
          <w:p w14:paraId="4202D56B" w14:textId="77777777" w:rsidR="005A0C6B" w:rsidRPr="003E2C5B" w:rsidRDefault="005A0C6B" w:rsidP="003E2C5B">
            <w:pPr>
              <w:spacing w:after="120"/>
              <w:rPr>
                <w:ins w:id="3382" w:author="JAGADEESHWAR REDDY" w:date="2026-09-02T01:39:00Z" w16du:dateUtc="2026-09-01T20:09:00Z"/>
                <w:rFonts w:ascii="Century Gothic" w:hAnsi="Century Gothic"/>
              </w:rPr>
            </w:pPr>
            <w:ins w:id="3383" w:author="JAGADEESHWAR REDDY" w:date="2026-09-02T01:39:00Z" w16du:dateUtc="2026-09-01T20:09:00Z">
              <w:r w:rsidRPr="003E2C5B">
                <w:rPr>
                  <w:rFonts w:ascii="Century Gothic" w:hAnsi="Century Gothic"/>
                </w:rPr>
                <w:t>Does this number of words exceed 12000?</w:t>
              </w:r>
            </w:ins>
          </w:p>
        </w:tc>
        <w:tc>
          <w:tcPr>
            <w:tcW w:w="2119" w:type="dxa"/>
            <w:tcPrChange w:id="3384" w:author="JAGADEESHWAR REDDY" w:date="2026-09-02T01:39:00Z" w16du:dateUtc="2026-09-01T20:09:00Z">
              <w:tcPr>
                <w:tcW w:w="2121" w:type="dxa"/>
                <w:gridSpan w:val="2"/>
              </w:tcPr>
            </w:tcPrChange>
          </w:tcPr>
          <w:p w14:paraId="01C2540C" w14:textId="77777777" w:rsidR="005A0C6B" w:rsidRPr="003E2C5B" w:rsidRDefault="005A0C6B" w:rsidP="003E2C5B">
            <w:pPr>
              <w:spacing w:after="120" w:line="240" w:lineRule="exact"/>
              <w:rPr>
                <w:ins w:id="3385" w:author="JAGADEESHWAR REDDY" w:date="2026-09-02T01:39:00Z" w16du:dateUtc="2026-09-01T20:09:00Z"/>
                <w:rFonts w:ascii="Century Gothic" w:hAnsi="Century Gothic"/>
              </w:rPr>
            </w:pPr>
            <w:ins w:id="3386" w:author="JAGADEESHWAR REDDY" w:date="2026-09-02T01:39:00Z" w16du:dateUtc="2026-09-01T20:09:00Z">
              <w:r w:rsidRPr="003E2C5B">
                <w:rPr>
                  <w:rFonts w:ascii="Century Gothic" w:hAnsi="Century Gothic"/>
                </w:rPr>
                <w:t>YES              NO</w:t>
              </w:r>
            </w:ins>
          </w:p>
          <w:p w14:paraId="171F1299" w14:textId="2ED14A63" w:rsidR="005A0C6B" w:rsidRPr="003E2C5B" w:rsidRDefault="005A0C6B" w:rsidP="003E2C5B">
            <w:pPr>
              <w:spacing w:after="120" w:line="240" w:lineRule="exact"/>
              <w:rPr>
                <w:ins w:id="3387" w:author="JAGADEESHWAR REDDY" w:date="2026-09-02T01:39:00Z" w16du:dateUtc="2026-09-01T20:09:00Z"/>
                <w:rFonts w:ascii="Century Gothic" w:hAnsi="Century Gothic"/>
              </w:rPr>
            </w:pPr>
            <w:ins w:id="3388"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r w:rsidRPr="003E2C5B">
                <w:rPr>
                  <w:rFonts w:ascii="Century Gothic" w:hAnsi="Century Gothic"/>
                </w:rPr>
                <w:sym w:font="Wingdings" w:char="F06F"/>
              </w:r>
            </w:ins>
            <w:ins w:id="3389" w:author="JAGADEESHWAR REDDY" w:date="2026-09-02T02:20:00Z" w16du:dateUtc="2026-09-01T20:50:00Z">
              <w:r w:rsidR="007F7E86" w:rsidRPr="007F7E86">
                <w:rPr>
                  <w:rFonts w:ascii="Segoe UI Symbol" w:hAnsi="Segoe UI Symbol" w:cs="Segoe UI Symbol"/>
                </w:rPr>
                <w:t xml:space="preserve"> </w:t>
              </w:r>
            </w:ins>
            <w:ins w:id="3390" w:author="JAGADEESHWAR REDDY" w:date="2026-09-02T02:20:00Z">
              <w:r w:rsidR="007F7E86" w:rsidRPr="007F7E86">
                <w:rPr>
                  <w:rFonts w:ascii="Segoe UI Symbol" w:hAnsi="Segoe UI Symbol" w:cs="Segoe UI Symbol"/>
                </w:rPr>
                <w:t>✓</w:t>
              </w:r>
            </w:ins>
          </w:p>
        </w:tc>
      </w:tr>
      <w:tr w:rsidR="005A0C6B" w:rsidRPr="00405184" w14:paraId="288D54F1" w14:textId="77777777" w:rsidTr="005A0C6B">
        <w:trPr>
          <w:gridBefore w:val="1"/>
          <w:wBefore w:w="108" w:type="dxa"/>
          <w:ins w:id="3391" w:author="JAGADEESHWAR REDDY" w:date="2026-09-02T01:39:00Z"/>
          <w:trPrChange w:id="3392" w:author="JAGADEESHWAR REDDY" w:date="2026-09-02T01:39:00Z" w16du:dateUtc="2026-09-01T20:09:00Z">
            <w:trPr>
              <w:gridBefore w:val="1"/>
              <w:wBefore w:w="108" w:type="dxa"/>
            </w:trPr>
          </w:trPrChange>
        </w:trPr>
        <w:tc>
          <w:tcPr>
            <w:tcW w:w="6907" w:type="dxa"/>
            <w:vAlign w:val="bottom"/>
            <w:tcPrChange w:id="3393" w:author="JAGADEESHWAR REDDY" w:date="2026-09-02T01:39:00Z" w16du:dateUtc="2026-09-01T20:09:00Z">
              <w:tcPr>
                <w:tcW w:w="6941" w:type="dxa"/>
                <w:gridSpan w:val="2"/>
                <w:vAlign w:val="bottom"/>
              </w:tcPr>
            </w:tcPrChange>
          </w:tcPr>
          <w:p w14:paraId="49DD215C" w14:textId="77777777" w:rsidR="005A0C6B" w:rsidRPr="003E2C5B" w:rsidRDefault="005A0C6B" w:rsidP="003E2C5B">
            <w:pPr>
              <w:spacing w:after="120"/>
              <w:rPr>
                <w:ins w:id="3394" w:author="JAGADEESHWAR REDDY" w:date="2026-09-02T01:39:00Z" w16du:dateUtc="2026-09-01T20:09:00Z"/>
                <w:rFonts w:ascii="Century Gothic" w:hAnsi="Century Gothic"/>
              </w:rPr>
            </w:pPr>
            <w:ins w:id="3395" w:author="JAGADEESHWAR REDDY" w:date="2026-09-02T01:39:00Z" w16du:dateUtc="2026-09-01T20:09:00Z">
              <w:r w:rsidRPr="003E2C5B">
                <w:rPr>
                  <w:rFonts w:ascii="Century Gothic" w:hAnsi="Century Gothic"/>
                </w:rPr>
                <w:t>I included the page numbering in my dissertation</w:t>
              </w:r>
            </w:ins>
          </w:p>
        </w:tc>
        <w:tc>
          <w:tcPr>
            <w:tcW w:w="2119" w:type="dxa"/>
            <w:tcPrChange w:id="3396" w:author="JAGADEESHWAR REDDY" w:date="2026-09-02T01:39:00Z" w16du:dateUtc="2026-09-01T20:09:00Z">
              <w:tcPr>
                <w:tcW w:w="2121" w:type="dxa"/>
                <w:gridSpan w:val="2"/>
              </w:tcPr>
            </w:tcPrChange>
          </w:tcPr>
          <w:p w14:paraId="4355AF06" w14:textId="77777777" w:rsidR="005A0C6B" w:rsidRPr="003E2C5B" w:rsidRDefault="005A0C6B" w:rsidP="003E2C5B">
            <w:pPr>
              <w:spacing w:after="120" w:line="240" w:lineRule="exact"/>
              <w:rPr>
                <w:ins w:id="3397" w:author="JAGADEESHWAR REDDY" w:date="2026-09-02T01:39:00Z" w16du:dateUtc="2026-09-01T20:09:00Z"/>
                <w:rFonts w:ascii="Century Gothic" w:hAnsi="Century Gothic"/>
              </w:rPr>
            </w:pPr>
            <w:ins w:id="3398" w:author="JAGADEESHWAR REDDY" w:date="2026-09-02T01:39:00Z" w16du:dateUtc="2026-09-01T20:09:00Z">
              <w:r w:rsidRPr="003E2C5B">
                <w:rPr>
                  <w:rFonts w:ascii="Century Gothic" w:hAnsi="Century Gothic"/>
                </w:rPr>
                <w:t>YES              NO</w:t>
              </w:r>
            </w:ins>
          </w:p>
          <w:p w14:paraId="49284289" w14:textId="54899ED3" w:rsidR="005A0C6B" w:rsidRPr="003E2C5B" w:rsidRDefault="005A0C6B" w:rsidP="003E2C5B">
            <w:pPr>
              <w:spacing w:after="120"/>
              <w:rPr>
                <w:ins w:id="3399" w:author="JAGADEESHWAR REDDY" w:date="2026-09-02T01:39:00Z" w16du:dateUtc="2026-09-01T20:09:00Z"/>
                <w:rFonts w:ascii="Century Gothic" w:hAnsi="Century Gothic"/>
              </w:rPr>
            </w:pPr>
            <w:ins w:id="3400"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ins>
            <w:ins w:id="3401" w:author="JAGADEESHWAR REDDY" w:date="2026-09-02T02:22:00Z">
              <w:r w:rsidR="00B00CF3" w:rsidRPr="00B00CF3">
                <w:rPr>
                  <w:rFonts w:ascii="Segoe UI Symbol" w:hAnsi="Segoe UI Symbol" w:cs="Segoe UI Symbol"/>
                </w:rPr>
                <w:t>✓</w:t>
              </w:r>
            </w:ins>
            <w:ins w:id="3402"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2F2CFD38" w14:textId="77777777" w:rsidTr="005A0C6B">
        <w:trPr>
          <w:gridBefore w:val="1"/>
          <w:wBefore w:w="108" w:type="dxa"/>
          <w:ins w:id="3403" w:author="JAGADEESHWAR REDDY" w:date="2026-09-02T01:39:00Z"/>
          <w:trPrChange w:id="3404" w:author="JAGADEESHWAR REDDY" w:date="2026-09-02T01:39:00Z" w16du:dateUtc="2026-09-01T20:09:00Z">
            <w:trPr>
              <w:gridBefore w:val="1"/>
              <w:wBefore w:w="108" w:type="dxa"/>
            </w:trPr>
          </w:trPrChange>
        </w:trPr>
        <w:tc>
          <w:tcPr>
            <w:tcW w:w="6907" w:type="dxa"/>
            <w:vAlign w:val="bottom"/>
            <w:tcPrChange w:id="3405" w:author="JAGADEESHWAR REDDY" w:date="2026-09-02T01:39:00Z" w16du:dateUtc="2026-09-01T20:09:00Z">
              <w:tcPr>
                <w:tcW w:w="6941" w:type="dxa"/>
                <w:gridSpan w:val="2"/>
                <w:vAlign w:val="bottom"/>
              </w:tcPr>
            </w:tcPrChange>
          </w:tcPr>
          <w:p w14:paraId="51006CDA" w14:textId="77777777" w:rsidR="005A0C6B" w:rsidRPr="003E2C5B" w:rsidRDefault="005A0C6B" w:rsidP="003E2C5B">
            <w:pPr>
              <w:spacing w:after="120"/>
              <w:rPr>
                <w:ins w:id="3406" w:author="JAGADEESHWAR REDDY" w:date="2026-09-02T01:39:00Z" w16du:dateUtc="2026-09-01T20:09:00Z"/>
                <w:rFonts w:ascii="Century Gothic" w:hAnsi="Century Gothic"/>
              </w:rPr>
            </w:pPr>
            <w:ins w:id="3407" w:author="JAGADEESHWAR REDDY" w:date="2026-09-02T01:39:00Z" w16du:dateUtc="2026-09-01T20:09:00Z">
              <w:r w:rsidRPr="003E2C5B">
                <w:rPr>
                  <w:rFonts w:ascii="Century Gothic" w:hAnsi="Century Gothic"/>
                </w:rPr>
                <w:t>The headings in the dissertation correspond to what is reported in the Table of Contents.</w:t>
              </w:r>
            </w:ins>
          </w:p>
        </w:tc>
        <w:tc>
          <w:tcPr>
            <w:tcW w:w="2119" w:type="dxa"/>
            <w:tcPrChange w:id="3408" w:author="JAGADEESHWAR REDDY" w:date="2026-09-02T01:39:00Z" w16du:dateUtc="2026-09-01T20:09:00Z">
              <w:tcPr>
                <w:tcW w:w="2121" w:type="dxa"/>
                <w:gridSpan w:val="2"/>
              </w:tcPr>
            </w:tcPrChange>
          </w:tcPr>
          <w:p w14:paraId="185CD618" w14:textId="77777777" w:rsidR="005A0C6B" w:rsidRPr="003E2C5B" w:rsidRDefault="005A0C6B" w:rsidP="003E2C5B">
            <w:pPr>
              <w:spacing w:after="120" w:line="240" w:lineRule="exact"/>
              <w:rPr>
                <w:ins w:id="3409" w:author="JAGADEESHWAR REDDY" w:date="2026-09-02T01:39:00Z" w16du:dateUtc="2026-09-01T20:09:00Z"/>
                <w:rFonts w:ascii="Century Gothic" w:hAnsi="Century Gothic"/>
              </w:rPr>
            </w:pPr>
            <w:ins w:id="3410" w:author="JAGADEESHWAR REDDY" w:date="2026-09-02T01:39:00Z" w16du:dateUtc="2026-09-01T20:09:00Z">
              <w:r w:rsidRPr="003E2C5B">
                <w:rPr>
                  <w:rFonts w:ascii="Century Gothic" w:hAnsi="Century Gothic"/>
                </w:rPr>
                <w:t>YES              NO</w:t>
              </w:r>
            </w:ins>
          </w:p>
          <w:p w14:paraId="3C8E039A" w14:textId="2335D6F2" w:rsidR="005A0C6B" w:rsidRPr="003E2C5B" w:rsidRDefault="005A0C6B" w:rsidP="003E2C5B">
            <w:pPr>
              <w:spacing w:after="120"/>
              <w:rPr>
                <w:ins w:id="3411" w:author="JAGADEESHWAR REDDY" w:date="2026-09-02T01:39:00Z" w16du:dateUtc="2026-09-01T20:09:00Z"/>
                <w:rFonts w:ascii="Century Gothic" w:hAnsi="Century Gothic"/>
              </w:rPr>
            </w:pPr>
            <w:ins w:id="3412"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413" w:author="JAGADEESHWAR REDDY" w:date="2026-09-02T02:22:00Z" w16du:dateUtc="2026-09-01T20:52:00Z">
              <w:r w:rsidR="00B00CF3" w:rsidRPr="00B00CF3">
                <w:rPr>
                  <w:rFonts w:ascii="Segoe UI Symbol" w:hAnsi="Segoe UI Symbol" w:cs="Segoe UI Symbol"/>
                </w:rPr>
                <w:t xml:space="preserve"> </w:t>
              </w:r>
            </w:ins>
            <w:ins w:id="3414" w:author="JAGADEESHWAR REDDY" w:date="2026-09-02T02:22:00Z">
              <w:r w:rsidR="00B00CF3" w:rsidRPr="00B00CF3">
                <w:rPr>
                  <w:rFonts w:ascii="Segoe UI Symbol" w:hAnsi="Segoe UI Symbol" w:cs="Segoe UI Symbol"/>
                </w:rPr>
                <w:t>✓</w:t>
              </w:r>
            </w:ins>
            <w:ins w:id="3415"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792D1D86" w14:textId="77777777" w:rsidTr="005A0C6B">
        <w:trPr>
          <w:gridBefore w:val="1"/>
          <w:wBefore w:w="108" w:type="dxa"/>
          <w:ins w:id="3416" w:author="JAGADEESHWAR REDDY" w:date="2026-09-02T01:39:00Z"/>
          <w:trPrChange w:id="3417" w:author="JAGADEESHWAR REDDY" w:date="2026-09-02T01:39:00Z" w16du:dateUtc="2026-09-01T20:09:00Z">
            <w:trPr>
              <w:gridBefore w:val="1"/>
              <w:wBefore w:w="108" w:type="dxa"/>
            </w:trPr>
          </w:trPrChange>
        </w:trPr>
        <w:tc>
          <w:tcPr>
            <w:tcW w:w="6907" w:type="dxa"/>
            <w:vAlign w:val="bottom"/>
            <w:tcPrChange w:id="3418" w:author="JAGADEESHWAR REDDY" w:date="2026-09-02T01:39:00Z" w16du:dateUtc="2026-09-01T20:09:00Z">
              <w:tcPr>
                <w:tcW w:w="6941" w:type="dxa"/>
                <w:gridSpan w:val="2"/>
                <w:vAlign w:val="bottom"/>
              </w:tcPr>
            </w:tcPrChange>
          </w:tcPr>
          <w:p w14:paraId="6BFB11C0" w14:textId="77777777" w:rsidR="005A0C6B" w:rsidRPr="003E2C5B" w:rsidRDefault="005A0C6B" w:rsidP="003E2C5B">
            <w:pPr>
              <w:spacing w:after="120"/>
              <w:rPr>
                <w:ins w:id="3419" w:author="JAGADEESHWAR REDDY" w:date="2026-09-02T01:39:00Z" w16du:dateUtc="2026-09-01T20:09:00Z"/>
                <w:rFonts w:ascii="Century Gothic" w:hAnsi="Century Gothic"/>
              </w:rPr>
            </w:pPr>
            <w:ins w:id="3420" w:author="JAGADEESHWAR REDDY" w:date="2026-09-02T01:39:00Z" w16du:dateUtc="2026-09-01T20:09:00Z">
              <w:r w:rsidRPr="003E2C5B">
                <w:rPr>
                  <w:rFonts w:ascii="Century Gothic" w:hAnsi="Century Gothic"/>
                </w:rPr>
                <w:t>I thoroughly described the methodology I used in my research work</w:t>
              </w:r>
            </w:ins>
          </w:p>
        </w:tc>
        <w:tc>
          <w:tcPr>
            <w:tcW w:w="2119" w:type="dxa"/>
            <w:tcPrChange w:id="3421" w:author="JAGADEESHWAR REDDY" w:date="2026-09-02T01:39:00Z" w16du:dateUtc="2026-09-01T20:09:00Z">
              <w:tcPr>
                <w:tcW w:w="2121" w:type="dxa"/>
                <w:gridSpan w:val="2"/>
              </w:tcPr>
            </w:tcPrChange>
          </w:tcPr>
          <w:p w14:paraId="19E4ECBC" w14:textId="77777777" w:rsidR="005A0C6B" w:rsidRPr="003E2C5B" w:rsidRDefault="005A0C6B" w:rsidP="003E2C5B">
            <w:pPr>
              <w:spacing w:after="120" w:line="240" w:lineRule="exact"/>
              <w:rPr>
                <w:ins w:id="3422" w:author="JAGADEESHWAR REDDY" w:date="2026-09-02T01:39:00Z" w16du:dateUtc="2026-09-01T20:09:00Z"/>
                <w:rFonts w:ascii="Century Gothic" w:hAnsi="Century Gothic"/>
              </w:rPr>
            </w:pPr>
            <w:ins w:id="3423" w:author="JAGADEESHWAR REDDY" w:date="2026-09-02T01:39:00Z" w16du:dateUtc="2026-09-01T20:09:00Z">
              <w:r w:rsidRPr="003E2C5B">
                <w:rPr>
                  <w:rFonts w:ascii="Century Gothic" w:hAnsi="Century Gothic"/>
                </w:rPr>
                <w:t>YES              NO</w:t>
              </w:r>
            </w:ins>
          </w:p>
          <w:p w14:paraId="7E5AB70B" w14:textId="02132D52" w:rsidR="005A0C6B" w:rsidRPr="003E2C5B" w:rsidRDefault="005A0C6B" w:rsidP="003E2C5B">
            <w:pPr>
              <w:spacing w:after="120"/>
              <w:rPr>
                <w:ins w:id="3424" w:author="JAGADEESHWAR REDDY" w:date="2026-09-02T01:39:00Z" w16du:dateUtc="2026-09-01T20:09:00Z"/>
                <w:rFonts w:ascii="Century Gothic" w:hAnsi="Century Gothic"/>
              </w:rPr>
            </w:pPr>
            <w:ins w:id="3425"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426" w:author="JAGADEESHWAR REDDY" w:date="2026-09-02T02:22:00Z" w16du:dateUtc="2026-09-01T20:52:00Z">
              <w:r w:rsidR="00B00CF3" w:rsidRPr="00B00CF3">
                <w:rPr>
                  <w:rFonts w:ascii="Segoe UI Symbol" w:hAnsi="Segoe UI Symbol" w:cs="Segoe UI Symbol"/>
                </w:rPr>
                <w:t xml:space="preserve"> </w:t>
              </w:r>
            </w:ins>
            <w:ins w:id="3427" w:author="JAGADEESHWAR REDDY" w:date="2026-09-02T02:22:00Z">
              <w:r w:rsidR="00B00CF3" w:rsidRPr="00B00CF3">
                <w:rPr>
                  <w:rFonts w:ascii="Segoe UI Symbol" w:hAnsi="Segoe UI Symbol" w:cs="Segoe UI Symbol"/>
                </w:rPr>
                <w:t>✓</w:t>
              </w:r>
            </w:ins>
            <w:ins w:id="3428"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6E7DBFB3" w14:textId="77777777" w:rsidTr="005A0C6B">
        <w:trPr>
          <w:gridBefore w:val="1"/>
          <w:wBefore w:w="108" w:type="dxa"/>
          <w:ins w:id="3429" w:author="JAGADEESHWAR REDDY" w:date="2026-09-02T01:39:00Z"/>
          <w:trPrChange w:id="3430" w:author="JAGADEESHWAR REDDY" w:date="2026-09-02T01:39:00Z" w16du:dateUtc="2026-09-01T20:09:00Z">
            <w:trPr>
              <w:gridBefore w:val="1"/>
              <w:wBefore w:w="108" w:type="dxa"/>
            </w:trPr>
          </w:trPrChange>
        </w:trPr>
        <w:tc>
          <w:tcPr>
            <w:tcW w:w="6907" w:type="dxa"/>
            <w:vAlign w:val="bottom"/>
            <w:tcPrChange w:id="3431" w:author="JAGADEESHWAR REDDY" w:date="2026-09-02T01:39:00Z" w16du:dateUtc="2026-09-01T20:09:00Z">
              <w:tcPr>
                <w:tcW w:w="6941" w:type="dxa"/>
                <w:gridSpan w:val="2"/>
                <w:vAlign w:val="bottom"/>
              </w:tcPr>
            </w:tcPrChange>
          </w:tcPr>
          <w:p w14:paraId="52D299AF" w14:textId="77777777" w:rsidR="005A0C6B" w:rsidRPr="003E2C5B" w:rsidRDefault="005A0C6B" w:rsidP="003E2C5B">
            <w:pPr>
              <w:spacing w:after="120"/>
              <w:rPr>
                <w:ins w:id="3432" w:author="JAGADEESHWAR REDDY" w:date="2026-09-02T01:39:00Z" w16du:dateUtc="2026-09-01T20:09:00Z"/>
                <w:rFonts w:ascii="Century Gothic" w:hAnsi="Century Gothic"/>
              </w:rPr>
            </w:pPr>
            <w:ins w:id="3433" w:author="JAGADEESHWAR REDDY" w:date="2026-09-02T01:39:00Z" w16du:dateUtc="2026-09-01T20:09:00Z">
              <w:r w:rsidRPr="003E2C5B">
                <w:rPr>
                  <w:rFonts w:ascii="Century Gothic" w:hAnsi="Century Gothic"/>
                </w:rPr>
                <w:t>I completely described the data collection process</w:t>
              </w:r>
            </w:ins>
          </w:p>
        </w:tc>
        <w:tc>
          <w:tcPr>
            <w:tcW w:w="2119" w:type="dxa"/>
            <w:tcPrChange w:id="3434" w:author="JAGADEESHWAR REDDY" w:date="2026-09-02T01:39:00Z" w16du:dateUtc="2026-09-01T20:09:00Z">
              <w:tcPr>
                <w:tcW w:w="2121" w:type="dxa"/>
                <w:gridSpan w:val="2"/>
              </w:tcPr>
            </w:tcPrChange>
          </w:tcPr>
          <w:p w14:paraId="745EC016" w14:textId="77777777" w:rsidR="005A0C6B" w:rsidRPr="003E2C5B" w:rsidRDefault="005A0C6B" w:rsidP="003E2C5B">
            <w:pPr>
              <w:spacing w:after="120" w:line="240" w:lineRule="exact"/>
              <w:rPr>
                <w:ins w:id="3435" w:author="JAGADEESHWAR REDDY" w:date="2026-09-02T01:39:00Z" w16du:dateUtc="2026-09-01T20:09:00Z"/>
                <w:rFonts w:ascii="Century Gothic" w:hAnsi="Century Gothic"/>
              </w:rPr>
            </w:pPr>
            <w:ins w:id="3436" w:author="JAGADEESHWAR REDDY" w:date="2026-09-02T01:39:00Z" w16du:dateUtc="2026-09-01T20:09:00Z">
              <w:r w:rsidRPr="003E2C5B">
                <w:rPr>
                  <w:rFonts w:ascii="Century Gothic" w:hAnsi="Century Gothic"/>
                </w:rPr>
                <w:t>YES              NO</w:t>
              </w:r>
            </w:ins>
          </w:p>
          <w:p w14:paraId="71FC134F" w14:textId="4CF33445" w:rsidR="005A0C6B" w:rsidRPr="003E2C5B" w:rsidRDefault="005A0C6B" w:rsidP="003E2C5B">
            <w:pPr>
              <w:spacing w:after="120"/>
              <w:rPr>
                <w:ins w:id="3437" w:author="JAGADEESHWAR REDDY" w:date="2026-09-02T01:39:00Z" w16du:dateUtc="2026-09-01T20:09:00Z"/>
                <w:rFonts w:ascii="Century Gothic" w:hAnsi="Century Gothic"/>
              </w:rPr>
            </w:pPr>
            <w:ins w:id="3438"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ins>
            <w:ins w:id="3439" w:author="JAGADEESHWAR REDDY" w:date="2026-09-02T02:22:00Z">
              <w:r w:rsidR="00B00CF3" w:rsidRPr="00B00CF3">
                <w:rPr>
                  <w:rFonts w:ascii="Segoe UI Symbol" w:hAnsi="Segoe UI Symbol" w:cs="Segoe UI Symbol"/>
                </w:rPr>
                <w:t>✓</w:t>
              </w:r>
            </w:ins>
            <w:ins w:id="3440"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556B3463" w14:textId="77777777" w:rsidTr="005A0C6B">
        <w:trPr>
          <w:gridBefore w:val="1"/>
          <w:wBefore w:w="108" w:type="dxa"/>
          <w:ins w:id="3441" w:author="JAGADEESHWAR REDDY" w:date="2026-09-02T01:39:00Z"/>
          <w:trPrChange w:id="3442" w:author="JAGADEESHWAR REDDY" w:date="2026-09-02T01:39:00Z" w16du:dateUtc="2026-09-01T20:09:00Z">
            <w:trPr>
              <w:gridBefore w:val="1"/>
              <w:wBefore w:w="108" w:type="dxa"/>
            </w:trPr>
          </w:trPrChange>
        </w:trPr>
        <w:tc>
          <w:tcPr>
            <w:tcW w:w="6907" w:type="dxa"/>
            <w:vAlign w:val="bottom"/>
            <w:tcPrChange w:id="3443" w:author="JAGADEESHWAR REDDY" w:date="2026-09-02T01:39:00Z" w16du:dateUtc="2026-09-01T20:09:00Z">
              <w:tcPr>
                <w:tcW w:w="6941" w:type="dxa"/>
                <w:gridSpan w:val="2"/>
                <w:vAlign w:val="bottom"/>
              </w:tcPr>
            </w:tcPrChange>
          </w:tcPr>
          <w:p w14:paraId="6930158F" w14:textId="77777777" w:rsidR="005A0C6B" w:rsidRPr="003E2C5B" w:rsidRDefault="005A0C6B" w:rsidP="003E2C5B">
            <w:pPr>
              <w:spacing w:after="120"/>
              <w:rPr>
                <w:ins w:id="3444" w:author="JAGADEESHWAR REDDY" w:date="2026-09-02T01:39:00Z" w16du:dateUtc="2026-09-01T20:09:00Z"/>
                <w:rFonts w:ascii="Century Gothic" w:hAnsi="Century Gothic"/>
              </w:rPr>
            </w:pPr>
            <w:ins w:id="3445" w:author="JAGADEESHWAR REDDY" w:date="2026-09-02T01:39:00Z" w16du:dateUtc="2026-09-01T20:09:00Z">
              <w:r w:rsidRPr="003E2C5B">
                <w:rPr>
                  <w:rFonts w:ascii="Century Gothic" w:hAnsi="Century Gothic"/>
                </w:rPr>
                <w:t>The number of academic references in my reference list is higher than 10</w:t>
              </w:r>
            </w:ins>
          </w:p>
        </w:tc>
        <w:tc>
          <w:tcPr>
            <w:tcW w:w="2119" w:type="dxa"/>
            <w:tcPrChange w:id="3446" w:author="JAGADEESHWAR REDDY" w:date="2026-09-02T01:39:00Z" w16du:dateUtc="2026-09-01T20:09:00Z">
              <w:tcPr>
                <w:tcW w:w="2121" w:type="dxa"/>
                <w:gridSpan w:val="2"/>
              </w:tcPr>
            </w:tcPrChange>
          </w:tcPr>
          <w:p w14:paraId="74B7FF90" w14:textId="77777777" w:rsidR="005A0C6B" w:rsidRPr="003E2C5B" w:rsidRDefault="005A0C6B" w:rsidP="003E2C5B">
            <w:pPr>
              <w:spacing w:after="120" w:line="240" w:lineRule="exact"/>
              <w:rPr>
                <w:ins w:id="3447" w:author="JAGADEESHWAR REDDY" w:date="2026-09-02T01:39:00Z" w16du:dateUtc="2026-09-01T20:09:00Z"/>
                <w:rFonts w:ascii="Century Gothic" w:hAnsi="Century Gothic"/>
              </w:rPr>
            </w:pPr>
            <w:ins w:id="3448" w:author="JAGADEESHWAR REDDY" w:date="2026-09-02T01:39:00Z" w16du:dateUtc="2026-09-01T20:09:00Z">
              <w:r w:rsidRPr="003E2C5B">
                <w:rPr>
                  <w:rFonts w:ascii="Century Gothic" w:hAnsi="Century Gothic"/>
                </w:rPr>
                <w:t>YES              NO</w:t>
              </w:r>
            </w:ins>
          </w:p>
          <w:p w14:paraId="51D437BD" w14:textId="4158F36E" w:rsidR="005A0C6B" w:rsidRPr="003E2C5B" w:rsidRDefault="005A0C6B" w:rsidP="003E2C5B">
            <w:pPr>
              <w:spacing w:after="120"/>
              <w:rPr>
                <w:ins w:id="3449" w:author="JAGADEESHWAR REDDY" w:date="2026-09-02T01:39:00Z" w16du:dateUtc="2026-09-01T20:09:00Z"/>
                <w:rFonts w:ascii="Century Gothic" w:hAnsi="Century Gothic"/>
              </w:rPr>
            </w:pPr>
            <w:ins w:id="3450"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451" w:author="JAGADEESHWAR REDDY" w:date="2026-09-02T02:23:00Z" w16du:dateUtc="2026-09-01T20:53:00Z">
              <w:r w:rsidR="00B00CF3" w:rsidRPr="00B00CF3">
                <w:rPr>
                  <w:rFonts w:ascii="Segoe UI Symbol" w:hAnsi="Segoe UI Symbol" w:cs="Segoe UI Symbol"/>
                </w:rPr>
                <w:t xml:space="preserve"> </w:t>
              </w:r>
            </w:ins>
            <w:ins w:id="3452" w:author="JAGADEESHWAR REDDY" w:date="2026-09-02T02:23:00Z">
              <w:r w:rsidR="00B00CF3" w:rsidRPr="00B00CF3">
                <w:rPr>
                  <w:rFonts w:ascii="Segoe UI Symbol" w:hAnsi="Segoe UI Symbol" w:cs="Segoe UI Symbol"/>
                </w:rPr>
                <w:t>✓</w:t>
              </w:r>
            </w:ins>
            <w:ins w:id="3453"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1DC4C1AB" w14:textId="77777777" w:rsidTr="005A0C6B">
        <w:trPr>
          <w:gridBefore w:val="1"/>
          <w:wBefore w:w="108" w:type="dxa"/>
          <w:ins w:id="3454" w:author="JAGADEESHWAR REDDY" w:date="2026-09-02T01:39:00Z"/>
          <w:trPrChange w:id="3455" w:author="JAGADEESHWAR REDDY" w:date="2026-09-02T01:39:00Z" w16du:dateUtc="2026-09-01T20:09:00Z">
            <w:trPr>
              <w:gridBefore w:val="1"/>
              <w:wBefore w:w="108" w:type="dxa"/>
            </w:trPr>
          </w:trPrChange>
        </w:trPr>
        <w:tc>
          <w:tcPr>
            <w:tcW w:w="6907" w:type="dxa"/>
            <w:vAlign w:val="bottom"/>
            <w:tcPrChange w:id="3456" w:author="JAGADEESHWAR REDDY" w:date="2026-09-02T01:39:00Z" w16du:dateUtc="2026-09-01T20:09:00Z">
              <w:tcPr>
                <w:tcW w:w="6941" w:type="dxa"/>
                <w:gridSpan w:val="2"/>
                <w:vAlign w:val="bottom"/>
              </w:tcPr>
            </w:tcPrChange>
          </w:tcPr>
          <w:p w14:paraId="0CC594EE" w14:textId="77777777" w:rsidR="005A0C6B" w:rsidRPr="003E2C5B" w:rsidRDefault="005A0C6B" w:rsidP="003E2C5B">
            <w:pPr>
              <w:spacing w:after="120"/>
              <w:rPr>
                <w:ins w:id="3457" w:author="JAGADEESHWAR REDDY" w:date="2026-09-02T01:39:00Z" w16du:dateUtc="2026-09-01T20:09:00Z"/>
                <w:rFonts w:ascii="Century Gothic" w:hAnsi="Century Gothic"/>
              </w:rPr>
            </w:pPr>
            <w:ins w:id="3458" w:author="JAGADEESHWAR REDDY" w:date="2026-09-02T01:39:00Z" w16du:dateUtc="2026-09-01T20:09:00Z">
              <w:r w:rsidRPr="003E2C5B">
                <w:rPr>
                  <w:rFonts w:ascii="Century Gothic" w:hAnsi="Century Gothic"/>
                </w:rPr>
                <w:t>I checked if all the references cited in the text are listed in the reference list</w:t>
              </w:r>
            </w:ins>
          </w:p>
        </w:tc>
        <w:tc>
          <w:tcPr>
            <w:tcW w:w="2119" w:type="dxa"/>
            <w:tcPrChange w:id="3459" w:author="JAGADEESHWAR REDDY" w:date="2026-09-02T01:39:00Z" w16du:dateUtc="2026-09-01T20:09:00Z">
              <w:tcPr>
                <w:tcW w:w="2121" w:type="dxa"/>
                <w:gridSpan w:val="2"/>
              </w:tcPr>
            </w:tcPrChange>
          </w:tcPr>
          <w:p w14:paraId="12EF3592" w14:textId="77777777" w:rsidR="005A0C6B" w:rsidRPr="003E2C5B" w:rsidRDefault="005A0C6B" w:rsidP="003E2C5B">
            <w:pPr>
              <w:spacing w:after="120" w:line="240" w:lineRule="exact"/>
              <w:rPr>
                <w:ins w:id="3460" w:author="JAGADEESHWAR REDDY" w:date="2026-09-02T01:39:00Z" w16du:dateUtc="2026-09-01T20:09:00Z"/>
                <w:rFonts w:ascii="Century Gothic" w:hAnsi="Century Gothic"/>
              </w:rPr>
            </w:pPr>
            <w:ins w:id="3461" w:author="JAGADEESHWAR REDDY" w:date="2026-09-02T01:39:00Z" w16du:dateUtc="2026-09-01T20:09:00Z">
              <w:r w:rsidRPr="003E2C5B">
                <w:rPr>
                  <w:rFonts w:ascii="Century Gothic" w:hAnsi="Century Gothic"/>
                </w:rPr>
                <w:t>YES              NO</w:t>
              </w:r>
            </w:ins>
          </w:p>
          <w:p w14:paraId="7DE6E3F9" w14:textId="50583A82" w:rsidR="005A0C6B" w:rsidRPr="003E2C5B" w:rsidRDefault="005A0C6B" w:rsidP="003E2C5B">
            <w:pPr>
              <w:spacing w:after="120"/>
              <w:rPr>
                <w:ins w:id="3462" w:author="JAGADEESHWAR REDDY" w:date="2026-09-02T01:39:00Z" w16du:dateUtc="2026-09-01T20:09:00Z"/>
                <w:rFonts w:ascii="Century Gothic" w:hAnsi="Century Gothic"/>
              </w:rPr>
            </w:pPr>
            <w:ins w:id="3463"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ins>
            <w:ins w:id="3464" w:author="JAGADEESHWAR REDDY" w:date="2026-09-02T02:23:00Z">
              <w:r w:rsidR="00DC151D" w:rsidRPr="00DC151D">
                <w:rPr>
                  <w:rFonts w:ascii="Segoe UI Symbol" w:hAnsi="Segoe UI Symbol" w:cs="Segoe UI Symbol"/>
                </w:rPr>
                <w:t>✓</w:t>
              </w:r>
            </w:ins>
            <w:ins w:id="3465"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2CF9515B" w14:textId="77777777" w:rsidTr="005A0C6B">
        <w:trPr>
          <w:gridBefore w:val="1"/>
          <w:wBefore w:w="108" w:type="dxa"/>
          <w:ins w:id="3466" w:author="JAGADEESHWAR REDDY" w:date="2026-09-02T01:39:00Z"/>
          <w:trPrChange w:id="3467" w:author="JAGADEESHWAR REDDY" w:date="2026-09-02T01:39:00Z" w16du:dateUtc="2026-09-01T20:09:00Z">
            <w:trPr>
              <w:gridBefore w:val="1"/>
              <w:wBefore w:w="108" w:type="dxa"/>
            </w:trPr>
          </w:trPrChange>
        </w:trPr>
        <w:tc>
          <w:tcPr>
            <w:tcW w:w="6907" w:type="dxa"/>
            <w:vAlign w:val="bottom"/>
            <w:tcPrChange w:id="3468" w:author="JAGADEESHWAR REDDY" w:date="2026-09-02T01:39:00Z" w16du:dateUtc="2026-09-01T20:09:00Z">
              <w:tcPr>
                <w:tcW w:w="6941" w:type="dxa"/>
                <w:gridSpan w:val="2"/>
                <w:vAlign w:val="bottom"/>
              </w:tcPr>
            </w:tcPrChange>
          </w:tcPr>
          <w:p w14:paraId="20467A7D" w14:textId="77777777" w:rsidR="005A0C6B" w:rsidRPr="003E2C5B" w:rsidRDefault="005A0C6B" w:rsidP="003E2C5B">
            <w:pPr>
              <w:spacing w:after="120"/>
              <w:rPr>
                <w:ins w:id="3469" w:author="JAGADEESHWAR REDDY" w:date="2026-09-02T01:39:00Z" w16du:dateUtc="2026-09-01T20:09:00Z"/>
                <w:rFonts w:ascii="Century Gothic" w:hAnsi="Century Gothic"/>
              </w:rPr>
            </w:pPr>
            <w:ins w:id="3470" w:author="JAGADEESHWAR REDDY" w:date="2026-09-02T01:39:00Z" w16du:dateUtc="2026-09-01T20:09:00Z">
              <w:r w:rsidRPr="003E2C5B">
                <w:rPr>
                  <w:rFonts w:ascii="Century Gothic" w:hAnsi="Century Gothic"/>
                </w:rPr>
                <w:t>I checked if all the references in the list are cited in the text</w:t>
              </w:r>
            </w:ins>
          </w:p>
        </w:tc>
        <w:tc>
          <w:tcPr>
            <w:tcW w:w="2119" w:type="dxa"/>
            <w:tcPrChange w:id="3471" w:author="JAGADEESHWAR REDDY" w:date="2026-09-02T01:39:00Z" w16du:dateUtc="2026-09-01T20:09:00Z">
              <w:tcPr>
                <w:tcW w:w="2121" w:type="dxa"/>
                <w:gridSpan w:val="2"/>
              </w:tcPr>
            </w:tcPrChange>
          </w:tcPr>
          <w:p w14:paraId="4AD5DE2F" w14:textId="77777777" w:rsidR="005A0C6B" w:rsidRPr="003E2C5B" w:rsidRDefault="005A0C6B" w:rsidP="003E2C5B">
            <w:pPr>
              <w:spacing w:after="120" w:line="240" w:lineRule="exact"/>
              <w:rPr>
                <w:ins w:id="3472" w:author="JAGADEESHWAR REDDY" w:date="2026-09-02T01:39:00Z" w16du:dateUtc="2026-09-01T20:09:00Z"/>
                <w:rFonts w:ascii="Century Gothic" w:hAnsi="Century Gothic"/>
              </w:rPr>
            </w:pPr>
            <w:ins w:id="3473" w:author="JAGADEESHWAR REDDY" w:date="2026-09-02T01:39:00Z" w16du:dateUtc="2026-09-01T20:09:00Z">
              <w:r w:rsidRPr="003E2C5B">
                <w:rPr>
                  <w:rFonts w:ascii="Century Gothic" w:hAnsi="Century Gothic"/>
                </w:rPr>
                <w:t>YES              NO</w:t>
              </w:r>
            </w:ins>
          </w:p>
          <w:p w14:paraId="09B98393" w14:textId="2B8597B3" w:rsidR="005A0C6B" w:rsidRPr="003E2C5B" w:rsidRDefault="005A0C6B" w:rsidP="003E2C5B">
            <w:pPr>
              <w:spacing w:after="120" w:line="240" w:lineRule="exact"/>
              <w:rPr>
                <w:ins w:id="3474" w:author="JAGADEESHWAR REDDY" w:date="2026-09-02T01:39:00Z" w16du:dateUtc="2026-09-01T20:09:00Z"/>
                <w:rFonts w:ascii="Century Gothic" w:hAnsi="Century Gothic"/>
              </w:rPr>
            </w:pPr>
            <w:ins w:id="3475"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ins>
            <w:ins w:id="3476" w:author="JAGADEESHWAR REDDY" w:date="2026-09-02T02:24:00Z">
              <w:r w:rsidR="00367259" w:rsidRPr="00367259">
                <w:rPr>
                  <w:rFonts w:ascii="Segoe UI Symbol" w:hAnsi="Segoe UI Symbol" w:cs="Segoe UI Symbol"/>
                </w:rPr>
                <w:t>✓</w:t>
              </w:r>
            </w:ins>
            <w:ins w:id="3477"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3E118A8C" w14:textId="77777777" w:rsidTr="005A0C6B">
        <w:trPr>
          <w:gridBefore w:val="1"/>
          <w:wBefore w:w="108" w:type="dxa"/>
          <w:ins w:id="3478" w:author="JAGADEESHWAR REDDY" w:date="2026-09-02T01:39:00Z"/>
          <w:trPrChange w:id="3479" w:author="JAGADEESHWAR REDDY" w:date="2026-09-02T01:39:00Z" w16du:dateUtc="2026-09-01T20:09:00Z">
            <w:trPr>
              <w:gridBefore w:val="1"/>
              <w:wBefore w:w="108" w:type="dxa"/>
            </w:trPr>
          </w:trPrChange>
        </w:trPr>
        <w:tc>
          <w:tcPr>
            <w:tcW w:w="6907" w:type="dxa"/>
            <w:vAlign w:val="bottom"/>
            <w:tcPrChange w:id="3480" w:author="JAGADEESHWAR REDDY" w:date="2026-09-02T01:39:00Z" w16du:dateUtc="2026-09-01T20:09:00Z">
              <w:tcPr>
                <w:tcW w:w="6941" w:type="dxa"/>
                <w:gridSpan w:val="2"/>
                <w:vAlign w:val="bottom"/>
              </w:tcPr>
            </w:tcPrChange>
          </w:tcPr>
          <w:p w14:paraId="73B2D750" w14:textId="77777777" w:rsidR="005A0C6B" w:rsidRPr="003E2C5B" w:rsidRDefault="005A0C6B" w:rsidP="003E2C5B">
            <w:pPr>
              <w:spacing w:after="120"/>
              <w:rPr>
                <w:ins w:id="3481" w:author="JAGADEESHWAR REDDY" w:date="2026-09-02T01:39:00Z" w16du:dateUtc="2026-09-01T20:09:00Z"/>
                <w:rFonts w:ascii="Century Gothic" w:hAnsi="Century Gothic"/>
              </w:rPr>
            </w:pPr>
            <w:ins w:id="3482" w:author="JAGADEESHWAR REDDY" w:date="2026-09-02T01:39:00Z" w16du:dateUtc="2026-09-01T20:09:00Z">
              <w:r w:rsidRPr="003E2C5B">
                <w:rPr>
                  <w:rFonts w:ascii="Century Gothic" w:hAnsi="Century Gothic"/>
                </w:rPr>
                <w:t>I made sure that all references in the list were reported properly (according to the APA format)</w:t>
              </w:r>
            </w:ins>
          </w:p>
        </w:tc>
        <w:tc>
          <w:tcPr>
            <w:tcW w:w="2119" w:type="dxa"/>
            <w:tcPrChange w:id="3483" w:author="JAGADEESHWAR REDDY" w:date="2026-09-02T01:39:00Z" w16du:dateUtc="2026-09-01T20:09:00Z">
              <w:tcPr>
                <w:tcW w:w="2121" w:type="dxa"/>
                <w:gridSpan w:val="2"/>
              </w:tcPr>
            </w:tcPrChange>
          </w:tcPr>
          <w:p w14:paraId="2EFB0E4D" w14:textId="77777777" w:rsidR="005A0C6B" w:rsidRPr="003E2C5B" w:rsidRDefault="005A0C6B" w:rsidP="003E2C5B">
            <w:pPr>
              <w:spacing w:after="120" w:line="240" w:lineRule="exact"/>
              <w:rPr>
                <w:ins w:id="3484" w:author="JAGADEESHWAR REDDY" w:date="2026-09-02T01:39:00Z" w16du:dateUtc="2026-09-01T20:09:00Z"/>
                <w:rFonts w:ascii="Century Gothic" w:hAnsi="Century Gothic"/>
              </w:rPr>
            </w:pPr>
            <w:ins w:id="3485" w:author="JAGADEESHWAR REDDY" w:date="2026-09-02T01:39:00Z" w16du:dateUtc="2026-09-01T20:09:00Z">
              <w:r w:rsidRPr="003E2C5B">
                <w:rPr>
                  <w:rFonts w:ascii="Century Gothic" w:hAnsi="Century Gothic"/>
                </w:rPr>
                <w:t>YES              NO</w:t>
              </w:r>
            </w:ins>
          </w:p>
          <w:p w14:paraId="70606BB9" w14:textId="0D9D7042" w:rsidR="005A0C6B" w:rsidRPr="003E2C5B" w:rsidRDefault="005A0C6B" w:rsidP="003E2C5B">
            <w:pPr>
              <w:spacing w:after="120" w:line="240" w:lineRule="exact"/>
              <w:rPr>
                <w:ins w:id="3486" w:author="JAGADEESHWAR REDDY" w:date="2026-09-02T01:39:00Z" w16du:dateUtc="2026-09-01T20:09:00Z"/>
                <w:rFonts w:ascii="Century Gothic" w:hAnsi="Century Gothic"/>
              </w:rPr>
            </w:pPr>
            <w:ins w:id="3487"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488" w:author="JAGADEESHWAR REDDY" w:date="2026-09-02T02:24:00Z" w16du:dateUtc="2026-09-01T20:54:00Z">
              <w:r w:rsidR="00367259" w:rsidRPr="00367259">
                <w:rPr>
                  <w:rFonts w:ascii="Segoe UI Symbol" w:hAnsi="Segoe UI Symbol" w:cs="Segoe UI Symbol"/>
                </w:rPr>
                <w:t xml:space="preserve"> </w:t>
              </w:r>
            </w:ins>
            <w:ins w:id="3489" w:author="JAGADEESHWAR REDDY" w:date="2026-09-02T02:24:00Z">
              <w:r w:rsidR="00367259" w:rsidRPr="00367259">
                <w:rPr>
                  <w:rFonts w:ascii="Segoe UI Symbol" w:hAnsi="Segoe UI Symbol" w:cs="Segoe UI Symbol"/>
                </w:rPr>
                <w:t>✓</w:t>
              </w:r>
            </w:ins>
            <w:ins w:id="3490"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3700F890" w14:textId="77777777" w:rsidTr="005A0C6B">
        <w:trPr>
          <w:gridBefore w:val="1"/>
          <w:wBefore w:w="108" w:type="dxa"/>
          <w:ins w:id="3491" w:author="JAGADEESHWAR REDDY" w:date="2026-09-02T01:39:00Z"/>
          <w:trPrChange w:id="3492" w:author="JAGADEESHWAR REDDY" w:date="2026-09-02T01:39:00Z" w16du:dateUtc="2026-09-01T20:09:00Z">
            <w:trPr>
              <w:gridBefore w:val="1"/>
              <w:wBefore w:w="108" w:type="dxa"/>
            </w:trPr>
          </w:trPrChange>
        </w:trPr>
        <w:tc>
          <w:tcPr>
            <w:tcW w:w="6907" w:type="dxa"/>
            <w:vAlign w:val="bottom"/>
            <w:tcPrChange w:id="3493" w:author="JAGADEESHWAR REDDY" w:date="2026-09-02T01:39:00Z" w16du:dateUtc="2026-09-01T20:09:00Z">
              <w:tcPr>
                <w:tcW w:w="6941" w:type="dxa"/>
                <w:gridSpan w:val="2"/>
                <w:vAlign w:val="bottom"/>
              </w:tcPr>
            </w:tcPrChange>
          </w:tcPr>
          <w:p w14:paraId="41FCFDE4" w14:textId="77777777" w:rsidR="005A0C6B" w:rsidRPr="003E2C5B" w:rsidRDefault="005A0C6B" w:rsidP="003E2C5B">
            <w:pPr>
              <w:spacing w:after="120"/>
              <w:rPr>
                <w:ins w:id="3494" w:author="JAGADEESHWAR REDDY" w:date="2026-09-02T01:39:00Z" w16du:dateUtc="2026-09-01T20:09:00Z"/>
                <w:rFonts w:ascii="Century Gothic" w:hAnsi="Century Gothic"/>
              </w:rPr>
            </w:pPr>
            <w:ins w:id="3495" w:author="JAGADEESHWAR REDDY" w:date="2026-09-02T01:39:00Z" w16du:dateUtc="2026-09-01T20:09:00Z">
              <w:r w:rsidRPr="003E2C5B">
                <w:rPr>
                  <w:rFonts w:ascii="Century Gothic" w:hAnsi="Century Gothic"/>
                </w:rPr>
                <w:t>I checked that I referred to all the appendices in my dissertation</w:t>
              </w:r>
            </w:ins>
          </w:p>
        </w:tc>
        <w:tc>
          <w:tcPr>
            <w:tcW w:w="2119" w:type="dxa"/>
            <w:tcPrChange w:id="3496" w:author="JAGADEESHWAR REDDY" w:date="2026-09-02T01:39:00Z" w16du:dateUtc="2026-09-01T20:09:00Z">
              <w:tcPr>
                <w:tcW w:w="2121" w:type="dxa"/>
                <w:gridSpan w:val="2"/>
              </w:tcPr>
            </w:tcPrChange>
          </w:tcPr>
          <w:p w14:paraId="21A4F649" w14:textId="77777777" w:rsidR="005A0C6B" w:rsidRPr="003E2C5B" w:rsidRDefault="005A0C6B" w:rsidP="003E2C5B">
            <w:pPr>
              <w:spacing w:after="120" w:line="240" w:lineRule="exact"/>
              <w:rPr>
                <w:ins w:id="3497" w:author="JAGADEESHWAR REDDY" w:date="2026-09-02T01:39:00Z" w16du:dateUtc="2026-09-01T20:09:00Z"/>
                <w:rFonts w:ascii="Century Gothic" w:hAnsi="Century Gothic"/>
              </w:rPr>
            </w:pPr>
            <w:ins w:id="3498" w:author="JAGADEESHWAR REDDY" w:date="2026-09-02T01:39:00Z" w16du:dateUtc="2026-09-01T20:09:00Z">
              <w:r w:rsidRPr="003E2C5B">
                <w:rPr>
                  <w:rFonts w:ascii="Century Gothic" w:hAnsi="Century Gothic"/>
                </w:rPr>
                <w:t>YES              NO</w:t>
              </w:r>
            </w:ins>
          </w:p>
          <w:p w14:paraId="50891BEB" w14:textId="099C0D5F" w:rsidR="005A0C6B" w:rsidRPr="003E2C5B" w:rsidRDefault="005A0C6B" w:rsidP="003E2C5B">
            <w:pPr>
              <w:spacing w:after="120" w:line="240" w:lineRule="exact"/>
              <w:rPr>
                <w:ins w:id="3499" w:author="JAGADEESHWAR REDDY" w:date="2026-09-02T01:39:00Z" w16du:dateUtc="2026-09-01T20:09:00Z"/>
                <w:rFonts w:ascii="Century Gothic" w:hAnsi="Century Gothic"/>
              </w:rPr>
            </w:pPr>
            <w:ins w:id="3500"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501" w:author="JAGADEESHWAR REDDY" w:date="2026-09-02T02:24:00Z" w16du:dateUtc="2026-09-01T20:54:00Z">
              <w:r w:rsidR="00367259" w:rsidRPr="00367259">
                <w:rPr>
                  <w:rFonts w:ascii="Segoe UI Symbol" w:hAnsi="Segoe UI Symbol" w:cs="Segoe UI Symbol"/>
                </w:rPr>
                <w:t xml:space="preserve"> </w:t>
              </w:r>
            </w:ins>
            <w:ins w:id="3502" w:author="JAGADEESHWAR REDDY" w:date="2026-09-02T02:24:00Z">
              <w:r w:rsidR="00367259" w:rsidRPr="00367259">
                <w:rPr>
                  <w:rFonts w:ascii="Segoe UI Symbol" w:hAnsi="Segoe UI Symbol" w:cs="Segoe UI Symbol"/>
                </w:rPr>
                <w:t>✓</w:t>
              </w:r>
            </w:ins>
            <w:ins w:id="3503"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7E327FB4" w14:textId="77777777" w:rsidTr="005A0C6B">
        <w:trPr>
          <w:gridBefore w:val="1"/>
          <w:wBefore w:w="108" w:type="dxa"/>
          <w:ins w:id="3504" w:author="JAGADEESHWAR REDDY" w:date="2026-09-02T01:39:00Z"/>
          <w:trPrChange w:id="3505" w:author="JAGADEESHWAR REDDY" w:date="2026-09-02T01:39:00Z" w16du:dateUtc="2026-09-01T20:09:00Z">
            <w:trPr>
              <w:gridBefore w:val="1"/>
              <w:wBefore w:w="108" w:type="dxa"/>
            </w:trPr>
          </w:trPrChange>
        </w:trPr>
        <w:tc>
          <w:tcPr>
            <w:tcW w:w="6907" w:type="dxa"/>
            <w:vAlign w:val="bottom"/>
            <w:tcPrChange w:id="3506" w:author="JAGADEESHWAR REDDY" w:date="2026-09-02T01:39:00Z" w16du:dateUtc="2026-09-01T20:09:00Z">
              <w:tcPr>
                <w:tcW w:w="6941" w:type="dxa"/>
                <w:gridSpan w:val="2"/>
                <w:vAlign w:val="bottom"/>
              </w:tcPr>
            </w:tcPrChange>
          </w:tcPr>
          <w:p w14:paraId="3B4C7F42" w14:textId="77777777" w:rsidR="005A0C6B" w:rsidRPr="003E2C5B" w:rsidRDefault="005A0C6B" w:rsidP="003E2C5B">
            <w:pPr>
              <w:spacing w:after="120"/>
              <w:rPr>
                <w:ins w:id="3507" w:author="JAGADEESHWAR REDDY" w:date="2026-09-02T01:39:00Z" w16du:dateUtc="2026-09-01T20:09:00Z"/>
                <w:rFonts w:ascii="Century Gothic" w:hAnsi="Century Gothic"/>
              </w:rPr>
            </w:pPr>
            <w:ins w:id="3508" w:author="JAGADEESHWAR REDDY" w:date="2026-09-02T01:39:00Z" w16du:dateUtc="2026-09-01T20:09:00Z">
              <w:r w:rsidRPr="003E2C5B">
                <w:rPr>
                  <w:rFonts w:ascii="Century Gothic" w:hAnsi="Century Gothic"/>
                </w:rPr>
                <w:t>I completed and signed the Ethics and Non-Plagiarism statement</w:t>
              </w:r>
            </w:ins>
          </w:p>
        </w:tc>
        <w:tc>
          <w:tcPr>
            <w:tcW w:w="2119" w:type="dxa"/>
            <w:tcPrChange w:id="3509" w:author="JAGADEESHWAR REDDY" w:date="2026-09-02T01:39:00Z" w16du:dateUtc="2026-09-01T20:09:00Z">
              <w:tcPr>
                <w:tcW w:w="2121" w:type="dxa"/>
                <w:gridSpan w:val="2"/>
              </w:tcPr>
            </w:tcPrChange>
          </w:tcPr>
          <w:p w14:paraId="00BAE3BE" w14:textId="77777777" w:rsidR="005A0C6B" w:rsidRPr="003E2C5B" w:rsidRDefault="005A0C6B" w:rsidP="003E2C5B">
            <w:pPr>
              <w:spacing w:after="120" w:line="240" w:lineRule="exact"/>
              <w:rPr>
                <w:ins w:id="3510" w:author="JAGADEESHWAR REDDY" w:date="2026-09-02T01:39:00Z" w16du:dateUtc="2026-09-01T20:09:00Z"/>
                <w:rFonts w:ascii="Century Gothic" w:hAnsi="Century Gothic"/>
              </w:rPr>
            </w:pPr>
            <w:ins w:id="3511" w:author="JAGADEESHWAR REDDY" w:date="2026-09-02T01:39:00Z" w16du:dateUtc="2026-09-01T20:09:00Z">
              <w:r w:rsidRPr="003E2C5B">
                <w:rPr>
                  <w:rFonts w:ascii="Century Gothic" w:hAnsi="Century Gothic"/>
                </w:rPr>
                <w:t>YES              NO</w:t>
              </w:r>
            </w:ins>
          </w:p>
          <w:p w14:paraId="1CBF9E8E" w14:textId="1490F3E7" w:rsidR="005A0C6B" w:rsidRPr="003E2C5B" w:rsidRDefault="005A0C6B" w:rsidP="003E2C5B">
            <w:pPr>
              <w:spacing w:after="120" w:line="240" w:lineRule="exact"/>
              <w:rPr>
                <w:ins w:id="3512" w:author="JAGADEESHWAR REDDY" w:date="2026-09-02T01:39:00Z" w16du:dateUtc="2026-09-01T20:09:00Z"/>
                <w:rFonts w:ascii="Century Gothic" w:hAnsi="Century Gothic"/>
              </w:rPr>
            </w:pPr>
            <w:ins w:id="3513"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514" w:author="JAGADEESHWAR REDDY" w:date="2026-09-02T02:24:00Z" w16du:dateUtc="2026-09-01T20:54:00Z">
              <w:r w:rsidR="00367259" w:rsidRPr="00367259">
                <w:rPr>
                  <w:rFonts w:ascii="Segoe UI Symbol" w:hAnsi="Segoe UI Symbol" w:cs="Segoe UI Symbol"/>
                </w:rPr>
                <w:t xml:space="preserve"> </w:t>
              </w:r>
            </w:ins>
            <w:ins w:id="3515" w:author="JAGADEESHWAR REDDY" w:date="2026-09-02T02:24:00Z">
              <w:r w:rsidR="00367259" w:rsidRPr="00367259">
                <w:rPr>
                  <w:rFonts w:ascii="Segoe UI Symbol" w:hAnsi="Segoe UI Symbol" w:cs="Segoe UI Symbol"/>
                </w:rPr>
                <w:t>✓</w:t>
              </w:r>
            </w:ins>
            <w:ins w:id="3516"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0D29A884" w14:textId="77777777" w:rsidTr="005A0C6B">
        <w:trPr>
          <w:ins w:id="3517" w:author="JAGADEESHWAR REDDY" w:date="2026-09-02T01:39:00Z"/>
        </w:trPr>
        <w:tc>
          <w:tcPr>
            <w:tcW w:w="7015" w:type="dxa"/>
            <w:gridSpan w:val="2"/>
            <w:vAlign w:val="bottom"/>
            <w:tcPrChange w:id="3518" w:author="JAGADEESHWAR REDDY" w:date="2026-09-02T01:39:00Z" w16du:dateUtc="2026-09-01T20:09:00Z">
              <w:tcPr>
                <w:tcW w:w="7049" w:type="dxa"/>
                <w:gridSpan w:val="3"/>
                <w:vAlign w:val="bottom"/>
              </w:tcPr>
            </w:tcPrChange>
          </w:tcPr>
          <w:p w14:paraId="725A2B17" w14:textId="77777777" w:rsidR="005A0C6B" w:rsidRPr="003E2C5B" w:rsidRDefault="005A0C6B" w:rsidP="003E2C5B">
            <w:pPr>
              <w:spacing w:after="120"/>
              <w:rPr>
                <w:ins w:id="3519" w:author="JAGADEESHWAR REDDY" w:date="2026-09-02T01:39:00Z" w16du:dateUtc="2026-09-01T20:09:00Z"/>
                <w:rFonts w:ascii="Century Gothic" w:hAnsi="Century Gothic"/>
              </w:rPr>
            </w:pPr>
            <w:ins w:id="3520" w:author="JAGADEESHWAR REDDY" w:date="2026-09-02T01:39:00Z" w16du:dateUtc="2026-09-01T20:09:00Z">
              <w:r w:rsidRPr="003E2C5B">
                <w:rPr>
                  <w:rFonts w:ascii="Century Gothic" w:hAnsi="Century Gothic"/>
                </w:rPr>
                <w:t xml:space="preserve">  I completed and signed the AI-Usage-Declaration-Form.</w:t>
              </w:r>
            </w:ins>
          </w:p>
        </w:tc>
        <w:tc>
          <w:tcPr>
            <w:tcW w:w="2119" w:type="dxa"/>
            <w:tcPrChange w:id="3521" w:author="JAGADEESHWAR REDDY" w:date="2026-09-02T01:39:00Z" w16du:dateUtc="2026-09-01T20:09:00Z">
              <w:tcPr>
                <w:tcW w:w="2121" w:type="dxa"/>
                <w:gridSpan w:val="2"/>
              </w:tcPr>
            </w:tcPrChange>
          </w:tcPr>
          <w:p w14:paraId="0833FBFB" w14:textId="77777777" w:rsidR="005A0C6B" w:rsidRPr="003E2C5B" w:rsidRDefault="005A0C6B" w:rsidP="003E2C5B">
            <w:pPr>
              <w:spacing w:after="120" w:line="240" w:lineRule="exact"/>
              <w:rPr>
                <w:ins w:id="3522" w:author="JAGADEESHWAR REDDY" w:date="2026-09-02T01:39:00Z" w16du:dateUtc="2026-09-01T20:09:00Z"/>
                <w:rFonts w:ascii="Century Gothic" w:hAnsi="Century Gothic"/>
              </w:rPr>
            </w:pPr>
            <w:ins w:id="3523" w:author="JAGADEESHWAR REDDY" w:date="2026-09-02T01:39:00Z" w16du:dateUtc="2026-09-01T20:09:00Z">
              <w:r w:rsidRPr="003E2C5B">
                <w:rPr>
                  <w:rFonts w:ascii="Century Gothic" w:hAnsi="Century Gothic"/>
                </w:rPr>
                <w:t>YES              NO</w:t>
              </w:r>
            </w:ins>
          </w:p>
          <w:p w14:paraId="4D5691F1" w14:textId="0F70DA62" w:rsidR="005A0C6B" w:rsidRPr="003E2C5B" w:rsidRDefault="005A0C6B" w:rsidP="003E2C5B">
            <w:pPr>
              <w:spacing w:after="120" w:line="240" w:lineRule="exact"/>
              <w:rPr>
                <w:ins w:id="3524" w:author="JAGADEESHWAR REDDY" w:date="2026-09-02T01:39:00Z" w16du:dateUtc="2026-09-01T20:09:00Z"/>
                <w:rFonts w:ascii="Century Gothic" w:hAnsi="Century Gothic"/>
              </w:rPr>
            </w:pPr>
            <w:ins w:id="3525"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ins w:id="3526" w:author="JAGADEESHWAR REDDY" w:date="2026-09-02T02:24:00Z" w16du:dateUtc="2026-09-01T20:54:00Z">
              <w:r w:rsidR="00367259" w:rsidRPr="00367259">
                <w:rPr>
                  <w:rFonts w:ascii="Segoe UI Symbol" w:hAnsi="Segoe UI Symbol" w:cs="Segoe UI Symbol"/>
                </w:rPr>
                <w:t xml:space="preserve"> </w:t>
              </w:r>
            </w:ins>
            <w:ins w:id="3527" w:author="JAGADEESHWAR REDDY" w:date="2026-09-02T02:24:00Z">
              <w:r w:rsidR="00367259" w:rsidRPr="00367259">
                <w:rPr>
                  <w:rFonts w:ascii="Segoe UI Symbol" w:hAnsi="Segoe UI Symbol" w:cs="Segoe UI Symbol"/>
                </w:rPr>
                <w:t>✓</w:t>
              </w:r>
            </w:ins>
            <w:ins w:id="3528"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2B8605A3" w14:textId="77777777" w:rsidTr="005A0C6B">
        <w:trPr>
          <w:gridBefore w:val="1"/>
          <w:wBefore w:w="108" w:type="dxa"/>
          <w:ins w:id="3529" w:author="JAGADEESHWAR REDDY" w:date="2026-09-02T01:39:00Z"/>
          <w:trPrChange w:id="3530" w:author="JAGADEESHWAR REDDY" w:date="2026-09-02T01:39:00Z" w16du:dateUtc="2026-09-01T20:09:00Z">
            <w:trPr>
              <w:gridBefore w:val="1"/>
              <w:wBefore w:w="108" w:type="dxa"/>
            </w:trPr>
          </w:trPrChange>
        </w:trPr>
        <w:tc>
          <w:tcPr>
            <w:tcW w:w="6907" w:type="dxa"/>
            <w:vAlign w:val="bottom"/>
            <w:tcPrChange w:id="3531" w:author="JAGADEESHWAR REDDY" w:date="2026-09-02T01:39:00Z" w16du:dateUtc="2026-09-01T20:09:00Z">
              <w:tcPr>
                <w:tcW w:w="6941" w:type="dxa"/>
                <w:gridSpan w:val="2"/>
                <w:vAlign w:val="bottom"/>
              </w:tcPr>
            </w:tcPrChange>
          </w:tcPr>
          <w:p w14:paraId="12327AE4" w14:textId="77777777" w:rsidR="005A0C6B" w:rsidRPr="003E2C5B" w:rsidRDefault="005A0C6B" w:rsidP="003E2C5B">
            <w:pPr>
              <w:spacing w:after="120"/>
              <w:rPr>
                <w:ins w:id="3532" w:author="JAGADEESHWAR REDDY" w:date="2026-09-02T01:39:00Z" w16du:dateUtc="2026-09-01T20:09:00Z"/>
                <w:rFonts w:ascii="Century Gothic" w:hAnsi="Century Gothic"/>
              </w:rPr>
            </w:pPr>
            <w:ins w:id="3533" w:author="JAGADEESHWAR REDDY" w:date="2026-09-02T01:39:00Z" w16du:dateUtc="2026-09-01T20:09:00Z">
              <w:r w:rsidRPr="003E2C5B">
                <w:rPr>
                  <w:rFonts w:ascii="Century Gothic" w:hAnsi="Century Gothic"/>
                </w:rPr>
                <w:t>I completed and signed the confidentiality declaration (if not needed, please do not answer this question)</w:t>
              </w:r>
            </w:ins>
          </w:p>
        </w:tc>
        <w:tc>
          <w:tcPr>
            <w:tcW w:w="2119" w:type="dxa"/>
            <w:tcPrChange w:id="3534" w:author="JAGADEESHWAR REDDY" w:date="2026-09-02T01:39:00Z" w16du:dateUtc="2026-09-01T20:09:00Z">
              <w:tcPr>
                <w:tcW w:w="2121" w:type="dxa"/>
                <w:gridSpan w:val="2"/>
              </w:tcPr>
            </w:tcPrChange>
          </w:tcPr>
          <w:p w14:paraId="35A13360" w14:textId="77777777" w:rsidR="005A0C6B" w:rsidRPr="003E2C5B" w:rsidRDefault="005A0C6B" w:rsidP="003E2C5B">
            <w:pPr>
              <w:spacing w:after="120" w:line="240" w:lineRule="exact"/>
              <w:rPr>
                <w:ins w:id="3535" w:author="JAGADEESHWAR REDDY" w:date="2026-09-02T01:39:00Z" w16du:dateUtc="2026-09-01T20:09:00Z"/>
                <w:rFonts w:ascii="Century Gothic" w:hAnsi="Century Gothic"/>
              </w:rPr>
            </w:pPr>
            <w:ins w:id="3536" w:author="JAGADEESHWAR REDDY" w:date="2026-09-02T01:39:00Z" w16du:dateUtc="2026-09-01T20:09:00Z">
              <w:r w:rsidRPr="003E2C5B">
                <w:rPr>
                  <w:rFonts w:ascii="Century Gothic" w:hAnsi="Century Gothic"/>
                </w:rPr>
                <w:t>YES              NO</w:t>
              </w:r>
            </w:ins>
          </w:p>
          <w:p w14:paraId="043CCCB6" w14:textId="77777777" w:rsidR="005A0C6B" w:rsidRPr="003E2C5B" w:rsidRDefault="005A0C6B" w:rsidP="003E2C5B">
            <w:pPr>
              <w:spacing w:after="120" w:line="240" w:lineRule="exact"/>
              <w:rPr>
                <w:ins w:id="3537" w:author="JAGADEESHWAR REDDY" w:date="2026-09-02T01:39:00Z" w16du:dateUtc="2026-09-01T20:09:00Z"/>
                <w:rFonts w:ascii="Century Gothic" w:hAnsi="Century Gothic"/>
              </w:rPr>
            </w:pPr>
            <w:ins w:id="3538" w:author="JAGADEESHWAR REDDY" w:date="2026-09-02T01:39:00Z" w16du:dateUtc="2026-09-01T20:09:00Z">
              <w:r w:rsidRPr="003E2C5B">
                <w:rPr>
                  <w:rFonts w:ascii="Century Gothic" w:hAnsi="Century Gothic"/>
                </w:rPr>
                <w:t xml:space="preserve"> </w:t>
              </w:r>
              <w:r w:rsidRPr="003E2C5B">
                <w:rPr>
                  <w:rFonts w:ascii="Century Gothic" w:hAnsi="Century Gothic"/>
                </w:rPr>
                <w:sym w:font="Wingdings" w:char="F06F"/>
              </w:r>
              <w:r w:rsidRPr="003E2C5B">
                <w:rPr>
                  <w:rFonts w:ascii="Century Gothic" w:hAnsi="Century Gothic"/>
                </w:rPr>
                <w:t xml:space="preserve">                  </w:t>
              </w:r>
              <w:r w:rsidRPr="003E2C5B">
                <w:rPr>
                  <w:rFonts w:ascii="Century Gothic" w:hAnsi="Century Gothic"/>
                </w:rPr>
                <w:sym w:font="Wingdings" w:char="F06F"/>
              </w:r>
            </w:ins>
          </w:p>
        </w:tc>
      </w:tr>
      <w:tr w:rsidR="005A0C6B" w:rsidRPr="00405184" w14:paraId="6267AA16" w14:textId="77777777" w:rsidTr="005A0C6B">
        <w:trPr>
          <w:gridBefore w:val="1"/>
          <w:wBefore w:w="108" w:type="dxa"/>
          <w:ins w:id="3539" w:author="JAGADEESHWAR REDDY" w:date="2026-09-02T01:39:00Z"/>
          <w:trPrChange w:id="3540" w:author="JAGADEESHWAR REDDY" w:date="2026-09-02T01:39:00Z" w16du:dateUtc="2026-09-01T20:09:00Z">
            <w:trPr>
              <w:gridBefore w:val="1"/>
              <w:wBefore w:w="108" w:type="dxa"/>
            </w:trPr>
          </w:trPrChange>
        </w:trPr>
        <w:tc>
          <w:tcPr>
            <w:tcW w:w="6907" w:type="dxa"/>
            <w:vAlign w:val="bottom"/>
            <w:tcPrChange w:id="3541" w:author="JAGADEESHWAR REDDY" w:date="2026-09-02T01:39:00Z" w16du:dateUtc="2026-09-01T20:09:00Z">
              <w:tcPr>
                <w:tcW w:w="6941" w:type="dxa"/>
                <w:gridSpan w:val="2"/>
                <w:vAlign w:val="bottom"/>
              </w:tcPr>
            </w:tcPrChange>
          </w:tcPr>
          <w:p w14:paraId="040B3497" w14:textId="77777777" w:rsidR="005A0C6B" w:rsidRDefault="005A0C6B" w:rsidP="003E2C5B">
            <w:pPr>
              <w:spacing w:after="120"/>
              <w:rPr>
                <w:ins w:id="3542" w:author="JAGADEESHWAR REDDY" w:date="2026-09-02T01:39:00Z" w16du:dateUtc="2026-09-01T20:09:00Z"/>
                <w:rFonts w:ascii="Century Gothic" w:hAnsi="Century Gothic"/>
              </w:rPr>
            </w:pPr>
          </w:p>
          <w:p w14:paraId="4E9BEF97" w14:textId="77777777" w:rsidR="005A0C6B" w:rsidRPr="003E2C5B" w:rsidRDefault="005A0C6B" w:rsidP="003E2C5B">
            <w:pPr>
              <w:spacing w:after="120"/>
              <w:rPr>
                <w:ins w:id="3543" w:author="JAGADEESHWAR REDDY" w:date="2026-09-02T01:39:00Z" w16du:dateUtc="2026-09-01T20:09:00Z"/>
                <w:rFonts w:ascii="Century Gothic" w:hAnsi="Century Gothic"/>
              </w:rPr>
            </w:pPr>
          </w:p>
        </w:tc>
        <w:tc>
          <w:tcPr>
            <w:tcW w:w="2119" w:type="dxa"/>
            <w:tcPrChange w:id="3544" w:author="JAGADEESHWAR REDDY" w:date="2026-09-02T01:39:00Z" w16du:dateUtc="2026-09-01T20:09:00Z">
              <w:tcPr>
                <w:tcW w:w="2121" w:type="dxa"/>
                <w:gridSpan w:val="2"/>
              </w:tcPr>
            </w:tcPrChange>
          </w:tcPr>
          <w:p w14:paraId="4F4342D4" w14:textId="77777777" w:rsidR="005A0C6B" w:rsidRPr="003E2C5B" w:rsidRDefault="005A0C6B" w:rsidP="003E2C5B">
            <w:pPr>
              <w:spacing w:after="120" w:line="240" w:lineRule="exact"/>
              <w:rPr>
                <w:ins w:id="3545" w:author="JAGADEESHWAR REDDY" w:date="2026-09-02T01:39:00Z" w16du:dateUtc="2026-09-01T20:09:00Z"/>
                <w:rFonts w:ascii="Century Gothic" w:hAnsi="Century Gothic"/>
              </w:rPr>
            </w:pPr>
          </w:p>
        </w:tc>
      </w:tr>
    </w:tbl>
    <w:p w14:paraId="29580668" w14:textId="4F92F570" w:rsidR="00576814" w:rsidRPr="00AC51BE" w:rsidDel="00AC51BE" w:rsidRDefault="00576814">
      <w:pPr>
        <w:spacing w:line="278" w:lineRule="auto"/>
        <w:rPr>
          <w:del w:id="3546" w:author="JAGADEESHWAR REDDY" w:date="2026-09-02T01:31:00Z" w16du:dateUtc="2026-09-01T20:01:00Z"/>
          <w:rFonts w:ascii="Century Gothic" w:hAnsi="Century Gothic"/>
          <w:rPrChange w:id="3547" w:author="JAGADEESHWAR REDDY" w:date="2026-09-02T01:31:00Z" w16du:dateUtc="2026-09-01T20:01:00Z">
            <w:rPr>
              <w:del w:id="3548" w:author="JAGADEESHWAR REDDY" w:date="2026-09-02T01:31:00Z" w16du:dateUtc="2026-09-01T20:01:00Z"/>
              <w:rFonts w:ascii="Times New Roman" w:hAnsi="Times New Roman" w:cs="Times New Roman"/>
              <w:sz w:val="24"/>
              <w:szCs w:val="24"/>
            </w:rPr>
          </w:rPrChange>
        </w:rPr>
        <w:pPrChange w:id="3549" w:author="JAGADEESHWAR REDDY" w:date="2026-09-02T01:31:00Z" w16du:dateUtc="2026-09-01T20:01:00Z">
          <w:pPr>
            <w:spacing w:line="360" w:lineRule="auto"/>
          </w:pPr>
        </w:pPrChange>
      </w:pPr>
    </w:p>
    <w:p w14:paraId="26FB5D55" w14:textId="22B3B2E3" w:rsidR="005F6DE6" w:rsidRPr="001E005E" w:rsidDel="00AC51BE" w:rsidRDefault="001E1BAB">
      <w:pPr>
        <w:spacing w:line="360" w:lineRule="auto"/>
        <w:rPr>
          <w:del w:id="3550" w:author="JAGADEESHWAR REDDY" w:date="2026-09-02T01:31:00Z" w16du:dateUtc="2026-09-01T20:01:00Z"/>
          <w:rFonts w:ascii="Times New Roman" w:hAnsi="Times New Roman" w:cs="Times New Roman"/>
          <w:sz w:val="24"/>
          <w:szCs w:val="24"/>
        </w:rPr>
      </w:pPr>
      <w:del w:id="3551" w:author="JAGADEESHWAR REDDY" w:date="2026-09-02T01:31:00Z" w16du:dateUtc="2026-09-01T20:01:00Z">
        <w:r w:rsidDel="00AC51BE">
          <w:rPr>
            <w:rFonts w:ascii="Times New Roman" w:hAnsi="Times New Roman" w:cs="Times New Roman"/>
            <w:i/>
            <w:iCs/>
            <w:sz w:val="24"/>
            <w:szCs w:val="24"/>
          </w:rPr>
          <w:br/>
        </w:r>
      </w:del>
    </w:p>
    <w:p w14:paraId="634E37FD" w14:textId="716655AE" w:rsidR="001E1BAB" w:rsidRPr="001E005E" w:rsidDel="0087008E" w:rsidRDefault="001E1BAB">
      <w:pPr>
        <w:rPr>
          <w:del w:id="3552" w:author="JAGADEESHWAR REDDY" w:date="2026-08-31T00:55:00Z" w16du:dateUtc="2026-08-30T19:25:00Z"/>
          <w:rFonts w:ascii="Times New Roman" w:hAnsi="Times New Roman" w:cs="Times New Roman"/>
          <w:sz w:val="24"/>
          <w:szCs w:val="24"/>
        </w:rPr>
        <w:pPrChange w:id="3553" w:author="JAGADEESHWAR REDDY" w:date="2026-09-02T01:31:00Z" w16du:dateUtc="2026-09-01T20:01:00Z">
          <w:pPr>
            <w:spacing w:line="360" w:lineRule="auto"/>
          </w:pPr>
        </w:pPrChange>
      </w:pPr>
      <w:del w:id="3554" w:author="JAGADEESHWAR REDDY" w:date="2026-08-31T00:57:00Z" w16du:dateUtc="2026-08-30T19:27:00Z">
        <w:r w:rsidDel="00C747B3">
          <w:rPr>
            <w:rFonts w:ascii="Times New Roman" w:hAnsi="Times New Roman" w:cs="Times New Roman"/>
            <w:i/>
            <w:iCs/>
            <w:sz w:val="24"/>
            <w:szCs w:val="24"/>
          </w:rPr>
          <w:br/>
        </w:r>
      </w:del>
    </w:p>
    <w:p w14:paraId="5F2ACC5A" w14:textId="77777777" w:rsidR="00C747B3" w:rsidRDefault="00C747B3">
      <w:pPr>
        <w:rPr>
          <w:ins w:id="3555" w:author="JAGADEESHWAR REDDY" w:date="2026-08-31T00:57:00Z" w16du:dateUtc="2026-08-30T19:27:00Z"/>
        </w:rPr>
        <w:pPrChange w:id="3556" w:author="JAGADEESHWAR REDDY" w:date="2026-09-02T01:31:00Z" w16du:dateUtc="2026-09-01T20:01:00Z">
          <w:pPr>
            <w:pStyle w:val="Title"/>
          </w:pPr>
        </w:pPrChange>
      </w:pPr>
    </w:p>
    <w:tbl>
      <w:tblPr>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23"/>
        <w:gridCol w:w="7351"/>
        <w:tblGridChange w:id="3557">
          <w:tblGrid>
            <w:gridCol w:w="2723"/>
            <w:gridCol w:w="7351"/>
          </w:tblGrid>
        </w:tblGridChange>
      </w:tblGrid>
      <w:tr w:rsidR="00C747B3" w:rsidRPr="009E286C" w14:paraId="515E5CF7" w14:textId="77777777" w:rsidTr="003E2C5B">
        <w:trPr>
          <w:jc w:val="center"/>
          <w:ins w:id="3558" w:author="JAGADEESHWAR REDDY" w:date="2026-08-31T00:57:00Z"/>
        </w:trPr>
        <w:tc>
          <w:tcPr>
            <w:tcW w:w="4390" w:type="dxa"/>
            <w:tcBorders>
              <w:bottom w:val="single" w:sz="4" w:space="0" w:color="auto"/>
            </w:tcBorders>
          </w:tcPr>
          <w:p w14:paraId="07EE87E5" w14:textId="77777777" w:rsidR="00C747B3" w:rsidRPr="009E286C" w:rsidRDefault="00C747B3" w:rsidP="003E2C5B">
            <w:pPr>
              <w:rPr>
                <w:ins w:id="3559" w:author="JAGADEESHWAR REDDY" w:date="2026-08-31T00:57:00Z" w16du:dateUtc="2026-08-30T19:27:00Z"/>
                <w:rFonts w:ascii="Century Gothic" w:hAnsi="Century Gothic" w:cs="Tahoma"/>
                <w:lang w:val="en-US"/>
              </w:rPr>
            </w:pPr>
            <w:ins w:id="3560" w:author="JAGADEESHWAR REDDY" w:date="2026-08-31T00:57:00Z" w16du:dateUtc="2026-08-30T19:27:00Z">
              <w:r w:rsidRPr="009E286C">
                <w:rPr>
                  <w:rFonts w:ascii="Century Gothic" w:hAnsi="Century Gothic"/>
                  <w:b/>
                  <w:lang w:val="en-US"/>
                </w:rPr>
                <w:t>MBS School of Business</w:t>
              </w:r>
              <w:r w:rsidRPr="009E286C">
                <w:rPr>
                  <w:rFonts w:ascii="Century Gothic" w:hAnsi="Century Gothic"/>
                  <w:b/>
                  <w:lang w:val="en-US"/>
                </w:rPr>
                <w:br/>
              </w:r>
              <w:r w:rsidRPr="009E286C">
                <w:rPr>
                  <w:rFonts w:ascii="Century Gothic" w:hAnsi="Century Gothic" w:cs="Tahoma"/>
                  <w:lang w:val="en-US"/>
                </w:rPr>
                <w:t>MSc Programs/DESSMO</w:t>
              </w:r>
            </w:ins>
          </w:p>
        </w:tc>
        <w:tc>
          <w:tcPr>
            <w:tcW w:w="5684" w:type="dxa"/>
            <w:tcBorders>
              <w:bottom w:val="single" w:sz="4" w:space="0" w:color="auto"/>
            </w:tcBorders>
            <w:vAlign w:val="center"/>
          </w:tcPr>
          <w:p w14:paraId="64DFFE95" w14:textId="77777777" w:rsidR="00C747B3" w:rsidRPr="009E286C" w:rsidRDefault="00C747B3" w:rsidP="003E2C5B">
            <w:pPr>
              <w:jc w:val="center"/>
              <w:rPr>
                <w:ins w:id="3561" w:author="JAGADEESHWAR REDDY" w:date="2026-08-31T00:57:00Z" w16du:dateUtc="2026-08-30T19:27:00Z"/>
                <w:rFonts w:ascii="Century Gothic" w:hAnsi="Century Gothic" w:cs="Tahoma"/>
                <w:b/>
                <w:lang w:val="en-US"/>
              </w:rPr>
            </w:pPr>
            <w:ins w:id="3562" w:author="JAGADEESHWAR REDDY" w:date="2026-08-31T00:57:00Z" w16du:dateUtc="2026-08-30T19:27:00Z">
              <w:r w:rsidRPr="009E286C">
                <w:rPr>
                  <w:rFonts w:ascii="Century Gothic" w:hAnsi="Century Gothic" w:cs="Tahoma"/>
                  <w:b/>
                  <w:lang w:val="en-US"/>
                </w:rPr>
                <w:t>Dissertation type</w:t>
              </w:r>
            </w:ins>
          </w:p>
          <w:tbl>
            <w:tblPr>
              <w:tblStyle w:val="TableGrid"/>
              <w:tblW w:w="7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gridCol w:w="3510"/>
            </w:tblGrid>
            <w:tr w:rsidR="00C747B3" w14:paraId="58C4B3B6" w14:textId="77777777" w:rsidTr="003E2C5B">
              <w:trPr>
                <w:ins w:id="3563" w:author="JAGADEESHWAR REDDY" w:date="2026-08-31T00:57:00Z"/>
              </w:trPr>
              <w:tc>
                <w:tcPr>
                  <w:tcW w:w="3701" w:type="dxa"/>
                </w:tcPr>
                <w:p w14:paraId="00368249" w14:textId="77777777" w:rsidR="00C747B3" w:rsidRDefault="00C747B3" w:rsidP="003E2C5B">
                  <w:pPr>
                    <w:rPr>
                      <w:ins w:id="3564" w:author="JAGADEESHWAR REDDY" w:date="2026-08-31T00:57:00Z" w16du:dateUtc="2026-08-30T19:27:00Z"/>
                      <w:rFonts w:ascii="Century Gothic" w:hAnsi="Century Gothic" w:cs="Tahoma"/>
                      <w:b/>
                      <w:lang w:val="en-US"/>
                    </w:rPr>
                  </w:pPr>
                  <w:ins w:id="3565" w:author="JAGADEESHWAR REDDY" w:date="2026-08-31T00:57:00Z" w16du:dateUtc="2026-08-30T19:27:00Z">
                    <w:r>
                      <w:rPr>
                        <w:rFonts w:ascii="Century Gothic" w:hAnsi="Century Gothic" w:cs="Tahoma"/>
                        <w:b/>
                        <w:lang w:val="en-US"/>
                      </w:rPr>
                      <w:t>Research-based</w:t>
                    </w:r>
                  </w:ins>
                </w:p>
              </w:tc>
              <w:tc>
                <w:tcPr>
                  <w:tcW w:w="3510" w:type="dxa"/>
                </w:tcPr>
                <w:p w14:paraId="4630CA10" w14:textId="5A086659" w:rsidR="00C747B3" w:rsidRPr="009C14BD" w:rsidRDefault="00C747B3">
                  <w:pPr>
                    <w:pStyle w:val="ListParagraph"/>
                    <w:numPr>
                      <w:ilvl w:val="0"/>
                      <w:numId w:val="12"/>
                    </w:numPr>
                    <w:jc w:val="right"/>
                    <w:rPr>
                      <w:ins w:id="3566" w:author="JAGADEESHWAR REDDY" w:date="2026-08-31T00:57:00Z" w16du:dateUtc="2026-08-30T19:27:00Z"/>
                      <w:rFonts w:ascii="Century Gothic" w:hAnsi="Century Gothic" w:cs="Tahoma"/>
                      <w:b/>
                      <w:lang w:val="en-US"/>
                      <w:rPrChange w:id="3567" w:author="JAGADEESHWAR REDDY" w:date="2026-08-31T01:06:00Z" w16du:dateUtc="2026-08-30T19:36:00Z">
                        <w:rPr>
                          <w:ins w:id="3568" w:author="JAGADEESHWAR REDDY" w:date="2026-08-31T00:57:00Z" w16du:dateUtc="2026-08-30T19:27:00Z"/>
                        </w:rPr>
                      </w:rPrChange>
                    </w:rPr>
                    <w:pPrChange w:id="3569" w:author="JAGADEESHWAR REDDY" w:date="2026-08-31T01:06:00Z" w16du:dateUtc="2026-08-30T19:36:00Z">
                      <w:pPr>
                        <w:jc w:val="right"/>
                      </w:pPr>
                    </w:pPrChange>
                  </w:pPr>
                </w:p>
              </w:tc>
            </w:tr>
            <w:tr w:rsidR="00C747B3" w14:paraId="109AC7BD" w14:textId="77777777" w:rsidTr="003E2C5B">
              <w:trPr>
                <w:ins w:id="3570" w:author="JAGADEESHWAR REDDY" w:date="2026-08-31T00:57:00Z"/>
              </w:trPr>
              <w:tc>
                <w:tcPr>
                  <w:tcW w:w="3701" w:type="dxa"/>
                </w:tcPr>
                <w:p w14:paraId="0D2F2490" w14:textId="77777777" w:rsidR="00C747B3" w:rsidRDefault="00C747B3" w:rsidP="003E2C5B">
                  <w:pPr>
                    <w:rPr>
                      <w:ins w:id="3571" w:author="JAGADEESHWAR REDDY" w:date="2026-08-31T00:57:00Z" w16du:dateUtc="2026-08-30T19:27:00Z"/>
                      <w:rFonts w:ascii="Century Gothic" w:hAnsi="Century Gothic" w:cs="Tahoma"/>
                      <w:b/>
                      <w:lang w:val="en-US"/>
                    </w:rPr>
                  </w:pPr>
                  <w:ins w:id="3572" w:author="JAGADEESHWAR REDDY" w:date="2026-08-31T00:57:00Z" w16du:dateUtc="2026-08-30T19:27:00Z">
                    <w:r>
                      <w:rPr>
                        <w:rFonts w:ascii="Century Gothic" w:hAnsi="Century Gothic" w:cs="Tahoma"/>
                        <w:b/>
                        <w:lang w:val="en-US"/>
                      </w:rPr>
                      <w:t>Company-based</w:t>
                    </w:r>
                  </w:ins>
                </w:p>
              </w:tc>
              <w:tc>
                <w:tcPr>
                  <w:tcW w:w="3510" w:type="dxa"/>
                </w:tcPr>
                <w:p w14:paraId="649A5AD0" w14:textId="357AEB26" w:rsidR="00C747B3" w:rsidRDefault="00C747B3" w:rsidP="003E2C5B">
                  <w:pPr>
                    <w:jc w:val="right"/>
                    <w:rPr>
                      <w:ins w:id="3573" w:author="JAGADEESHWAR REDDY" w:date="2026-08-31T00:57:00Z" w16du:dateUtc="2026-08-30T19:27:00Z"/>
                      <w:rFonts w:ascii="Century Gothic" w:hAnsi="Century Gothic" w:cs="Tahoma"/>
                      <w:b/>
                      <w:lang w:val="en-US"/>
                    </w:rPr>
                  </w:pPr>
                </w:p>
              </w:tc>
            </w:tr>
            <w:tr w:rsidR="00C747B3" w14:paraId="555C94D0" w14:textId="77777777" w:rsidTr="003E2C5B">
              <w:trPr>
                <w:ins w:id="3574" w:author="JAGADEESHWAR REDDY" w:date="2026-08-31T00:57:00Z"/>
              </w:trPr>
              <w:tc>
                <w:tcPr>
                  <w:tcW w:w="3701" w:type="dxa"/>
                </w:tcPr>
                <w:p w14:paraId="1CED5FE6" w14:textId="77777777" w:rsidR="00C747B3" w:rsidRDefault="00C747B3" w:rsidP="003E2C5B">
                  <w:pPr>
                    <w:rPr>
                      <w:ins w:id="3575" w:author="JAGADEESHWAR REDDY" w:date="2026-08-31T00:57:00Z" w16du:dateUtc="2026-08-30T19:27:00Z"/>
                      <w:rFonts w:ascii="Century Gothic" w:hAnsi="Century Gothic" w:cs="Tahoma"/>
                      <w:b/>
                      <w:lang w:val="en-US"/>
                    </w:rPr>
                  </w:pPr>
                  <w:ins w:id="3576" w:author="JAGADEESHWAR REDDY" w:date="2026-08-31T00:57:00Z" w16du:dateUtc="2026-08-30T19:27:00Z">
                    <w:r>
                      <w:rPr>
                        <w:rFonts w:ascii="Century Gothic" w:hAnsi="Century Gothic" w:cs="Tahoma"/>
                        <w:b/>
                        <w:lang w:val="en-US"/>
                      </w:rPr>
                      <w:t>Entrepreneurial project based</w:t>
                    </w:r>
                  </w:ins>
                </w:p>
              </w:tc>
              <w:tc>
                <w:tcPr>
                  <w:tcW w:w="3510" w:type="dxa"/>
                </w:tcPr>
                <w:p w14:paraId="5984C3E9" w14:textId="479BD2AB" w:rsidR="00C747B3" w:rsidRDefault="00C747B3" w:rsidP="003E2C5B">
                  <w:pPr>
                    <w:jc w:val="right"/>
                    <w:rPr>
                      <w:ins w:id="3577" w:author="JAGADEESHWAR REDDY" w:date="2026-08-31T00:57:00Z" w16du:dateUtc="2026-08-30T19:27:00Z"/>
                      <w:rFonts w:ascii="Century Gothic" w:hAnsi="Century Gothic" w:cs="Tahoma"/>
                      <w:b/>
                      <w:lang w:val="en-US"/>
                    </w:rPr>
                  </w:pPr>
                </w:p>
              </w:tc>
            </w:tr>
          </w:tbl>
          <w:p w14:paraId="5BC5E13A" w14:textId="77777777" w:rsidR="00C747B3" w:rsidRPr="009E286C" w:rsidRDefault="00C747B3" w:rsidP="003E2C5B">
            <w:pPr>
              <w:jc w:val="center"/>
              <w:rPr>
                <w:ins w:id="3578" w:author="JAGADEESHWAR REDDY" w:date="2026-08-31T00:57:00Z" w16du:dateUtc="2026-08-30T19:27:00Z"/>
                <w:rFonts w:ascii="Century Gothic" w:hAnsi="Century Gothic" w:cs="Tahoma"/>
                <w:b/>
                <w:lang w:val="en-US"/>
              </w:rPr>
            </w:pPr>
          </w:p>
        </w:tc>
      </w:tr>
      <w:tr w:rsidR="00C747B3" w:rsidRPr="009E286C" w14:paraId="6501B420" w14:textId="77777777" w:rsidTr="003E2C5B">
        <w:trPr>
          <w:jc w:val="center"/>
          <w:ins w:id="3579" w:author="JAGADEESHWAR REDDY" w:date="2026-08-31T00:57:00Z"/>
        </w:trPr>
        <w:tc>
          <w:tcPr>
            <w:tcW w:w="4390" w:type="dxa"/>
            <w:tcBorders>
              <w:top w:val="single" w:sz="4" w:space="0" w:color="auto"/>
              <w:left w:val="single" w:sz="4" w:space="0" w:color="auto"/>
              <w:bottom w:val="nil"/>
              <w:right w:val="nil"/>
            </w:tcBorders>
            <w:vAlign w:val="bottom"/>
          </w:tcPr>
          <w:p w14:paraId="2C2142FA" w14:textId="14F2FAC5" w:rsidR="00C747B3" w:rsidRPr="009E286C" w:rsidRDefault="00C747B3" w:rsidP="00C40976">
            <w:pPr>
              <w:spacing w:line="360" w:lineRule="auto"/>
              <w:rPr>
                <w:ins w:id="3580" w:author="JAGADEESHWAR REDDY" w:date="2026-08-31T00:57:00Z" w16du:dateUtc="2026-08-30T19:27:00Z"/>
                <w:rFonts w:ascii="Century Gothic" w:hAnsi="Century Gothic" w:cs="Tahoma"/>
                <w:b/>
                <w:bCs/>
                <w:lang w:val="en-US"/>
              </w:rPr>
            </w:pPr>
            <w:ins w:id="3581" w:author="JAGADEESHWAR REDDY" w:date="2026-08-31T00:57:00Z" w16du:dateUtc="2026-08-30T19:27:00Z">
              <w:r w:rsidRPr="009E286C">
                <w:rPr>
                  <w:rFonts w:ascii="Century Gothic" w:hAnsi="Century Gothic" w:cs="Tahoma"/>
                  <w:b/>
                  <w:lang w:val="en-US"/>
                </w:rPr>
                <w:t xml:space="preserve">Author’s full name: </w:t>
              </w:r>
            </w:ins>
            <w:ins w:id="3582" w:author="JAGADEESHWAR REDDY" w:date="2026-08-31T00:58:00Z" w16du:dateUtc="2026-08-30T19:28:00Z">
              <w:r w:rsidR="00C40976">
                <w:rPr>
                  <w:rFonts w:ascii="Century Gothic" w:hAnsi="Century Gothic" w:cs="Tahoma"/>
                  <w:b/>
                  <w:lang w:val="en-US"/>
                </w:rPr>
                <w:t xml:space="preserve"> Jagadeeswar Reddy Kannam</w:t>
              </w:r>
            </w:ins>
          </w:p>
        </w:tc>
        <w:tc>
          <w:tcPr>
            <w:tcW w:w="5684" w:type="dxa"/>
            <w:tcBorders>
              <w:top w:val="single" w:sz="4" w:space="0" w:color="auto"/>
              <w:left w:val="nil"/>
              <w:bottom w:val="nil"/>
              <w:right w:val="single" w:sz="4" w:space="0" w:color="auto"/>
            </w:tcBorders>
            <w:vAlign w:val="center"/>
          </w:tcPr>
          <w:p w14:paraId="13134318" w14:textId="77777777" w:rsidR="00C747B3" w:rsidRPr="009E286C" w:rsidRDefault="00C747B3" w:rsidP="003E2C5B">
            <w:pPr>
              <w:rPr>
                <w:ins w:id="3583" w:author="JAGADEESHWAR REDDY" w:date="2026-08-31T00:57:00Z" w16du:dateUtc="2026-08-30T19:27:00Z"/>
                <w:rFonts w:ascii="Century Gothic" w:hAnsi="Century Gothic" w:cs="Tahoma"/>
                <w:b/>
                <w:bCs/>
              </w:rPr>
            </w:pPr>
          </w:p>
        </w:tc>
      </w:tr>
      <w:tr w:rsidR="00C747B3" w:rsidRPr="009E286C" w14:paraId="4891CA10" w14:textId="77777777" w:rsidTr="003E2C5B">
        <w:trPr>
          <w:jc w:val="center"/>
          <w:ins w:id="3584" w:author="JAGADEESHWAR REDDY" w:date="2026-08-31T00:57:00Z"/>
        </w:trPr>
        <w:tc>
          <w:tcPr>
            <w:tcW w:w="10074" w:type="dxa"/>
            <w:gridSpan w:val="2"/>
          </w:tcPr>
          <w:p w14:paraId="0D68299D" w14:textId="77777777" w:rsidR="00C747B3" w:rsidRPr="009E286C" w:rsidRDefault="00C747B3" w:rsidP="003E2C5B">
            <w:pPr>
              <w:rPr>
                <w:ins w:id="3585" w:author="JAGADEESHWAR REDDY" w:date="2026-08-31T00:57:00Z" w16du:dateUtc="2026-08-30T19:27:00Z"/>
                <w:rFonts w:ascii="Century Gothic" w:hAnsi="Century Gothic"/>
                <w:b/>
                <w:bCs/>
              </w:rPr>
            </w:pPr>
            <w:ins w:id="3586" w:author="JAGADEESHWAR REDDY" w:date="2026-08-31T00:57:00Z" w16du:dateUtc="2026-08-30T19:27:00Z">
              <w:r w:rsidRPr="009E286C">
                <w:rPr>
                  <w:rFonts w:ascii="Century Gothic" w:hAnsi="Century Gothic"/>
                  <w:b/>
                </w:rPr>
                <w:t>Title</w:t>
              </w:r>
            </w:ins>
          </w:p>
          <w:p w14:paraId="7011146B" w14:textId="1EA4F024" w:rsidR="00C747B3" w:rsidRPr="009E286C" w:rsidRDefault="00767BC1" w:rsidP="003E2C5B">
            <w:pPr>
              <w:rPr>
                <w:ins w:id="3587" w:author="JAGADEESHWAR REDDY" w:date="2026-08-31T00:57:00Z" w16du:dateUtc="2026-08-30T19:27:00Z"/>
                <w:rFonts w:ascii="Century Gothic" w:hAnsi="Century Gothic"/>
              </w:rPr>
            </w:pPr>
            <w:ins w:id="3588" w:author="JAGADEESHWAR REDDY" w:date="2026-08-31T00:58:00Z">
              <w:r w:rsidRPr="00767BC1">
                <w:rPr>
                  <w:rFonts w:ascii="Century Gothic" w:hAnsi="Century Gothic"/>
                </w:rPr>
                <w:t>The Impact of Inventory Management Efficiency on Working Capital and Firm Performance</w:t>
              </w:r>
            </w:ins>
          </w:p>
          <w:p w14:paraId="5A494967" w14:textId="77777777" w:rsidR="00C747B3" w:rsidRPr="009E286C" w:rsidRDefault="00C747B3" w:rsidP="003E2C5B">
            <w:pPr>
              <w:spacing w:line="360" w:lineRule="auto"/>
              <w:rPr>
                <w:ins w:id="3589" w:author="JAGADEESHWAR REDDY" w:date="2026-08-31T00:57:00Z" w16du:dateUtc="2026-08-30T19:27:00Z"/>
                <w:rFonts w:ascii="Century Gothic" w:hAnsi="Century Gothic" w:cs="Tahoma"/>
              </w:rPr>
            </w:pPr>
          </w:p>
        </w:tc>
      </w:tr>
      <w:tr w:rsidR="00C747B3" w:rsidRPr="009E286C" w14:paraId="03BB6C44" w14:textId="77777777" w:rsidTr="00213997">
        <w:tblPrEx>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Change w:id="3590" w:author="JAGADEESHWAR REDDY" w:date="2026-08-31T01:04:00Z" w16du:dateUtc="2026-08-30T19:34:00Z">
            <w:tblPrEx>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blPrExChange>
        </w:tblPrEx>
        <w:trPr>
          <w:trHeight w:val="20"/>
          <w:jc w:val="center"/>
          <w:ins w:id="3591" w:author="JAGADEESHWAR REDDY" w:date="2026-08-31T00:57:00Z"/>
          <w:trPrChange w:id="3592" w:author="JAGADEESHWAR REDDY" w:date="2026-08-31T01:04:00Z" w16du:dateUtc="2026-08-30T19:34:00Z">
            <w:trPr>
              <w:trHeight w:val="6143"/>
              <w:jc w:val="center"/>
            </w:trPr>
          </w:trPrChange>
        </w:trPr>
        <w:tc>
          <w:tcPr>
            <w:tcW w:w="10074" w:type="dxa"/>
            <w:gridSpan w:val="2"/>
            <w:tcPrChange w:id="3593" w:author="JAGADEESHWAR REDDY" w:date="2026-08-31T01:04:00Z" w16du:dateUtc="2026-08-30T19:34:00Z">
              <w:tcPr>
                <w:tcW w:w="10074" w:type="dxa"/>
                <w:gridSpan w:val="2"/>
              </w:tcPr>
            </w:tcPrChange>
          </w:tcPr>
          <w:p w14:paraId="1C0192E5" w14:textId="77777777" w:rsidR="00C747B3" w:rsidRPr="009E286C" w:rsidRDefault="00C747B3" w:rsidP="003E2C5B">
            <w:pPr>
              <w:spacing w:line="360" w:lineRule="auto"/>
              <w:rPr>
                <w:ins w:id="3594" w:author="JAGADEESHWAR REDDY" w:date="2026-08-31T00:57:00Z" w16du:dateUtc="2026-08-30T19:27:00Z"/>
                <w:rFonts w:ascii="Century Gothic" w:hAnsi="Century Gothic" w:cs="Tahoma"/>
                <w:b/>
                <w:bCs/>
                <w:lang w:val="en-US"/>
              </w:rPr>
            </w:pPr>
            <w:ins w:id="3595" w:author="JAGADEESHWAR REDDY" w:date="2026-08-31T00:57:00Z" w16du:dateUtc="2026-08-30T19:27:00Z">
              <w:r w:rsidRPr="009E286C">
                <w:rPr>
                  <w:rFonts w:ascii="Century Gothic" w:hAnsi="Century Gothic"/>
                  <w:b/>
                  <w:lang w:val="en-US"/>
                </w:rPr>
                <w:t>Abstract</w:t>
              </w:r>
            </w:ins>
          </w:p>
          <w:p w14:paraId="2F6B23EB" w14:textId="2CB61099" w:rsidR="00C747B3" w:rsidRPr="009E286C" w:rsidRDefault="007B22E1" w:rsidP="003E2C5B">
            <w:pPr>
              <w:rPr>
                <w:ins w:id="3596" w:author="JAGADEESHWAR REDDY" w:date="2026-08-31T00:57:00Z" w16du:dateUtc="2026-08-30T19:27:00Z"/>
                <w:rFonts w:ascii="Century Gothic" w:hAnsi="Century Gothic"/>
                <w:lang w:val="en-US"/>
              </w:rPr>
            </w:pPr>
            <w:ins w:id="3597" w:author="JAGADEESHWAR REDDY" w:date="2026-09-02T02:37:00Z" w16du:dateUtc="2026-09-01T21:07:00Z">
              <w:r w:rsidRPr="007B22E1">
                <w:rPr>
                  <w:rFonts w:ascii="Century Gothic" w:hAnsi="Century Gothic"/>
                </w:rPr>
                <w:t>This study looks at how inventory management efficiency, working capital efficiency and firm performance're related in the retail and FMCG sector. It focuses on 15 companies from 2010 to 2025 using 238 firm</w:t>
              </w:r>
              <w:r w:rsidRPr="007B22E1">
                <w:rPr>
                  <w:rFonts w:ascii="Cambria Math" w:hAnsi="Cambria Math" w:cs="Cambria Math"/>
                </w:rPr>
                <w:t>‑</w:t>
              </w:r>
              <w:r w:rsidRPr="007B22E1">
                <w:rPr>
                  <w:rFonts w:ascii="Century Gothic" w:hAnsi="Century Gothic"/>
                </w:rPr>
                <w:t>year data points. Inventory management efficiency is measured by Inventory Turnover. Working capital efficiency is measured by the Quick Ratio. Firm performance is measured by Tobin’s Q. The study uses a method and pulls secondary financial data from publicly available company records. Correlation, regression and mediation tests were run in IBM SPSS Statistics to study the links between the variables. The results show that inventory management efficiency does not have a significant direct link to firm performance. The link between inventory management efficiency and working capital efficiency is also not statistically significant. In addition the mediation test does not give evidence that working capital efficiency explains the connection between inventory management efficiency and firm performance. These results indicate that good inventory management alone may not be enough to boost performance in the retail and FMCG sector. Firm performance may also depend on financial and company</w:t>
              </w:r>
              <w:r w:rsidRPr="007B22E1">
                <w:rPr>
                  <w:rFonts w:ascii="Cambria Math" w:hAnsi="Cambria Math" w:cs="Cambria Math"/>
                </w:rPr>
                <w:t>‑</w:t>
              </w:r>
              <w:r w:rsidRPr="007B22E1">
                <w:rPr>
                  <w:rFonts w:ascii="Century Gothic" w:hAnsi="Century Gothic"/>
                </w:rPr>
                <w:t>specific factors. The study therefore points out that we should look at inventory management, with wider financial and operational factors when judging firm performance.</w:t>
              </w:r>
            </w:ins>
          </w:p>
          <w:p w14:paraId="3C4DBD59" w14:textId="77777777" w:rsidR="00C747B3" w:rsidRPr="009E286C" w:rsidRDefault="00C747B3" w:rsidP="003E2C5B">
            <w:pPr>
              <w:rPr>
                <w:ins w:id="3598" w:author="JAGADEESHWAR REDDY" w:date="2026-08-31T00:57:00Z" w16du:dateUtc="2026-08-30T19:27:00Z"/>
                <w:rFonts w:ascii="Century Gothic" w:hAnsi="Century Gothic"/>
                <w:lang w:val="en-US"/>
              </w:rPr>
            </w:pPr>
          </w:p>
          <w:p w14:paraId="0D65C40B" w14:textId="77777777" w:rsidR="00C747B3" w:rsidRPr="009E286C" w:rsidRDefault="00C747B3" w:rsidP="003E2C5B">
            <w:pPr>
              <w:rPr>
                <w:ins w:id="3599" w:author="JAGADEESHWAR REDDY" w:date="2026-08-31T00:57:00Z" w16du:dateUtc="2026-08-30T19:27:00Z"/>
                <w:rFonts w:ascii="Century Gothic" w:hAnsi="Century Gothic"/>
                <w:lang w:val="en-US"/>
              </w:rPr>
            </w:pPr>
          </w:p>
          <w:p w14:paraId="141EA321" w14:textId="77777777" w:rsidR="00C747B3" w:rsidRPr="009E286C" w:rsidRDefault="00C747B3" w:rsidP="003E2C5B">
            <w:pPr>
              <w:rPr>
                <w:ins w:id="3600" w:author="JAGADEESHWAR REDDY" w:date="2026-08-31T00:57:00Z" w16du:dateUtc="2026-08-30T19:27:00Z"/>
                <w:rFonts w:ascii="Century Gothic" w:hAnsi="Century Gothic"/>
                <w:lang w:val="en-US"/>
              </w:rPr>
            </w:pPr>
          </w:p>
          <w:p w14:paraId="7664E740" w14:textId="77777777" w:rsidR="00C747B3" w:rsidRPr="009E286C" w:rsidRDefault="00C747B3" w:rsidP="003E2C5B">
            <w:pPr>
              <w:rPr>
                <w:ins w:id="3601" w:author="JAGADEESHWAR REDDY" w:date="2026-08-31T00:57:00Z" w16du:dateUtc="2026-08-30T19:27:00Z"/>
                <w:rFonts w:ascii="Century Gothic" w:hAnsi="Century Gothic"/>
                <w:lang w:val="en-US"/>
              </w:rPr>
            </w:pPr>
          </w:p>
          <w:p w14:paraId="18088048" w14:textId="77777777" w:rsidR="00C747B3" w:rsidRPr="009E286C" w:rsidRDefault="00C747B3" w:rsidP="003E2C5B">
            <w:pPr>
              <w:rPr>
                <w:ins w:id="3602" w:author="JAGADEESHWAR REDDY" w:date="2026-08-31T00:57:00Z" w16du:dateUtc="2026-08-30T19:27:00Z"/>
                <w:rFonts w:ascii="Century Gothic" w:hAnsi="Century Gothic"/>
                <w:lang w:val="en-US"/>
              </w:rPr>
            </w:pPr>
          </w:p>
          <w:p w14:paraId="192E11B7" w14:textId="77777777" w:rsidR="00C747B3" w:rsidRPr="009E286C" w:rsidRDefault="00C747B3" w:rsidP="003E2C5B">
            <w:pPr>
              <w:rPr>
                <w:ins w:id="3603" w:author="JAGADEESHWAR REDDY" w:date="2026-08-31T00:57:00Z" w16du:dateUtc="2026-08-30T19:27:00Z"/>
                <w:rFonts w:ascii="Century Gothic" w:hAnsi="Century Gothic"/>
                <w:lang w:val="en-US"/>
              </w:rPr>
            </w:pPr>
          </w:p>
          <w:p w14:paraId="176A5EDE" w14:textId="77777777" w:rsidR="00C747B3" w:rsidRPr="009E286C" w:rsidRDefault="00C747B3" w:rsidP="003E2C5B">
            <w:pPr>
              <w:rPr>
                <w:ins w:id="3604" w:author="JAGADEESHWAR REDDY" w:date="2026-08-31T00:57:00Z" w16du:dateUtc="2026-08-30T19:27:00Z"/>
                <w:rFonts w:ascii="Century Gothic" w:hAnsi="Century Gothic"/>
                <w:lang w:val="en-US"/>
              </w:rPr>
            </w:pPr>
          </w:p>
          <w:p w14:paraId="5E8A8920" w14:textId="77777777" w:rsidR="00C747B3" w:rsidRPr="009E286C" w:rsidRDefault="00C747B3" w:rsidP="003E2C5B">
            <w:pPr>
              <w:spacing w:line="360" w:lineRule="auto"/>
              <w:rPr>
                <w:ins w:id="3605" w:author="JAGADEESHWAR REDDY" w:date="2026-08-31T00:57:00Z" w16du:dateUtc="2026-08-30T19:27:00Z"/>
                <w:rFonts w:ascii="Century Gothic" w:hAnsi="Century Gothic" w:cs="Tahoma"/>
                <w:lang w:val="en-US"/>
              </w:rPr>
            </w:pPr>
          </w:p>
        </w:tc>
      </w:tr>
      <w:tr w:rsidR="00C747B3" w:rsidRPr="009E286C" w14:paraId="51852F00" w14:textId="77777777" w:rsidTr="00213997">
        <w:tblPrEx>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Change w:id="3606" w:author="JAGADEESHWAR REDDY" w:date="2026-08-31T01:03:00Z" w16du:dateUtc="2026-08-30T19:33:00Z">
            <w:tblPrEx>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blPrExChange>
        </w:tblPrEx>
        <w:trPr>
          <w:trHeight w:val="2041"/>
          <w:jc w:val="center"/>
          <w:ins w:id="3607" w:author="JAGADEESHWAR REDDY" w:date="2026-08-31T00:57:00Z"/>
          <w:trPrChange w:id="3608" w:author="JAGADEESHWAR REDDY" w:date="2026-08-31T01:03:00Z" w16du:dateUtc="2026-08-30T19:33:00Z">
            <w:trPr>
              <w:trHeight w:val="2701"/>
              <w:jc w:val="center"/>
            </w:trPr>
          </w:trPrChange>
        </w:trPr>
        <w:tc>
          <w:tcPr>
            <w:tcW w:w="10074" w:type="dxa"/>
            <w:gridSpan w:val="2"/>
            <w:tcPrChange w:id="3609" w:author="JAGADEESHWAR REDDY" w:date="2026-08-31T01:03:00Z" w16du:dateUtc="2026-08-30T19:33:00Z">
              <w:tcPr>
                <w:tcW w:w="10074" w:type="dxa"/>
                <w:gridSpan w:val="2"/>
              </w:tcPr>
            </w:tcPrChange>
          </w:tcPr>
          <w:p w14:paraId="483525CC" w14:textId="77777777" w:rsidR="00C747B3" w:rsidRPr="00343A6B" w:rsidRDefault="00C747B3" w:rsidP="003E2C5B">
            <w:pPr>
              <w:spacing w:line="360" w:lineRule="auto"/>
              <w:rPr>
                <w:ins w:id="3610" w:author="JAGADEESHWAR REDDY" w:date="2026-08-31T00:57:00Z" w16du:dateUtc="2026-08-30T19:27:00Z"/>
                <w:rFonts w:ascii="Century Gothic" w:hAnsi="Century Gothic" w:cs="Tahoma"/>
                <w:b/>
                <w:bCs/>
              </w:rPr>
            </w:pPr>
            <w:ins w:id="3611" w:author="JAGADEESHWAR REDDY" w:date="2026-08-31T00:57:00Z" w16du:dateUtc="2026-08-30T19:27:00Z">
              <w:r w:rsidRPr="00343A6B">
                <w:rPr>
                  <w:rFonts w:ascii="Century Gothic" w:hAnsi="Century Gothic"/>
                  <w:b/>
                </w:rPr>
                <w:t>Keywords</w:t>
              </w:r>
            </w:ins>
          </w:p>
          <w:p w14:paraId="39F7ECAF" w14:textId="796C413F" w:rsidR="00C747B3" w:rsidRPr="009E286C" w:rsidRDefault="00860DFA" w:rsidP="003E2C5B">
            <w:pPr>
              <w:rPr>
                <w:ins w:id="3612" w:author="JAGADEESHWAR REDDY" w:date="2026-08-31T00:57:00Z" w16du:dateUtc="2026-08-30T19:27:00Z"/>
                <w:rFonts w:ascii="Century Gothic" w:hAnsi="Century Gothic"/>
              </w:rPr>
            </w:pPr>
            <w:ins w:id="3613" w:author="JAGADEESHWAR REDDY" w:date="2026-08-31T01:02:00Z">
              <w:r w:rsidRPr="00860DFA">
                <w:rPr>
                  <w:rFonts w:ascii="Century Gothic" w:hAnsi="Century Gothic"/>
                </w:rPr>
                <w:t>Inventory Management Efficiency; Inventory Turnover; Working Capital Management; Quick Ratio; Firm Performance; Tobin’s Q; Retail Sector; FMCG Sector; Financial Performance; Mediation Analysis</w:t>
              </w:r>
            </w:ins>
          </w:p>
          <w:p w14:paraId="773FCCCA" w14:textId="77777777" w:rsidR="00C747B3" w:rsidRPr="009E286C" w:rsidRDefault="00C747B3" w:rsidP="003E2C5B">
            <w:pPr>
              <w:rPr>
                <w:ins w:id="3614" w:author="JAGADEESHWAR REDDY" w:date="2026-08-31T00:57:00Z" w16du:dateUtc="2026-08-30T19:27:00Z"/>
                <w:rFonts w:ascii="Century Gothic" w:hAnsi="Century Gothic"/>
              </w:rPr>
            </w:pPr>
          </w:p>
          <w:p w14:paraId="65A04BB4" w14:textId="77777777" w:rsidR="00C747B3" w:rsidRPr="009E286C" w:rsidRDefault="00C747B3" w:rsidP="003E2C5B">
            <w:pPr>
              <w:spacing w:line="360" w:lineRule="auto"/>
              <w:rPr>
                <w:ins w:id="3615" w:author="JAGADEESHWAR REDDY" w:date="2026-08-31T00:57:00Z" w16du:dateUtc="2026-08-30T19:27:00Z"/>
                <w:rFonts w:ascii="Century Gothic" w:hAnsi="Century Gothic" w:cs="Tahoma"/>
              </w:rPr>
            </w:pPr>
          </w:p>
        </w:tc>
      </w:tr>
    </w:tbl>
    <w:p w14:paraId="7D690171" w14:textId="77777777" w:rsidR="00C747B3" w:rsidRPr="008E1BDF" w:rsidRDefault="00C747B3" w:rsidP="00C747B3">
      <w:pPr>
        <w:pStyle w:val="Title"/>
        <w:jc w:val="both"/>
        <w:rPr>
          <w:ins w:id="3616" w:author="JAGADEESHWAR REDDY" w:date="2026-08-31T00:57:00Z" w16du:dateUtc="2026-08-30T19:27:00Z"/>
          <w:rFonts w:ascii="Century Gothic" w:hAnsi="Century Gothic"/>
          <w:lang w:val="en-US"/>
        </w:rPr>
      </w:pPr>
    </w:p>
    <w:p w14:paraId="577FF7B1" w14:textId="49774E6C" w:rsidR="001E1BAB" w:rsidDel="000B4AAF" w:rsidRDefault="001E1BAB" w:rsidP="002A7A88">
      <w:pPr>
        <w:spacing w:line="360" w:lineRule="auto"/>
        <w:rPr>
          <w:del w:id="3617" w:author="JAGADEESHWAR REDDY" w:date="2026-08-31T00:56:00Z" w16du:dateUtc="2026-08-30T19:26:00Z"/>
          <w:rFonts w:ascii="Times New Roman" w:hAnsi="Times New Roman" w:cs="Times New Roman"/>
          <w:sz w:val="24"/>
          <w:szCs w:val="24"/>
        </w:rPr>
      </w:pPr>
    </w:p>
    <w:p w14:paraId="76BBE7E7" w14:textId="01086A51" w:rsidR="004601A4" w:rsidDel="000B4AAF" w:rsidRDefault="004601A4" w:rsidP="002A7A88">
      <w:pPr>
        <w:spacing w:line="360" w:lineRule="auto"/>
        <w:rPr>
          <w:del w:id="3618" w:author="JAGADEESHWAR REDDY" w:date="2026-08-31T00:56:00Z" w16du:dateUtc="2026-08-30T19:26:00Z"/>
          <w:rFonts w:ascii="Times New Roman" w:hAnsi="Times New Roman" w:cs="Times New Roman"/>
          <w:sz w:val="24"/>
          <w:szCs w:val="24"/>
        </w:rPr>
      </w:pPr>
    </w:p>
    <w:p w14:paraId="554D6564" w14:textId="77777777" w:rsidR="004601A4" w:rsidRPr="00631AD5" w:rsidRDefault="004601A4" w:rsidP="002A7A88">
      <w:pPr>
        <w:spacing w:line="360" w:lineRule="auto"/>
        <w:rPr>
          <w:rFonts w:ascii="Times New Roman" w:hAnsi="Times New Roman" w:cs="Times New Roman"/>
          <w:sz w:val="24"/>
          <w:szCs w:val="24"/>
        </w:rPr>
      </w:pPr>
    </w:p>
    <w:sectPr w:rsidR="004601A4" w:rsidRPr="00631AD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9" w:author="Samuel NYARKO" w:date="2026-06-11T22:55:00Z" w:initials="SN">
    <w:p w14:paraId="1D1EED65" w14:textId="77777777" w:rsidR="009D7E78" w:rsidRDefault="009D7E78" w:rsidP="009D7E78">
      <w:pPr>
        <w:pStyle w:val="CommentText"/>
      </w:pPr>
      <w:r>
        <w:rPr>
          <w:rStyle w:val="CommentReference"/>
        </w:rPr>
        <w:annotationRef/>
      </w:r>
      <w:r>
        <w:rPr>
          <w:lang w:val="en-US"/>
        </w:rPr>
        <w:t>You need to better identify the research gap, cite relevant sources</w:t>
      </w:r>
    </w:p>
  </w:comment>
  <w:comment w:id="699" w:author="Samuel NYARKO" w:date="2026-06-11T23:07:00Z" w:initials="SN">
    <w:p w14:paraId="733EA552" w14:textId="77777777" w:rsidR="005B5892" w:rsidRDefault="005B5892" w:rsidP="005B5892">
      <w:pPr>
        <w:pStyle w:val="CommentText"/>
      </w:pPr>
      <w:r>
        <w:rPr>
          <w:rStyle w:val="CommentReference"/>
        </w:rPr>
        <w:annotationRef/>
      </w:r>
      <w:r>
        <w:rPr>
          <w:lang w:val="en-US"/>
        </w:rPr>
        <w:t>Some of the sub-sections of the literature review such as this one are very short and need further elaboration and development</w:t>
      </w:r>
    </w:p>
  </w:comment>
  <w:comment w:id="714" w:author="Samuel NYARKO" w:date="2026-06-11T23:13:00Z" w:initials="SN">
    <w:p w14:paraId="3850E91C" w14:textId="77777777" w:rsidR="008A4D9E" w:rsidRDefault="008A4D9E" w:rsidP="008A4D9E">
      <w:pPr>
        <w:pStyle w:val="CommentText"/>
        <w:numPr>
          <w:ilvl w:val="0"/>
          <w:numId w:val="8"/>
        </w:numPr>
      </w:pPr>
      <w:r>
        <w:rPr>
          <w:rStyle w:val="CommentReference"/>
        </w:rPr>
        <w:annotationRef/>
      </w:r>
      <w:r>
        <w:rPr>
          <w:lang w:val="en-US"/>
        </w:rPr>
        <w:t>Each hypothesis must be preceded by arguments that form the basis for the predicted relationship.</w:t>
      </w:r>
    </w:p>
    <w:p w14:paraId="130B99A3" w14:textId="77777777" w:rsidR="008A4D9E" w:rsidRDefault="008A4D9E" w:rsidP="008A4D9E">
      <w:pPr>
        <w:pStyle w:val="CommentText"/>
        <w:numPr>
          <w:ilvl w:val="0"/>
          <w:numId w:val="8"/>
        </w:numPr>
      </w:pPr>
      <w:r>
        <w:rPr>
          <w:lang w:val="en-US"/>
        </w:rPr>
        <w:t>Frame the hypotheses as “There is a positive (or negative) between ……. and …..”</w:t>
      </w:r>
    </w:p>
    <w:p w14:paraId="6A715385" w14:textId="77777777" w:rsidR="008A4D9E" w:rsidRDefault="008A4D9E" w:rsidP="008A4D9E">
      <w:pPr>
        <w:pStyle w:val="CommentText"/>
        <w:numPr>
          <w:ilvl w:val="0"/>
          <w:numId w:val="8"/>
        </w:numPr>
      </w:pPr>
      <w:r>
        <w:rPr>
          <w:lang w:val="en-US"/>
        </w:rPr>
        <w:t>You may need a maximum of three hypotheses. Let’s discuss further on this later in a meeting</w:t>
      </w:r>
    </w:p>
  </w:comment>
  <w:comment w:id="722" w:author="Samuel NYARKO" w:date="2026-06-11T23:14:00Z" w:initials="SN">
    <w:p w14:paraId="1167CB09" w14:textId="77777777" w:rsidR="008A4D9E" w:rsidRDefault="008A4D9E" w:rsidP="008A4D9E">
      <w:pPr>
        <w:pStyle w:val="CommentText"/>
      </w:pPr>
      <w:r>
        <w:rPr>
          <w:rStyle w:val="CommentReference"/>
        </w:rPr>
        <w:annotationRef/>
      </w:r>
      <w:r>
        <w:rPr>
          <w:lang w:val="en-US"/>
        </w:rPr>
        <w:t>This full meaning of FMCG should come much earlier. See my first comment</w:t>
      </w:r>
    </w:p>
  </w:comment>
  <w:comment w:id="727" w:author="Samuel NYARKO" w:date="2026-06-11T23:20:00Z" w:initials="SN">
    <w:p w14:paraId="5D0AFA6B" w14:textId="77777777" w:rsidR="008A4D9E" w:rsidRDefault="008A4D9E" w:rsidP="008A4D9E">
      <w:pPr>
        <w:pStyle w:val="CommentText"/>
      </w:pPr>
      <w:r>
        <w:rPr>
          <w:rStyle w:val="CommentReference"/>
        </w:rPr>
        <w:annotationRef/>
      </w:r>
      <w:r>
        <w:rPr>
          <w:lang w:val="en-US"/>
        </w:rPr>
        <w:t>It is always a good idea to justify your methodological choices by referencing the existing literature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1EED65" w15:done="0"/>
  <w15:commentEx w15:paraId="733EA552" w15:done="0"/>
  <w15:commentEx w15:paraId="6A715385" w15:done="0"/>
  <w15:commentEx w15:paraId="1167CB09" w15:done="0"/>
  <w15:commentEx w15:paraId="5D0AF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B8495A" w16cex:dateUtc="2026-06-11T20:55:00Z"/>
  <w16cex:commentExtensible w16cex:durableId="46118D81" w16cex:dateUtc="2026-06-11T21:07:00Z"/>
  <w16cex:commentExtensible w16cex:durableId="7F78F390" w16cex:dateUtc="2026-06-11T21:13:00Z"/>
  <w16cex:commentExtensible w16cex:durableId="0BA08896" w16cex:dateUtc="2026-06-11T21:14:00Z"/>
  <w16cex:commentExtensible w16cex:durableId="262CE759" w16cex:dateUtc="2026-06-11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1EED65" w16cid:durableId="58B8495A"/>
  <w16cid:commentId w16cid:paraId="733EA552" w16cid:durableId="46118D81"/>
  <w16cid:commentId w16cid:paraId="6A715385" w16cid:durableId="7F78F390"/>
  <w16cid:commentId w16cid:paraId="1167CB09" w16cid:durableId="0BA08896"/>
  <w16cid:commentId w16cid:paraId="5D0AFA6B" w16cid:durableId="262CE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87EE" w14:textId="77777777" w:rsidR="00E46698" w:rsidRDefault="00E46698" w:rsidP="00590804">
      <w:pPr>
        <w:spacing w:after="0" w:line="240" w:lineRule="auto"/>
      </w:pPr>
      <w:r>
        <w:separator/>
      </w:r>
    </w:p>
  </w:endnote>
  <w:endnote w:type="continuationSeparator" w:id="0">
    <w:p w14:paraId="54EFDECB" w14:textId="77777777" w:rsidR="00E46698" w:rsidRDefault="00E46698" w:rsidP="00590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9CE2" w14:textId="77777777" w:rsidR="00E46698" w:rsidRDefault="00E46698" w:rsidP="00590804">
      <w:pPr>
        <w:spacing w:after="0" w:line="240" w:lineRule="auto"/>
      </w:pPr>
      <w:r>
        <w:separator/>
      </w:r>
    </w:p>
  </w:footnote>
  <w:footnote w:type="continuationSeparator" w:id="0">
    <w:p w14:paraId="09C2AD19" w14:textId="77777777" w:rsidR="00E46698" w:rsidRDefault="00E46698" w:rsidP="00590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8E2"/>
    <w:multiLevelType w:val="hybridMultilevel"/>
    <w:tmpl w:val="0030B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22DDB"/>
    <w:multiLevelType w:val="hybridMultilevel"/>
    <w:tmpl w:val="B1A45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F0719"/>
    <w:multiLevelType w:val="hybridMultilevel"/>
    <w:tmpl w:val="3DCC4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9377F9"/>
    <w:multiLevelType w:val="hybridMultilevel"/>
    <w:tmpl w:val="CEFAD0A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1207A2"/>
    <w:multiLevelType w:val="hybridMultilevel"/>
    <w:tmpl w:val="73365F2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620363"/>
    <w:multiLevelType w:val="multilevel"/>
    <w:tmpl w:val="1F2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B1DDF"/>
    <w:multiLevelType w:val="hybridMultilevel"/>
    <w:tmpl w:val="37EE1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AA3CF5"/>
    <w:multiLevelType w:val="hybridMultilevel"/>
    <w:tmpl w:val="6EF2CD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F335D7"/>
    <w:multiLevelType w:val="hybridMultilevel"/>
    <w:tmpl w:val="C5585E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CD7D6A"/>
    <w:multiLevelType w:val="hybridMultilevel"/>
    <w:tmpl w:val="22EE4FE0"/>
    <w:lvl w:ilvl="0" w:tplc="D4AC78EA">
      <w:start w:val="1"/>
      <w:numFmt w:val="decimal"/>
      <w:lvlText w:val="%1."/>
      <w:lvlJc w:val="left"/>
      <w:pPr>
        <w:ind w:left="1020" w:hanging="360"/>
      </w:pPr>
    </w:lvl>
    <w:lvl w:ilvl="1" w:tplc="4BAA2008">
      <w:start w:val="1"/>
      <w:numFmt w:val="decimal"/>
      <w:lvlText w:val="%2."/>
      <w:lvlJc w:val="left"/>
      <w:pPr>
        <w:ind w:left="1020" w:hanging="360"/>
      </w:pPr>
    </w:lvl>
    <w:lvl w:ilvl="2" w:tplc="3CECAEE2">
      <w:start w:val="1"/>
      <w:numFmt w:val="decimal"/>
      <w:lvlText w:val="%3."/>
      <w:lvlJc w:val="left"/>
      <w:pPr>
        <w:ind w:left="1020" w:hanging="360"/>
      </w:pPr>
    </w:lvl>
    <w:lvl w:ilvl="3" w:tplc="A7D8BD0C">
      <w:start w:val="1"/>
      <w:numFmt w:val="decimal"/>
      <w:lvlText w:val="%4."/>
      <w:lvlJc w:val="left"/>
      <w:pPr>
        <w:ind w:left="1020" w:hanging="360"/>
      </w:pPr>
    </w:lvl>
    <w:lvl w:ilvl="4" w:tplc="15BC2AA0">
      <w:start w:val="1"/>
      <w:numFmt w:val="decimal"/>
      <w:lvlText w:val="%5."/>
      <w:lvlJc w:val="left"/>
      <w:pPr>
        <w:ind w:left="1020" w:hanging="360"/>
      </w:pPr>
    </w:lvl>
    <w:lvl w:ilvl="5" w:tplc="C9C2CDC8">
      <w:start w:val="1"/>
      <w:numFmt w:val="decimal"/>
      <w:lvlText w:val="%6."/>
      <w:lvlJc w:val="left"/>
      <w:pPr>
        <w:ind w:left="1020" w:hanging="360"/>
      </w:pPr>
    </w:lvl>
    <w:lvl w:ilvl="6" w:tplc="1ED8957A">
      <w:start w:val="1"/>
      <w:numFmt w:val="decimal"/>
      <w:lvlText w:val="%7."/>
      <w:lvlJc w:val="left"/>
      <w:pPr>
        <w:ind w:left="1020" w:hanging="360"/>
      </w:pPr>
    </w:lvl>
    <w:lvl w:ilvl="7" w:tplc="0212E138">
      <w:start w:val="1"/>
      <w:numFmt w:val="decimal"/>
      <w:lvlText w:val="%8."/>
      <w:lvlJc w:val="left"/>
      <w:pPr>
        <w:ind w:left="1020" w:hanging="360"/>
      </w:pPr>
    </w:lvl>
    <w:lvl w:ilvl="8" w:tplc="C5B2DFF2">
      <w:start w:val="1"/>
      <w:numFmt w:val="decimal"/>
      <w:lvlText w:val="%9."/>
      <w:lvlJc w:val="left"/>
      <w:pPr>
        <w:ind w:left="1020" w:hanging="360"/>
      </w:pPr>
    </w:lvl>
  </w:abstractNum>
  <w:abstractNum w:abstractNumId="10" w15:restartNumberingAfterBreak="0">
    <w:nsid w:val="56F94FB5"/>
    <w:multiLevelType w:val="hybridMultilevel"/>
    <w:tmpl w:val="FB3A8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6A7C4D"/>
    <w:multiLevelType w:val="multilevel"/>
    <w:tmpl w:val="C346F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007133">
    <w:abstractNumId w:val="2"/>
  </w:num>
  <w:num w:numId="2" w16cid:durableId="464811410">
    <w:abstractNumId w:val="6"/>
  </w:num>
  <w:num w:numId="3" w16cid:durableId="656112561">
    <w:abstractNumId w:val="0"/>
  </w:num>
  <w:num w:numId="4" w16cid:durableId="1117407713">
    <w:abstractNumId w:val="1"/>
  </w:num>
  <w:num w:numId="5" w16cid:durableId="1432431484">
    <w:abstractNumId w:val="5"/>
  </w:num>
  <w:num w:numId="6" w16cid:durableId="2073843014">
    <w:abstractNumId w:val="11"/>
  </w:num>
  <w:num w:numId="7" w16cid:durableId="454178685">
    <w:abstractNumId w:val="10"/>
  </w:num>
  <w:num w:numId="8" w16cid:durableId="1758818070">
    <w:abstractNumId w:val="9"/>
  </w:num>
  <w:num w:numId="9" w16cid:durableId="1476410167">
    <w:abstractNumId w:val="3"/>
  </w:num>
  <w:num w:numId="10" w16cid:durableId="1133406779">
    <w:abstractNumId w:val="7"/>
  </w:num>
  <w:num w:numId="11" w16cid:durableId="223179468">
    <w:abstractNumId w:val="4"/>
  </w:num>
  <w:num w:numId="12" w16cid:durableId="140398538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GADEESHWAR REDDY">
    <w15:presenceInfo w15:providerId="Windows Live" w15:userId="d545ca39d210a815"/>
  </w15:person>
  <w15:person w15:author="Samuel NYARKO">
    <w15:presenceInfo w15:providerId="AD" w15:userId="S::s.nyarko@mbs-education.com::994175ed-c209-4398-8306-6655bc2c0d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markup="0"/>
  <w:trackRevisions/>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51"/>
    <w:rsid w:val="000015CF"/>
    <w:rsid w:val="00003871"/>
    <w:rsid w:val="0001311B"/>
    <w:rsid w:val="00017558"/>
    <w:rsid w:val="000207D8"/>
    <w:rsid w:val="000209E0"/>
    <w:rsid w:val="0002383C"/>
    <w:rsid w:val="00033500"/>
    <w:rsid w:val="00041184"/>
    <w:rsid w:val="00041772"/>
    <w:rsid w:val="00043817"/>
    <w:rsid w:val="00052A53"/>
    <w:rsid w:val="000654CC"/>
    <w:rsid w:val="000719F1"/>
    <w:rsid w:val="00073667"/>
    <w:rsid w:val="00073979"/>
    <w:rsid w:val="00073F4D"/>
    <w:rsid w:val="00074F0C"/>
    <w:rsid w:val="000826D0"/>
    <w:rsid w:val="000826EE"/>
    <w:rsid w:val="00083E3D"/>
    <w:rsid w:val="00091216"/>
    <w:rsid w:val="000B4AAF"/>
    <w:rsid w:val="000C2251"/>
    <w:rsid w:val="000C5252"/>
    <w:rsid w:val="000C5C63"/>
    <w:rsid w:val="000D3610"/>
    <w:rsid w:val="000D5E5E"/>
    <w:rsid w:val="000E36A4"/>
    <w:rsid w:val="000E6E82"/>
    <w:rsid w:val="000F10F7"/>
    <w:rsid w:val="00101CE7"/>
    <w:rsid w:val="00103235"/>
    <w:rsid w:val="00103D97"/>
    <w:rsid w:val="00105877"/>
    <w:rsid w:val="0011238E"/>
    <w:rsid w:val="00112D7C"/>
    <w:rsid w:val="00121640"/>
    <w:rsid w:val="00125677"/>
    <w:rsid w:val="001257D8"/>
    <w:rsid w:val="001275DF"/>
    <w:rsid w:val="0013135A"/>
    <w:rsid w:val="0013380A"/>
    <w:rsid w:val="00136FA7"/>
    <w:rsid w:val="001609A6"/>
    <w:rsid w:val="00170535"/>
    <w:rsid w:val="00173962"/>
    <w:rsid w:val="00174AF4"/>
    <w:rsid w:val="001825CD"/>
    <w:rsid w:val="0018669D"/>
    <w:rsid w:val="00186AB3"/>
    <w:rsid w:val="001917C3"/>
    <w:rsid w:val="00191DE6"/>
    <w:rsid w:val="001925D6"/>
    <w:rsid w:val="001933AD"/>
    <w:rsid w:val="00194D52"/>
    <w:rsid w:val="001A0F21"/>
    <w:rsid w:val="001A19AA"/>
    <w:rsid w:val="001A2AA9"/>
    <w:rsid w:val="001A2BFC"/>
    <w:rsid w:val="001A4493"/>
    <w:rsid w:val="001A62D5"/>
    <w:rsid w:val="001B2CB0"/>
    <w:rsid w:val="001B75FD"/>
    <w:rsid w:val="001C1A7E"/>
    <w:rsid w:val="001C2C78"/>
    <w:rsid w:val="001C3533"/>
    <w:rsid w:val="001C7FB2"/>
    <w:rsid w:val="001D2DFC"/>
    <w:rsid w:val="001D5A64"/>
    <w:rsid w:val="001E005E"/>
    <w:rsid w:val="001E1BAB"/>
    <w:rsid w:val="001E5F4D"/>
    <w:rsid w:val="001F2845"/>
    <w:rsid w:val="001F7C30"/>
    <w:rsid w:val="00211D74"/>
    <w:rsid w:val="00213997"/>
    <w:rsid w:val="00213C07"/>
    <w:rsid w:val="002141CB"/>
    <w:rsid w:val="00222FBA"/>
    <w:rsid w:val="002312D9"/>
    <w:rsid w:val="00241817"/>
    <w:rsid w:val="002427DC"/>
    <w:rsid w:val="00250D4A"/>
    <w:rsid w:val="00252785"/>
    <w:rsid w:val="00252D7D"/>
    <w:rsid w:val="00257F03"/>
    <w:rsid w:val="00264B57"/>
    <w:rsid w:val="0026579E"/>
    <w:rsid w:val="00267B28"/>
    <w:rsid w:val="00270C59"/>
    <w:rsid w:val="002713E8"/>
    <w:rsid w:val="0027302F"/>
    <w:rsid w:val="00274F2B"/>
    <w:rsid w:val="00275BB4"/>
    <w:rsid w:val="002813A9"/>
    <w:rsid w:val="002875A3"/>
    <w:rsid w:val="00292E72"/>
    <w:rsid w:val="0029320B"/>
    <w:rsid w:val="0029527D"/>
    <w:rsid w:val="002A0851"/>
    <w:rsid w:val="002A7A88"/>
    <w:rsid w:val="002B2AA9"/>
    <w:rsid w:val="002D25E1"/>
    <w:rsid w:val="002D34E2"/>
    <w:rsid w:val="002D632A"/>
    <w:rsid w:val="002E7E9A"/>
    <w:rsid w:val="002F4005"/>
    <w:rsid w:val="002F5382"/>
    <w:rsid w:val="003048C2"/>
    <w:rsid w:val="0031041E"/>
    <w:rsid w:val="00313470"/>
    <w:rsid w:val="003300E4"/>
    <w:rsid w:val="00334998"/>
    <w:rsid w:val="003356F1"/>
    <w:rsid w:val="0033575A"/>
    <w:rsid w:val="00335923"/>
    <w:rsid w:val="00341E04"/>
    <w:rsid w:val="003439B3"/>
    <w:rsid w:val="00344798"/>
    <w:rsid w:val="003468CA"/>
    <w:rsid w:val="00351AC4"/>
    <w:rsid w:val="00356263"/>
    <w:rsid w:val="00357533"/>
    <w:rsid w:val="00363BFD"/>
    <w:rsid w:val="003662C8"/>
    <w:rsid w:val="00367259"/>
    <w:rsid w:val="00372268"/>
    <w:rsid w:val="003733A6"/>
    <w:rsid w:val="00374948"/>
    <w:rsid w:val="00386811"/>
    <w:rsid w:val="00391636"/>
    <w:rsid w:val="00392E1E"/>
    <w:rsid w:val="00396D60"/>
    <w:rsid w:val="003B0CCE"/>
    <w:rsid w:val="003B769F"/>
    <w:rsid w:val="003C6075"/>
    <w:rsid w:val="003C62E7"/>
    <w:rsid w:val="003D313E"/>
    <w:rsid w:val="003D3C46"/>
    <w:rsid w:val="003E2332"/>
    <w:rsid w:val="003E6418"/>
    <w:rsid w:val="003E6B4C"/>
    <w:rsid w:val="003F1B67"/>
    <w:rsid w:val="003F5F1D"/>
    <w:rsid w:val="00402EB2"/>
    <w:rsid w:val="00405184"/>
    <w:rsid w:val="00407140"/>
    <w:rsid w:val="004144DE"/>
    <w:rsid w:val="00424B3A"/>
    <w:rsid w:val="0042561B"/>
    <w:rsid w:val="00426467"/>
    <w:rsid w:val="004275D2"/>
    <w:rsid w:val="0043015D"/>
    <w:rsid w:val="0043031D"/>
    <w:rsid w:val="00434F93"/>
    <w:rsid w:val="004354E4"/>
    <w:rsid w:val="00441603"/>
    <w:rsid w:val="00442592"/>
    <w:rsid w:val="00445073"/>
    <w:rsid w:val="00445365"/>
    <w:rsid w:val="004516FA"/>
    <w:rsid w:val="00451B3F"/>
    <w:rsid w:val="00457506"/>
    <w:rsid w:val="004601A4"/>
    <w:rsid w:val="00461613"/>
    <w:rsid w:val="00461661"/>
    <w:rsid w:val="00466D86"/>
    <w:rsid w:val="00475E96"/>
    <w:rsid w:val="00480D7C"/>
    <w:rsid w:val="004818F6"/>
    <w:rsid w:val="00482AE8"/>
    <w:rsid w:val="00491E25"/>
    <w:rsid w:val="004942DD"/>
    <w:rsid w:val="004944B5"/>
    <w:rsid w:val="00494669"/>
    <w:rsid w:val="00494964"/>
    <w:rsid w:val="00495DAF"/>
    <w:rsid w:val="004A3C49"/>
    <w:rsid w:val="004A53BB"/>
    <w:rsid w:val="004A5896"/>
    <w:rsid w:val="004B0676"/>
    <w:rsid w:val="004B13A7"/>
    <w:rsid w:val="004B53BE"/>
    <w:rsid w:val="004C5BDB"/>
    <w:rsid w:val="004C6AEF"/>
    <w:rsid w:val="004D4027"/>
    <w:rsid w:val="004E298E"/>
    <w:rsid w:val="004E2CA4"/>
    <w:rsid w:val="004E7CDF"/>
    <w:rsid w:val="0050238C"/>
    <w:rsid w:val="005069FA"/>
    <w:rsid w:val="00510B00"/>
    <w:rsid w:val="00511974"/>
    <w:rsid w:val="005135C1"/>
    <w:rsid w:val="00515C0B"/>
    <w:rsid w:val="005221D7"/>
    <w:rsid w:val="00533C3B"/>
    <w:rsid w:val="0053604B"/>
    <w:rsid w:val="0053772F"/>
    <w:rsid w:val="0054398D"/>
    <w:rsid w:val="00545AE8"/>
    <w:rsid w:val="0054775F"/>
    <w:rsid w:val="0055587F"/>
    <w:rsid w:val="00557DB6"/>
    <w:rsid w:val="00565C22"/>
    <w:rsid w:val="00566184"/>
    <w:rsid w:val="00576814"/>
    <w:rsid w:val="00577132"/>
    <w:rsid w:val="005775C9"/>
    <w:rsid w:val="00577D25"/>
    <w:rsid w:val="00581C30"/>
    <w:rsid w:val="005822C8"/>
    <w:rsid w:val="005829A8"/>
    <w:rsid w:val="005842D4"/>
    <w:rsid w:val="00590804"/>
    <w:rsid w:val="00591599"/>
    <w:rsid w:val="00596F80"/>
    <w:rsid w:val="005A08FF"/>
    <w:rsid w:val="005A0C6B"/>
    <w:rsid w:val="005A1753"/>
    <w:rsid w:val="005A559E"/>
    <w:rsid w:val="005B0447"/>
    <w:rsid w:val="005B5892"/>
    <w:rsid w:val="005B7BC7"/>
    <w:rsid w:val="005C1EE1"/>
    <w:rsid w:val="005C31B1"/>
    <w:rsid w:val="005D7034"/>
    <w:rsid w:val="005E14CA"/>
    <w:rsid w:val="005E3099"/>
    <w:rsid w:val="005E5226"/>
    <w:rsid w:val="005E53CE"/>
    <w:rsid w:val="005E5AD2"/>
    <w:rsid w:val="005F1500"/>
    <w:rsid w:val="005F2541"/>
    <w:rsid w:val="005F280C"/>
    <w:rsid w:val="005F55A7"/>
    <w:rsid w:val="005F6DE6"/>
    <w:rsid w:val="005F721C"/>
    <w:rsid w:val="00601AD3"/>
    <w:rsid w:val="00611931"/>
    <w:rsid w:val="006159CA"/>
    <w:rsid w:val="00622AE6"/>
    <w:rsid w:val="00625AF5"/>
    <w:rsid w:val="00630A19"/>
    <w:rsid w:val="00631AD5"/>
    <w:rsid w:val="00644055"/>
    <w:rsid w:val="00663E3F"/>
    <w:rsid w:val="006654EB"/>
    <w:rsid w:val="0068103F"/>
    <w:rsid w:val="00684090"/>
    <w:rsid w:val="006845FE"/>
    <w:rsid w:val="006851ED"/>
    <w:rsid w:val="00697345"/>
    <w:rsid w:val="006A1684"/>
    <w:rsid w:val="006A5DCA"/>
    <w:rsid w:val="006A6A23"/>
    <w:rsid w:val="006B180E"/>
    <w:rsid w:val="006B2445"/>
    <w:rsid w:val="006B43EA"/>
    <w:rsid w:val="006B4B86"/>
    <w:rsid w:val="006B52C6"/>
    <w:rsid w:val="006C4228"/>
    <w:rsid w:val="006D0510"/>
    <w:rsid w:val="006D23E0"/>
    <w:rsid w:val="006D71B5"/>
    <w:rsid w:val="006E2D8F"/>
    <w:rsid w:val="006E3073"/>
    <w:rsid w:val="006E5D77"/>
    <w:rsid w:val="006F44A5"/>
    <w:rsid w:val="0070664D"/>
    <w:rsid w:val="00721104"/>
    <w:rsid w:val="007221AD"/>
    <w:rsid w:val="00722219"/>
    <w:rsid w:val="00722F50"/>
    <w:rsid w:val="00723E8D"/>
    <w:rsid w:val="00742B67"/>
    <w:rsid w:val="0074540C"/>
    <w:rsid w:val="00753ACB"/>
    <w:rsid w:val="00761BAC"/>
    <w:rsid w:val="007676CA"/>
    <w:rsid w:val="00767BC1"/>
    <w:rsid w:val="0077071C"/>
    <w:rsid w:val="00770D19"/>
    <w:rsid w:val="00776DFB"/>
    <w:rsid w:val="007801E9"/>
    <w:rsid w:val="007834D9"/>
    <w:rsid w:val="007904D8"/>
    <w:rsid w:val="007914F3"/>
    <w:rsid w:val="00794782"/>
    <w:rsid w:val="00794FAB"/>
    <w:rsid w:val="00795F1C"/>
    <w:rsid w:val="007A2FFB"/>
    <w:rsid w:val="007A5710"/>
    <w:rsid w:val="007A7AD2"/>
    <w:rsid w:val="007B09C8"/>
    <w:rsid w:val="007B1940"/>
    <w:rsid w:val="007B22E1"/>
    <w:rsid w:val="007B28A0"/>
    <w:rsid w:val="007C07EC"/>
    <w:rsid w:val="007C12CB"/>
    <w:rsid w:val="007C6C7B"/>
    <w:rsid w:val="007D08F4"/>
    <w:rsid w:val="007D2B61"/>
    <w:rsid w:val="007D41C7"/>
    <w:rsid w:val="007D4A14"/>
    <w:rsid w:val="007D5FE1"/>
    <w:rsid w:val="007E0B3D"/>
    <w:rsid w:val="007E17D5"/>
    <w:rsid w:val="007E5E2B"/>
    <w:rsid w:val="007F2F69"/>
    <w:rsid w:val="007F7E86"/>
    <w:rsid w:val="00813188"/>
    <w:rsid w:val="00813C15"/>
    <w:rsid w:val="00823279"/>
    <w:rsid w:val="0083167F"/>
    <w:rsid w:val="00832D9B"/>
    <w:rsid w:val="008438A9"/>
    <w:rsid w:val="0084450C"/>
    <w:rsid w:val="00846E85"/>
    <w:rsid w:val="00847732"/>
    <w:rsid w:val="00847E3D"/>
    <w:rsid w:val="00850AE7"/>
    <w:rsid w:val="00851A94"/>
    <w:rsid w:val="0085318A"/>
    <w:rsid w:val="0085433F"/>
    <w:rsid w:val="00855438"/>
    <w:rsid w:val="00860DFA"/>
    <w:rsid w:val="00864A15"/>
    <w:rsid w:val="0087008E"/>
    <w:rsid w:val="008706BE"/>
    <w:rsid w:val="0087317D"/>
    <w:rsid w:val="00876FDD"/>
    <w:rsid w:val="00880BDA"/>
    <w:rsid w:val="0088540C"/>
    <w:rsid w:val="00890022"/>
    <w:rsid w:val="00891E51"/>
    <w:rsid w:val="00896C4A"/>
    <w:rsid w:val="008A01AA"/>
    <w:rsid w:val="008A4D9E"/>
    <w:rsid w:val="008A66AB"/>
    <w:rsid w:val="008A799D"/>
    <w:rsid w:val="008B40A8"/>
    <w:rsid w:val="008B76A0"/>
    <w:rsid w:val="008C633C"/>
    <w:rsid w:val="008D0DF0"/>
    <w:rsid w:val="008D7078"/>
    <w:rsid w:val="008D7DC0"/>
    <w:rsid w:val="008E7FDD"/>
    <w:rsid w:val="008F09E0"/>
    <w:rsid w:val="008F3D96"/>
    <w:rsid w:val="008F4CB3"/>
    <w:rsid w:val="008F6C1C"/>
    <w:rsid w:val="009008BB"/>
    <w:rsid w:val="009037C4"/>
    <w:rsid w:val="00927C68"/>
    <w:rsid w:val="009300B2"/>
    <w:rsid w:val="00931FD4"/>
    <w:rsid w:val="00932D24"/>
    <w:rsid w:val="00932F16"/>
    <w:rsid w:val="009367FF"/>
    <w:rsid w:val="00942F26"/>
    <w:rsid w:val="00954844"/>
    <w:rsid w:val="00956774"/>
    <w:rsid w:val="00963707"/>
    <w:rsid w:val="00963FA1"/>
    <w:rsid w:val="009670F1"/>
    <w:rsid w:val="0097448C"/>
    <w:rsid w:val="00977C1C"/>
    <w:rsid w:val="009801ED"/>
    <w:rsid w:val="00983C6D"/>
    <w:rsid w:val="00992520"/>
    <w:rsid w:val="009936E6"/>
    <w:rsid w:val="009A6809"/>
    <w:rsid w:val="009B52C5"/>
    <w:rsid w:val="009C14BD"/>
    <w:rsid w:val="009C2B4B"/>
    <w:rsid w:val="009D309C"/>
    <w:rsid w:val="009D5076"/>
    <w:rsid w:val="009D7C7E"/>
    <w:rsid w:val="009D7E78"/>
    <w:rsid w:val="009E023A"/>
    <w:rsid w:val="009E5223"/>
    <w:rsid w:val="009E5416"/>
    <w:rsid w:val="009E6D97"/>
    <w:rsid w:val="009F1A2D"/>
    <w:rsid w:val="00A07D05"/>
    <w:rsid w:val="00A25B8F"/>
    <w:rsid w:val="00A44F15"/>
    <w:rsid w:val="00A510D6"/>
    <w:rsid w:val="00A51765"/>
    <w:rsid w:val="00A54528"/>
    <w:rsid w:val="00A56B7A"/>
    <w:rsid w:val="00A60A17"/>
    <w:rsid w:val="00A72BB9"/>
    <w:rsid w:val="00A72BE6"/>
    <w:rsid w:val="00A754F0"/>
    <w:rsid w:val="00A804B0"/>
    <w:rsid w:val="00A80566"/>
    <w:rsid w:val="00A845E5"/>
    <w:rsid w:val="00A9198C"/>
    <w:rsid w:val="00A91CFD"/>
    <w:rsid w:val="00A95DD6"/>
    <w:rsid w:val="00A976BE"/>
    <w:rsid w:val="00AA4896"/>
    <w:rsid w:val="00AA6BFB"/>
    <w:rsid w:val="00AB11AB"/>
    <w:rsid w:val="00AB20E0"/>
    <w:rsid w:val="00AB530D"/>
    <w:rsid w:val="00AB6E73"/>
    <w:rsid w:val="00AC099E"/>
    <w:rsid w:val="00AC51BE"/>
    <w:rsid w:val="00AC728D"/>
    <w:rsid w:val="00AC7582"/>
    <w:rsid w:val="00AD4A3D"/>
    <w:rsid w:val="00AD59D8"/>
    <w:rsid w:val="00AE4A6A"/>
    <w:rsid w:val="00B00CF3"/>
    <w:rsid w:val="00B03E03"/>
    <w:rsid w:val="00B06CD4"/>
    <w:rsid w:val="00B11D4C"/>
    <w:rsid w:val="00B124C6"/>
    <w:rsid w:val="00B13E1C"/>
    <w:rsid w:val="00B20936"/>
    <w:rsid w:val="00B22FB6"/>
    <w:rsid w:val="00B27D85"/>
    <w:rsid w:val="00B43D46"/>
    <w:rsid w:val="00B474C6"/>
    <w:rsid w:val="00B52032"/>
    <w:rsid w:val="00B52042"/>
    <w:rsid w:val="00B52A3B"/>
    <w:rsid w:val="00B65417"/>
    <w:rsid w:val="00B7125B"/>
    <w:rsid w:val="00B7676F"/>
    <w:rsid w:val="00B849F9"/>
    <w:rsid w:val="00B870DB"/>
    <w:rsid w:val="00B916B9"/>
    <w:rsid w:val="00B95AD8"/>
    <w:rsid w:val="00BA0FA1"/>
    <w:rsid w:val="00BA4795"/>
    <w:rsid w:val="00BB75CA"/>
    <w:rsid w:val="00BB7CE8"/>
    <w:rsid w:val="00BC7E50"/>
    <w:rsid w:val="00BE4636"/>
    <w:rsid w:val="00BE60C1"/>
    <w:rsid w:val="00BF374F"/>
    <w:rsid w:val="00BF5E05"/>
    <w:rsid w:val="00BF664D"/>
    <w:rsid w:val="00C0415A"/>
    <w:rsid w:val="00C0458C"/>
    <w:rsid w:val="00C07D01"/>
    <w:rsid w:val="00C25AC2"/>
    <w:rsid w:val="00C310D1"/>
    <w:rsid w:val="00C3474D"/>
    <w:rsid w:val="00C40976"/>
    <w:rsid w:val="00C40CCA"/>
    <w:rsid w:val="00C45740"/>
    <w:rsid w:val="00C46043"/>
    <w:rsid w:val="00C47770"/>
    <w:rsid w:val="00C516F7"/>
    <w:rsid w:val="00C5611A"/>
    <w:rsid w:val="00C57C19"/>
    <w:rsid w:val="00C64EBD"/>
    <w:rsid w:val="00C733E3"/>
    <w:rsid w:val="00C747B3"/>
    <w:rsid w:val="00C74D15"/>
    <w:rsid w:val="00C75841"/>
    <w:rsid w:val="00C80B47"/>
    <w:rsid w:val="00C8331D"/>
    <w:rsid w:val="00C8338B"/>
    <w:rsid w:val="00C850D2"/>
    <w:rsid w:val="00C87F66"/>
    <w:rsid w:val="00C9506A"/>
    <w:rsid w:val="00CA0C1D"/>
    <w:rsid w:val="00CA4EA4"/>
    <w:rsid w:val="00CB1AA1"/>
    <w:rsid w:val="00CB5924"/>
    <w:rsid w:val="00CC400A"/>
    <w:rsid w:val="00CC71D9"/>
    <w:rsid w:val="00CE235B"/>
    <w:rsid w:val="00CE435E"/>
    <w:rsid w:val="00CE630F"/>
    <w:rsid w:val="00CE647B"/>
    <w:rsid w:val="00CE6A94"/>
    <w:rsid w:val="00CE75A9"/>
    <w:rsid w:val="00CF4E02"/>
    <w:rsid w:val="00D0669A"/>
    <w:rsid w:val="00D133D5"/>
    <w:rsid w:val="00D13C98"/>
    <w:rsid w:val="00D16216"/>
    <w:rsid w:val="00D20B4E"/>
    <w:rsid w:val="00D20CC8"/>
    <w:rsid w:val="00D3131C"/>
    <w:rsid w:val="00D3501C"/>
    <w:rsid w:val="00D415E7"/>
    <w:rsid w:val="00D42F97"/>
    <w:rsid w:val="00D47A4A"/>
    <w:rsid w:val="00D50845"/>
    <w:rsid w:val="00D610AD"/>
    <w:rsid w:val="00D620AE"/>
    <w:rsid w:val="00D62724"/>
    <w:rsid w:val="00D6565A"/>
    <w:rsid w:val="00D6660F"/>
    <w:rsid w:val="00D67408"/>
    <w:rsid w:val="00D751BF"/>
    <w:rsid w:val="00D82E3F"/>
    <w:rsid w:val="00D857DE"/>
    <w:rsid w:val="00D91B88"/>
    <w:rsid w:val="00D94CFD"/>
    <w:rsid w:val="00DA2D42"/>
    <w:rsid w:val="00DB51A7"/>
    <w:rsid w:val="00DB78BA"/>
    <w:rsid w:val="00DC151D"/>
    <w:rsid w:val="00DC1EF9"/>
    <w:rsid w:val="00DC6BDE"/>
    <w:rsid w:val="00DD018F"/>
    <w:rsid w:val="00DD56DF"/>
    <w:rsid w:val="00DE3EBD"/>
    <w:rsid w:val="00DE4EA1"/>
    <w:rsid w:val="00DE7C3E"/>
    <w:rsid w:val="00DF6576"/>
    <w:rsid w:val="00E1229B"/>
    <w:rsid w:val="00E12C43"/>
    <w:rsid w:val="00E14154"/>
    <w:rsid w:val="00E25F58"/>
    <w:rsid w:val="00E31CD3"/>
    <w:rsid w:val="00E46698"/>
    <w:rsid w:val="00E61B8D"/>
    <w:rsid w:val="00E63CB3"/>
    <w:rsid w:val="00E6690C"/>
    <w:rsid w:val="00E7343F"/>
    <w:rsid w:val="00E74C96"/>
    <w:rsid w:val="00E80363"/>
    <w:rsid w:val="00E83387"/>
    <w:rsid w:val="00E845B2"/>
    <w:rsid w:val="00E85AA9"/>
    <w:rsid w:val="00E94A2E"/>
    <w:rsid w:val="00EA673A"/>
    <w:rsid w:val="00EB7D22"/>
    <w:rsid w:val="00EC1E52"/>
    <w:rsid w:val="00EC26A5"/>
    <w:rsid w:val="00EC3E7F"/>
    <w:rsid w:val="00ED0C1B"/>
    <w:rsid w:val="00ED4CEC"/>
    <w:rsid w:val="00ED5708"/>
    <w:rsid w:val="00EE7545"/>
    <w:rsid w:val="00EF5937"/>
    <w:rsid w:val="00F02899"/>
    <w:rsid w:val="00F0344E"/>
    <w:rsid w:val="00F07D31"/>
    <w:rsid w:val="00F17DF7"/>
    <w:rsid w:val="00F27FF3"/>
    <w:rsid w:val="00F36ED5"/>
    <w:rsid w:val="00F463D2"/>
    <w:rsid w:val="00F47E23"/>
    <w:rsid w:val="00F50073"/>
    <w:rsid w:val="00F50094"/>
    <w:rsid w:val="00F57B2D"/>
    <w:rsid w:val="00F613BE"/>
    <w:rsid w:val="00F616A9"/>
    <w:rsid w:val="00F62E32"/>
    <w:rsid w:val="00F6309C"/>
    <w:rsid w:val="00F64D81"/>
    <w:rsid w:val="00F80AA8"/>
    <w:rsid w:val="00F962A4"/>
    <w:rsid w:val="00F970AB"/>
    <w:rsid w:val="00FA0BB7"/>
    <w:rsid w:val="00FA12F3"/>
    <w:rsid w:val="00FA6C25"/>
    <w:rsid w:val="00FB0139"/>
    <w:rsid w:val="00FB15C1"/>
    <w:rsid w:val="00FC3691"/>
    <w:rsid w:val="00FC720A"/>
    <w:rsid w:val="00FD0C3A"/>
    <w:rsid w:val="00FD0C92"/>
    <w:rsid w:val="00FE0B56"/>
    <w:rsid w:val="00FE4891"/>
    <w:rsid w:val="00FE6E43"/>
    <w:rsid w:val="00FF0EF3"/>
    <w:rsid w:val="00FF2003"/>
    <w:rsid w:val="00FF77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3290D"/>
  <w15:chartTrackingRefBased/>
  <w15:docId w15:val="{8F11D46B-354C-4EB8-9C99-EEF86CDEA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C6B"/>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0C22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0C22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0C2251"/>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C2251"/>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0C2251"/>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0C2251"/>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0C2251"/>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0C2251"/>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0C2251"/>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251"/>
    <w:rPr>
      <w:rFonts w:eastAsiaTheme="majorEastAsia" w:cstheme="majorBidi"/>
      <w:color w:val="272727" w:themeColor="text1" w:themeTint="D8"/>
    </w:rPr>
  </w:style>
  <w:style w:type="paragraph" w:styleId="Title">
    <w:name w:val="Title"/>
    <w:basedOn w:val="Normal"/>
    <w:next w:val="Normal"/>
    <w:link w:val="TitleChar"/>
    <w:uiPriority w:val="10"/>
    <w:qFormat/>
    <w:rsid w:val="000C225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C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251"/>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C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251"/>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0C2251"/>
    <w:rPr>
      <w:i/>
      <w:iCs/>
      <w:color w:val="404040" w:themeColor="text1" w:themeTint="BF"/>
    </w:rPr>
  </w:style>
  <w:style w:type="paragraph" w:styleId="ListParagraph">
    <w:name w:val="List Paragraph"/>
    <w:basedOn w:val="Normal"/>
    <w:uiPriority w:val="34"/>
    <w:qFormat/>
    <w:rsid w:val="000C2251"/>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0C2251"/>
    <w:rPr>
      <w:i/>
      <w:iCs/>
      <w:color w:val="0F4761" w:themeColor="accent1" w:themeShade="BF"/>
    </w:rPr>
  </w:style>
  <w:style w:type="paragraph" w:styleId="IntenseQuote">
    <w:name w:val="Intense Quote"/>
    <w:basedOn w:val="Normal"/>
    <w:next w:val="Normal"/>
    <w:link w:val="IntenseQuoteChar"/>
    <w:uiPriority w:val="30"/>
    <w:qFormat/>
    <w:rsid w:val="000C225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0C2251"/>
    <w:rPr>
      <w:i/>
      <w:iCs/>
      <w:color w:val="0F4761" w:themeColor="accent1" w:themeShade="BF"/>
    </w:rPr>
  </w:style>
  <w:style w:type="character" w:styleId="IntenseReference">
    <w:name w:val="Intense Reference"/>
    <w:basedOn w:val="DefaultParagraphFont"/>
    <w:uiPriority w:val="32"/>
    <w:qFormat/>
    <w:rsid w:val="000C2251"/>
    <w:rPr>
      <w:b/>
      <w:bCs/>
      <w:smallCaps/>
      <w:color w:val="0F4761" w:themeColor="accent1" w:themeShade="BF"/>
      <w:spacing w:val="5"/>
    </w:rPr>
  </w:style>
  <w:style w:type="character" w:styleId="Hyperlink">
    <w:name w:val="Hyperlink"/>
    <w:basedOn w:val="DefaultParagraphFont"/>
    <w:uiPriority w:val="99"/>
    <w:unhideWhenUsed/>
    <w:rsid w:val="00631AD5"/>
    <w:rPr>
      <w:color w:val="467886" w:themeColor="hyperlink"/>
      <w:u w:val="single"/>
    </w:rPr>
  </w:style>
  <w:style w:type="character" w:styleId="UnresolvedMention">
    <w:name w:val="Unresolved Mention"/>
    <w:basedOn w:val="DefaultParagraphFont"/>
    <w:uiPriority w:val="99"/>
    <w:semiHidden/>
    <w:unhideWhenUsed/>
    <w:rsid w:val="00631AD5"/>
    <w:rPr>
      <w:color w:val="605E5C"/>
      <w:shd w:val="clear" w:color="auto" w:fill="E1DFDD"/>
    </w:rPr>
  </w:style>
  <w:style w:type="paragraph" w:styleId="Revision">
    <w:name w:val="Revision"/>
    <w:hidden/>
    <w:uiPriority w:val="99"/>
    <w:semiHidden/>
    <w:rsid w:val="00FE4891"/>
    <w:pPr>
      <w:spacing w:after="0" w:line="240" w:lineRule="auto"/>
    </w:pPr>
    <w:rPr>
      <w:kern w:val="0"/>
      <w:sz w:val="22"/>
      <w:szCs w:val="22"/>
      <w:lang w:val="en-GB"/>
      <w14:ligatures w14:val="none"/>
    </w:rPr>
  </w:style>
  <w:style w:type="paragraph" w:styleId="NormalWeb">
    <w:name w:val="Normal (Web)"/>
    <w:basedOn w:val="Normal"/>
    <w:uiPriority w:val="99"/>
    <w:semiHidden/>
    <w:unhideWhenUsed/>
    <w:rsid w:val="00A754F0"/>
    <w:rPr>
      <w:rFonts w:ascii="Times New Roman" w:hAnsi="Times New Roman" w:cs="Times New Roman"/>
      <w:sz w:val="24"/>
      <w:szCs w:val="24"/>
    </w:rPr>
  </w:style>
  <w:style w:type="paragraph" w:styleId="TOCHeading">
    <w:name w:val="TOC Heading"/>
    <w:basedOn w:val="Heading1"/>
    <w:next w:val="Normal"/>
    <w:uiPriority w:val="39"/>
    <w:unhideWhenUsed/>
    <w:qFormat/>
    <w:rsid w:val="006E30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801ED"/>
    <w:pPr>
      <w:tabs>
        <w:tab w:val="right" w:leader="dot" w:pos="9016"/>
      </w:tabs>
      <w:spacing w:after="100"/>
      <w:pPrChange w:id="0" w:author="JAGADEESHWAR REDDY" w:date="2026-08-26T01:09:00Z">
        <w:pPr>
          <w:spacing w:after="100" w:line="259" w:lineRule="auto"/>
        </w:pPr>
      </w:pPrChange>
    </w:pPr>
    <w:rPr>
      <w:rFonts w:ascii="Times New Roman" w:hAnsi="Times New Roman" w:cs="Times New Roman"/>
      <w:b/>
      <w:bCs/>
      <w:noProof/>
      <w:sz w:val="24"/>
      <w:szCs w:val="24"/>
      <w:rPrChange w:id="0" w:author="JAGADEESHWAR REDDY" w:date="2026-08-26T01:09:00Z">
        <w:rPr>
          <w:rFonts w:asciiTheme="minorHAnsi" w:eastAsiaTheme="minorHAnsi" w:hAnsiTheme="minorHAnsi" w:cstheme="minorBidi"/>
          <w:sz w:val="22"/>
          <w:szCs w:val="22"/>
          <w:lang w:val="en-GB" w:eastAsia="en-US" w:bidi="ar-SA"/>
        </w:rPr>
      </w:rPrChange>
    </w:rPr>
  </w:style>
  <w:style w:type="paragraph" w:styleId="TOC2">
    <w:name w:val="toc 2"/>
    <w:basedOn w:val="Normal"/>
    <w:next w:val="Normal"/>
    <w:autoRedefine/>
    <w:uiPriority w:val="39"/>
    <w:unhideWhenUsed/>
    <w:rsid w:val="00B65417"/>
    <w:pPr>
      <w:tabs>
        <w:tab w:val="right" w:leader="dot" w:pos="9016"/>
      </w:tabs>
      <w:spacing w:after="100"/>
      <w:ind w:left="220"/>
    </w:pPr>
    <w:rPr>
      <w:rFonts w:ascii="Times New Roman" w:hAnsi="Times New Roman" w:cs="Times New Roman"/>
      <w:noProof/>
      <w:color w:val="000000" w:themeColor="text1"/>
      <w:sz w:val="24"/>
      <w:szCs w:val="24"/>
    </w:rPr>
  </w:style>
  <w:style w:type="character" w:styleId="CommentReference">
    <w:name w:val="annotation reference"/>
    <w:basedOn w:val="DefaultParagraphFont"/>
    <w:uiPriority w:val="99"/>
    <w:semiHidden/>
    <w:unhideWhenUsed/>
    <w:rsid w:val="009D7E78"/>
    <w:rPr>
      <w:sz w:val="16"/>
      <w:szCs w:val="16"/>
    </w:rPr>
  </w:style>
  <w:style w:type="paragraph" w:styleId="CommentText">
    <w:name w:val="annotation text"/>
    <w:basedOn w:val="Normal"/>
    <w:link w:val="CommentTextChar"/>
    <w:uiPriority w:val="99"/>
    <w:unhideWhenUsed/>
    <w:rsid w:val="009D7E78"/>
    <w:pPr>
      <w:spacing w:line="240" w:lineRule="auto"/>
    </w:pPr>
    <w:rPr>
      <w:sz w:val="20"/>
      <w:szCs w:val="20"/>
    </w:rPr>
  </w:style>
  <w:style w:type="character" w:customStyle="1" w:styleId="CommentTextChar">
    <w:name w:val="Comment Text Char"/>
    <w:basedOn w:val="DefaultParagraphFont"/>
    <w:link w:val="CommentText"/>
    <w:uiPriority w:val="99"/>
    <w:rsid w:val="009D7E78"/>
    <w:rPr>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9D7E78"/>
    <w:rPr>
      <w:b/>
      <w:bCs/>
    </w:rPr>
  </w:style>
  <w:style w:type="character" w:customStyle="1" w:styleId="CommentSubjectChar">
    <w:name w:val="Comment Subject Char"/>
    <w:basedOn w:val="CommentTextChar"/>
    <w:link w:val="CommentSubject"/>
    <w:uiPriority w:val="99"/>
    <w:semiHidden/>
    <w:rsid w:val="009D7E78"/>
    <w:rPr>
      <w:b/>
      <w:bCs/>
      <w:kern w:val="0"/>
      <w:sz w:val="20"/>
      <w:szCs w:val="20"/>
      <w:lang w:val="en-GB"/>
      <w14:ligatures w14:val="none"/>
    </w:rPr>
  </w:style>
  <w:style w:type="paragraph" w:styleId="NoSpacing">
    <w:name w:val="No Spacing"/>
    <w:uiPriority w:val="1"/>
    <w:qFormat/>
    <w:rsid w:val="003D3C46"/>
    <w:pPr>
      <w:spacing w:after="0" w:line="240" w:lineRule="auto"/>
    </w:pPr>
    <w:rPr>
      <w:kern w:val="0"/>
      <w:sz w:val="22"/>
      <w:szCs w:val="22"/>
      <w:lang w:val="en-GB"/>
      <w14:ligatures w14:val="none"/>
    </w:rPr>
  </w:style>
  <w:style w:type="table" w:styleId="TableGrid">
    <w:name w:val="Table Grid"/>
    <w:basedOn w:val="TableNormal"/>
    <w:uiPriority w:val="39"/>
    <w:rsid w:val="00D50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A68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A68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A68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87317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D34E2"/>
    <w:pPr>
      <w:spacing w:after="0"/>
    </w:pPr>
  </w:style>
  <w:style w:type="paragraph" w:styleId="Header">
    <w:name w:val="header"/>
    <w:basedOn w:val="Normal"/>
    <w:link w:val="HeaderChar"/>
    <w:uiPriority w:val="99"/>
    <w:unhideWhenUsed/>
    <w:rsid w:val="00590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804"/>
    <w:rPr>
      <w:kern w:val="0"/>
      <w:sz w:val="22"/>
      <w:szCs w:val="22"/>
      <w:lang w:val="en-GB"/>
      <w14:ligatures w14:val="none"/>
    </w:rPr>
  </w:style>
  <w:style w:type="paragraph" w:styleId="Footer">
    <w:name w:val="footer"/>
    <w:basedOn w:val="Normal"/>
    <w:link w:val="FooterChar"/>
    <w:uiPriority w:val="99"/>
    <w:unhideWhenUsed/>
    <w:rsid w:val="00590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804"/>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oleObject" Target="embeddings/oleObject2.bin"/><Relationship Id="rId26"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oleObject" Target="embeddings/oleObject5.bin"/><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ec.gov/" TargetMode="External"/><Relationship Id="rId22" Type="http://schemas.openxmlformats.org/officeDocument/2006/relationships/oleObject" Target="embeddings/oleObject4.bin"/><Relationship Id="rId27" Type="http://schemas.openxmlformats.org/officeDocument/2006/relationships/image" Target="media/image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1CBF-4AFC-4EA7-87EB-9D1F5300D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17326</TotalTime>
  <Pages>53</Pages>
  <Words>14983</Words>
  <Characters>85406</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 Reddy KANNAM</dc:creator>
  <cp:keywords/>
  <dc:description/>
  <cp:lastModifiedBy>Jagadeeswar Reddy KANNAM</cp:lastModifiedBy>
  <cp:revision>278</cp:revision>
  <dcterms:created xsi:type="dcterms:W3CDTF">2026-07-28T20:48:00Z</dcterms:created>
  <dcterms:modified xsi:type="dcterms:W3CDTF">2026-09-01T21:07:00Z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725bb2bb-6df8-485e-bffd-52a8f2f9456d</vt:lpwstr>
  </property>
  <property fmtid="{D5CDD505-2E9C-101B-9397-08002B2CF9AE}" pid="3" name="MSIP_Label_40db7eac-092f-4e94-a85e-b31049d486b8_Enabled">
    <vt:lpwstr>true</vt:lpwstr>
  </property>
  <property fmtid="{D5CDD505-2E9C-101B-9397-08002B2CF9AE}" pid="4" name="MSIP_Label_40db7eac-092f-4e94-a85e-b31049d486b8_SetDate">
    <vt:lpwstr>2026-04-26T09:00:59Z</vt:lpwstr>
  </property>
  <property fmtid="{D5CDD505-2E9C-101B-9397-08002B2CF9AE}" pid="5" name="MSIP_Label_40db7eac-092f-4e94-a85e-b31049d486b8_Method">
    <vt:lpwstr>Standard</vt:lpwstr>
  </property>
  <property fmtid="{D5CDD505-2E9C-101B-9397-08002B2CF9AE}" pid="6" name="MSIP_Label_40db7eac-092f-4e94-a85e-b31049d486b8_Name">
    <vt:lpwstr>C2-Interne</vt:lpwstr>
  </property>
  <property fmtid="{D5CDD505-2E9C-101B-9397-08002B2CF9AE}" pid="7" name="MSIP_Label_40db7eac-092f-4e94-a85e-b31049d486b8_SiteId">
    <vt:lpwstr>a1bce70e-1f36-4e8c-b4f3-48980a5f78ee</vt:lpwstr>
  </property>
  <property fmtid="{D5CDD505-2E9C-101B-9397-08002B2CF9AE}" pid="8" name="MSIP_Label_40db7eac-092f-4e94-a85e-b31049d486b8_ActionId">
    <vt:lpwstr>8a1604b6-98a4-44f9-b4ea-9fe81865ea35</vt:lpwstr>
  </property>
  <property fmtid="{D5CDD505-2E9C-101B-9397-08002B2CF9AE}" pid="9" name="MSIP_Label_40db7eac-092f-4e94-a85e-b31049d486b8_ContentBits">
    <vt:lpwstr>0</vt:lpwstr>
  </property>
  <property fmtid="{D5CDD505-2E9C-101B-9397-08002B2CF9AE}" pid="10" name="MSIP_Label_40db7eac-092f-4e94-a85e-b31049d486b8_Tag">
    <vt:lpwstr>10, 3, 0, 1</vt:lpwstr>
  </property>
</Properties>
</file>